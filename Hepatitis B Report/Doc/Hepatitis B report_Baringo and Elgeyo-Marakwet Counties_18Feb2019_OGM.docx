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A89AED" w14:textId="77777777" w:rsidR="00A73634" w:rsidRPr="00191694" w:rsidRDefault="00490670" w:rsidP="009C51E0">
      <w:pPr>
        <w:spacing w:line="276" w:lineRule="auto"/>
        <w:jc w:val="center"/>
        <w:rPr>
          <w:rFonts w:ascii="Times New Roman" w:hAnsi="Times New Roman" w:cs="Times New Roman"/>
          <w:b/>
          <w:sz w:val="24"/>
          <w:szCs w:val="24"/>
          <w:lang w:val="en-US"/>
        </w:rPr>
      </w:pPr>
      <w:r w:rsidRPr="00191694">
        <w:rPr>
          <w:rFonts w:ascii="Times New Roman" w:hAnsi="Times New Roman" w:cs="Times New Roman"/>
          <w:b/>
          <w:sz w:val="24"/>
          <w:szCs w:val="24"/>
          <w:lang w:val="en-US"/>
        </w:rPr>
        <w:t xml:space="preserve">                                             </w:t>
      </w:r>
    </w:p>
    <w:p w14:paraId="774C6789" w14:textId="77777777" w:rsidR="00A73634" w:rsidRPr="00191694" w:rsidRDefault="00A73634" w:rsidP="009C51E0">
      <w:pPr>
        <w:spacing w:line="276" w:lineRule="auto"/>
        <w:rPr>
          <w:rFonts w:ascii="Times New Roman" w:hAnsi="Times New Roman" w:cs="Times New Roman"/>
          <w:b/>
          <w:sz w:val="24"/>
          <w:szCs w:val="24"/>
        </w:rPr>
      </w:pPr>
      <w:r w:rsidRPr="00191694">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61F9B26D" wp14:editId="433EF875">
            <wp:simplePos x="0" y="0"/>
            <wp:positionH relativeFrom="margin">
              <wp:posOffset>1866900</wp:posOffset>
            </wp:positionH>
            <wp:positionV relativeFrom="paragraph">
              <wp:posOffset>386080</wp:posOffset>
            </wp:positionV>
            <wp:extent cx="1590675" cy="121920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1219200"/>
                    </a:xfrm>
                    <a:prstGeom prst="rect">
                      <a:avLst/>
                    </a:prstGeom>
                    <a:noFill/>
                    <a:ln>
                      <a:noFill/>
                    </a:ln>
                  </pic:spPr>
                </pic:pic>
              </a:graphicData>
            </a:graphic>
          </wp:anchor>
        </w:drawing>
      </w:r>
      <w:r w:rsidRPr="00191694">
        <w:rPr>
          <w:rFonts w:ascii="Times New Roman" w:hAnsi="Times New Roman" w:cs="Times New Roman"/>
          <w:b/>
          <w:sz w:val="24"/>
          <w:szCs w:val="24"/>
          <w:lang w:val="en-US"/>
        </w:rPr>
        <w:t xml:space="preserve">                                             </w:t>
      </w:r>
      <w:r w:rsidR="00490670" w:rsidRPr="00191694">
        <w:rPr>
          <w:rFonts w:ascii="Times New Roman" w:hAnsi="Times New Roman" w:cs="Times New Roman"/>
          <w:b/>
          <w:sz w:val="24"/>
          <w:szCs w:val="24"/>
          <w:lang w:val="en-US"/>
        </w:rPr>
        <w:t xml:space="preserve">  </w:t>
      </w:r>
      <w:r w:rsidRPr="00191694">
        <w:rPr>
          <w:rFonts w:ascii="Times New Roman" w:hAnsi="Times New Roman" w:cs="Times New Roman"/>
          <w:b/>
          <w:sz w:val="24"/>
          <w:szCs w:val="24"/>
        </w:rPr>
        <w:t>MINISTRY OF HEALTH</w:t>
      </w:r>
    </w:p>
    <w:p w14:paraId="492CF345" w14:textId="77777777" w:rsidR="00490670" w:rsidRPr="00191694" w:rsidRDefault="00490670" w:rsidP="009C51E0">
      <w:pPr>
        <w:spacing w:line="276" w:lineRule="auto"/>
        <w:jc w:val="both"/>
        <w:rPr>
          <w:rFonts w:ascii="Times New Roman" w:hAnsi="Times New Roman" w:cs="Times New Roman"/>
          <w:b/>
          <w:sz w:val="24"/>
          <w:szCs w:val="24"/>
          <w:lang w:val="en-US"/>
        </w:rPr>
      </w:pPr>
    </w:p>
    <w:p w14:paraId="5C7D8BAF" w14:textId="77777777" w:rsidR="006E3479" w:rsidRPr="00191694" w:rsidRDefault="006E3479" w:rsidP="009C51E0">
      <w:pPr>
        <w:spacing w:line="276" w:lineRule="auto"/>
        <w:jc w:val="both"/>
        <w:rPr>
          <w:rFonts w:ascii="Times New Roman" w:hAnsi="Times New Roman" w:cs="Times New Roman"/>
          <w:b/>
          <w:sz w:val="24"/>
          <w:szCs w:val="24"/>
          <w:lang w:val="en-US"/>
        </w:rPr>
      </w:pPr>
    </w:p>
    <w:p w14:paraId="5764AECF" w14:textId="77777777" w:rsidR="00490670" w:rsidRPr="00191694" w:rsidRDefault="00490670" w:rsidP="009C51E0">
      <w:pPr>
        <w:tabs>
          <w:tab w:val="left" w:pos="1110"/>
        </w:tabs>
        <w:spacing w:line="276" w:lineRule="auto"/>
        <w:jc w:val="center"/>
        <w:rPr>
          <w:rFonts w:ascii="Times New Roman" w:hAnsi="Times New Roman" w:cs="Times New Roman"/>
          <w:b/>
          <w:sz w:val="24"/>
          <w:szCs w:val="24"/>
        </w:rPr>
      </w:pPr>
    </w:p>
    <w:p w14:paraId="4C932D2A" w14:textId="77777777" w:rsidR="009C51E0" w:rsidRPr="00191694" w:rsidRDefault="00A73634" w:rsidP="009C51E0">
      <w:pPr>
        <w:tabs>
          <w:tab w:val="left" w:pos="1110"/>
        </w:tabs>
        <w:spacing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                           </w:t>
      </w:r>
    </w:p>
    <w:p w14:paraId="453888A9" w14:textId="77777777" w:rsidR="009C51E0" w:rsidRPr="00191694" w:rsidRDefault="009C51E0" w:rsidP="009C51E0">
      <w:pPr>
        <w:tabs>
          <w:tab w:val="left" w:pos="1110"/>
        </w:tabs>
        <w:spacing w:line="276" w:lineRule="auto"/>
        <w:rPr>
          <w:rFonts w:ascii="Times New Roman" w:hAnsi="Times New Roman" w:cs="Times New Roman"/>
          <w:b/>
          <w:sz w:val="24"/>
          <w:szCs w:val="24"/>
        </w:rPr>
      </w:pPr>
    </w:p>
    <w:p w14:paraId="24DFA485" w14:textId="77777777" w:rsidR="00490670" w:rsidRPr="00191694" w:rsidRDefault="009C51E0" w:rsidP="009C51E0">
      <w:pPr>
        <w:tabs>
          <w:tab w:val="left" w:pos="1110"/>
        </w:tabs>
        <w:spacing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                          </w:t>
      </w:r>
      <w:r w:rsidR="00490670" w:rsidRPr="00191694">
        <w:rPr>
          <w:rFonts w:ascii="Times New Roman" w:hAnsi="Times New Roman" w:cs="Times New Roman"/>
          <w:b/>
          <w:sz w:val="24"/>
          <w:szCs w:val="24"/>
        </w:rPr>
        <w:t>Field Epidemiology and Laboratory Training Program</w:t>
      </w:r>
    </w:p>
    <w:p w14:paraId="32B75616" w14:textId="77777777" w:rsidR="00490670" w:rsidRPr="00191694" w:rsidRDefault="007455E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                                          </w:t>
      </w:r>
      <w:r w:rsidR="00490670" w:rsidRPr="00191694">
        <w:rPr>
          <w:rFonts w:ascii="Times New Roman" w:hAnsi="Times New Roman" w:cs="Times New Roman"/>
          <w:b/>
          <w:sz w:val="24"/>
          <w:szCs w:val="24"/>
        </w:rPr>
        <w:t>FIELD INVESTIGATION REPORT</w:t>
      </w:r>
    </w:p>
    <w:p w14:paraId="3E6E66AE" w14:textId="77777777" w:rsidR="00490670" w:rsidRPr="00191694" w:rsidRDefault="00490670" w:rsidP="009C51E0">
      <w:pPr>
        <w:spacing w:line="276" w:lineRule="auto"/>
        <w:rPr>
          <w:rFonts w:ascii="Times New Roman" w:hAnsi="Times New Roman" w:cs="Times New Roman"/>
          <w:b/>
          <w:sz w:val="24"/>
          <w:szCs w:val="24"/>
        </w:rPr>
      </w:pPr>
    </w:p>
    <w:p w14:paraId="2C65EF23" w14:textId="77777777" w:rsidR="00490670" w:rsidRPr="00191694" w:rsidRDefault="00490670" w:rsidP="009C51E0">
      <w:pPr>
        <w:spacing w:line="276" w:lineRule="auto"/>
        <w:jc w:val="center"/>
        <w:rPr>
          <w:rFonts w:ascii="Times New Roman" w:hAnsi="Times New Roman" w:cs="Times New Roman"/>
          <w:sz w:val="24"/>
          <w:szCs w:val="24"/>
        </w:rPr>
      </w:pPr>
      <w:r w:rsidRPr="00191694">
        <w:rPr>
          <w:rFonts w:ascii="Times New Roman" w:hAnsi="Times New Roman" w:cs="Times New Roman"/>
          <w:b/>
          <w:sz w:val="24"/>
          <w:szCs w:val="24"/>
        </w:rPr>
        <w:t xml:space="preserve">Subject: </w:t>
      </w:r>
      <w:r w:rsidRPr="00191694">
        <w:rPr>
          <w:rFonts w:ascii="Times New Roman" w:hAnsi="Times New Roman" w:cs="Times New Roman"/>
          <w:sz w:val="24"/>
          <w:szCs w:val="24"/>
        </w:rPr>
        <w:t>Report on Hepatitis B Investigation in Baringo and Elgeyo Marakwet Counties, Kenya</w:t>
      </w:r>
    </w:p>
    <w:p w14:paraId="5D93E7F5" w14:textId="77777777" w:rsidR="00490670" w:rsidRPr="00191694" w:rsidRDefault="00490670" w:rsidP="009C51E0">
      <w:pPr>
        <w:spacing w:line="276" w:lineRule="auto"/>
        <w:jc w:val="center"/>
        <w:rPr>
          <w:rFonts w:ascii="Times New Roman" w:hAnsi="Times New Roman" w:cs="Times New Roman"/>
          <w:sz w:val="24"/>
          <w:szCs w:val="24"/>
        </w:rPr>
      </w:pPr>
      <w:r w:rsidRPr="00191694">
        <w:rPr>
          <w:rFonts w:ascii="Times New Roman" w:hAnsi="Times New Roman" w:cs="Times New Roman"/>
          <w:sz w:val="24"/>
          <w:szCs w:val="24"/>
        </w:rPr>
        <w:t>February 2019</w:t>
      </w:r>
    </w:p>
    <w:p w14:paraId="0E367E78" w14:textId="77777777" w:rsidR="00824CCC" w:rsidRPr="00191694" w:rsidRDefault="00824CCC" w:rsidP="009C51E0">
      <w:pPr>
        <w:spacing w:line="276" w:lineRule="auto"/>
        <w:jc w:val="both"/>
        <w:rPr>
          <w:rFonts w:ascii="Times New Roman" w:hAnsi="Times New Roman" w:cs="Times New Roman"/>
          <w:b/>
          <w:sz w:val="24"/>
          <w:szCs w:val="24"/>
          <w:lang w:val="en-US"/>
        </w:rPr>
      </w:pPr>
    </w:p>
    <w:p w14:paraId="5B9E7A9D" w14:textId="77777777" w:rsidR="0026533F" w:rsidRPr="00191694" w:rsidRDefault="0026533F" w:rsidP="009C51E0">
      <w:pPr>
        <w:spacing w:line="276" w:lineRule="auto"/>
        <w:jc w:val="both"/>
        <w:rPr>
          <w:rFonts w:ascii="Times New Roman" w:hAnsi="Times New Roman" w:cs="Times New Roman"/>
          <w:b/>
          <w:sz w:val="24"/>
          <w:szCs w:val="24"/>
          <w:lang w:val="en-US"/>
        </w:rPr>
      </w:pPr>
    </w:p>
    <w:p w14:paraId="69D2BBA3" w14:textId="77777777" w:rsidR="00490670" w:rsidRPr="00191694" w:rsidRDefault="00490670" w:rsidP="009C51E0">
      <w:pPr>
        <w:spacing w:line="276" w:lineRule="auto"/>
        <w:jc w:val="both"/>
        <w:rPr>
          <w:rFonts w:ascii="Times New Roman" w:hAnsi="Times New Roman" w:cs="Times New Roman"/>
          <w:b/>
          <w:sz w:val="24"/>
          <w:szCs w:val="24"/>
          <w:lang w:val="en-US"/>
        </w:rPr>
      </w:pPr>
    </w:p>
    <w:p w14:paraId="54755DEA" w14:textId="77777777" w:rsidR="00490670" w:rsidRPr="00191694" w:rsidRDefault="00490670" w:rsidP="009C51E0">
      <w:pPr>
        <w:spacing w:line="276" w:lineRule="auto"/>
        <w:jc w:val="both"/>
        <w:rPr>
          <w:rFonts w:ascii="Times New Roman" w:hAnsi="Times New Roman" w:cs="Times New Roman"/>
          <w:b/>
          <w:sz w:val="24"/>
          <w:szCs w:val="24"/>
          <w:lang w:val="en-US"/>
        </w:rPr>
      </w:pPr>
    </w:p>
    <w:p w14:paraId="35A0C3F5" w14:textId="77777777" w:rsidR="00490670" w:rsidRPr="00191694" w:rsidRDefault="00490670" w:rsidP="009C51E0">
      <w:pPr>
        <w:spacing w:line="276" w:lineRule="auto"/>
        <w:jc w:val="both"/>
        <w:rPr>
          <w:rFonts w:ascii="Times New Roman" w:hAnsi="Times New Roman" w:cs="Times New Roman"/>
          <w:b/>
          <w:sz w:val="24"/>
          <w:szCs w:val="24"/>
          <w:lang w:val="en-US"/>
        </w:rPr>
      </w:pPr>
    </w:p>
    <w:p w14:paraId="738A61B2" w14:textId="77777777" w:rsidR="00490670" w:rsidRPr="00191694" w:rsidRDefault="00490670" w:rsidP="009C51E0">
      <w:pPr>
        <w:spacing w:line="276" w:lineRule="auto"/>
        <w:jc w:val="both"/>
        <w:rPr>
          <w:rFonts w:ascii="Times New Roman" w:hAnsi="Times New Roman" w:cs="Times New Roman"/>
          <w:b/>
          <w:sz w:val="24"/>
          <w:szCs w:val="24"/>
          <w:lang w:val="en-US"/>
        </w:rPr>
      </w:pPr>
    </w:p>
    <w:p w14:paraId="1ED2E5BF" w14:textId="77777777" w:rsidR="00490670" w:rsidRPr="00191694" w:rsidRDefault="00490670" w:rsidP="009C51E0">
      <w:pPr>
        <w:spacing w:line="276" w:lineRule="auto"/>
        <w:jc w:val="both"/>
        <w:rPr>
          <w:rFonts w:ascii="Times New Roman" w:hAnsi="Times New Roman" w:cs="Times New Roman"/>
          <w:b/>
          <w:sz w:val="24"/>
          <w:szCs w:val="24"/>
          <w:lang w:val="en-US"/>
        </w:rPr>
      </w:pPr>
    </w:p>
    <w:p w14:paraId="1BC4A270" w14:textId="77777777" w:rsidR="00490670" w:rsidRPr="00191694" w:rsidRDefault="00490670" w:rsidP="009C51E0">
      <w:pPr>
        <w:spacing w:line="276" w:lineRule="auto"/>
        <w:jc w:val="both"/>
        <w:rPr>
          <w:rFonts w:ascii="Times New Roman" w:hAnsi="Times New Roman" w:cs="Times New Roman"/>
          <w:b/>
          <w:sz w:val="24"/>
          <w:szCs w:val="24"/>
          <w:lang w:val="en-US"/>
        </w:rPr>
      </w:pPr>
    </w:p>
    <w:sdt>
      <w:sdtPr>
        <w:rPr>
          <w:rFonts w:ascii="Times New Roman" w:eastAsiaTheme="minorHAnsi" w:hAnsi="Times New Roman" w:cstheme="minorBidi"/>
          <w:color w:val="auto"/>
          <w:sz w:val="24"/>
          <w:szCs w:val="24"/>
          <w:lang w:val="en-GB"/>
        </w:rPr>
        <w:id w:val="541710692"/>
        <w:docPartObj>
          <w:docPartGallery w:val="Table of Contents"/>
          <w:docPartUnique/>
        </w:docPartObj>
      </w:sdtPr>
      <w:sdtEndPr>
        <w:rPr>
          <w:b/>
          <w:bCs/>
          <w:noProof/>
        </w:rPr>
      </w:sdtEndPr>
      <w:sdtContent>
        <w:p w14:paraId="61985231" w14:textId="77777777" w:rsidR="00191694" w:rsidRDefault="00191694" w:rsidP="009C51E0">
          <w:pPr>
            <w:pStyle w:val="TOCHeading"/>
            <w:spacing w:line="276" w:lineRule="auto"/>
            <w:rPr>
              <w:ins w:id="0" w:author="Maurice Owiny" w:date="2019-02-18T08:04:00Z"/>
              <w:rFonts w:ascii="Times New Roman" w:eastAsiaTheme="minorHAnsi" w:hAnsi="Times New Roman"/>
              <w:color w:val="auto"/>
              <w:sz w:val="24"/>
              <w:szCs w:val="24"/>
              <w:lang w:val="en-GB"/>
            </w:rPr>
          </w:pPr>
        </w:p>
        <w:p w14:paraId="2B9601C9" w14:textId="77777777" w:rsidR="00191694" w:rsidRDefault="00191694">
          <w:pPr>
            <w:rPr>
              <w:ins w:id="1" w:author="Maurice Owiny" w:date="2019-02-18T08:04:00Z"/>
              <w:rFonts w:ascii="Times New Roman" w:hAnsi="Times New Roman" w:cs="Times New Roman"/>
              <w:sz w:val="24"/>
              <w:szCs w:val="24"/>
            </w:rPr>
          </w:pPr>
          <w:ins w:id="2" w:author="Maurice Owiny" w:date="2019-02-18T08:04:00Z">
            <w:r>
              <w:rPr>
                <w:rFonts w:ascii="Times New Roman" w:hAnsi="Times New Roman"/>
                <w:sz w:val="24"/>
                <w:szCs w:val="24"/>
              </w:rPr>
              <w:br w:type="page"/>
            </w:r>
          </w:ins>
        </w:p>
        <w:p w14:paraId="34CF49A5" w14:textId="77777777" w:rsidR="00746D3E" w:rsidRPr="00191694" w:rsidRDefault="00746D3E" w:rsidP="009C51E0">
          <w:pPr>
            <w:pStyle w:val="TOCHeading"/>
            <w:spacing w:line="276" w:lineRule="auto"/>
            <w:rPr>
              <w:rFonts w:ascii="Times New Roman" w:hAnsi="Times New Roman"/>
              <w:sz w:val="24"/>
              <w:szCs w:val="24"/>
            </w:rPr>
          </w:pPr>
          <w:r w:rsidRPr="00191694">
            <w:rPr>
              <w:rFonts w:ascii="Times New Roman" w:hAnsi="Times New Roman"/>
              <w:sz w:val="24"/>
              <w:szCs w:val="24"/>
            </w:rPr>
            <w:lastRenderedPageBreak/>
            <w:t>Contents</w:t>
          </w:r>
        </w:p>
        <w:p w14:paraId="0F491FAD" w14:textId="77777777" w:rsidR="00057BC1" w:rsidRPr="00191694" w:rsidRDefault="00C95441">
          <w:pPr>
            <w:pStyle w:val="TOC1"/>
            <w:tabs>
              <w:tab w:val="right" w:leader="dot" w:pos="9350"/>
            </w:tabs>
            <w:rPr>
              <w:rFonts w:ascii="Times New Roman" w:eastAsiaTheme="minorEastAsia" w:hAnsi="Times New Roman"/>
              <w:noProof/>
              <w:sz w:val="24"/>
              <w:szCs w:val="24"/>
              <w:lang w:val="en-US"/>
            </w:rPr>
          </w:pPr>
          <w:r w:rsidRPr="00191694">
            <w:rPr>
              <w:rFonts w:ascii="Times New Roman" w:hAnsi="Times New Roman"/>
              <w:b/>
              <w:bCs/>
              <w:noProof/>
              <w:sz w:val="24"/>
              <w:szCs w:val="24"/>
            </w:rPr>
            <w:fldChar w:fldCharType="begin"/>
          </w:r>
          <w:r w:rsidR="00746D3E" w:rsidRPr="00191694">
            <w:rPr>
              <w:rFonts w:ascii="Times New Roman" w:hAnsi="Times New Roman"/>
              <w:b/>
              <w:bCs/>
              <w:noProof/>
              <w:sz w:val="24"/>
              <w:szCs w:val="24"/>
            </w:rPr>
            <w:instrText xml:space="preserve"> TOC \o "1-3" \h \z \u </w:instrText>
          </w:r>
          <w:r w:rsidRPr="00191694">
            <w:rPr>
              <w:rFonts w:ascii="Times New Roman" w:hAnsi="Times New Roman"/>
              <w:b/>
              <w:bCs/>
              <w:noProof/>
              <w:sz w:val="24"/>
              <w:szCs w:val="24"/>
            </w:rPr>
            <w:fldChar w:fldCharType="separate"/>
          </w:r>
          <w:hyperlink w:anchor="_Toc1135128" w:history="1">
            <w:r w:rsidR="00057BC1" w:rsidRPr="00191694">
              <w:rPr>
                <w:rStyle w:val="Hyperlink"/>
                <w:rFonts w:ascii="Times New Roman" w:hAnsi="Times New Roman"/>
                <w:noProof/>
                <w:sz w:val="24"/>
                <w:szCs w:val="24"/>
              </w:rPr>
              <w:t>Background</w:t>
            </w:r>
            <w:r w:rsidR="00057BC1" w:rsidRPr="00191694">
              <w:rPr>
                <w:rFonts w:ascii="Times New Roman" w:hAnsi="Times New Roman"/>
                <w:noProof/>
                <w:webHidden/>
                <w:sz w:val="24"/>
                <w:szCs w:val="24"/>
              </w:rPr>
              <w:tab/>
            </w:r>
            <w:r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_Toc1135128 \h </w:instrText>
            </w:r>
            <w:r w:rsidRPr="00191694">
              <w:rPr>
                <w:rFonts w:ascii="Times New Roman" w:hAnsi="Times New Roman"/>
                <w:noProof/>
                <w:webHidden/>
                <w:sz w:val="24"/>
                <w:szCs w:val="24"/>
              </w:rPr>
            </w:r>
            <w:r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w:t>
            </w:r>
            <w:r w:rsidRPr="00191694">
              <w:rPr>
                <w:rFonts w:ascii="Times New Roman" w:hAnsi="Times New Roman"/>
                <w:noProof/>
                <w:webHidden/>
                <w:sz w:val="24"/>
                <w:szCs w:val="24"/>
              </w:rPr>
              <w:fldChar w:fldCharType="end"/>
            </w:r>
          </w:hyperlink>
        </w:p>
        <w:p w14:paraId="0350F66F"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29" w:history="1">
            <w:r w:rsidR="00057BC1" w:rsidRPr="00191694">
              <w:rPr>
                <w:rStyle w:val="Hyperlink"/>
                <w:rFonts w:ascii="Times New Roman" w:hAnsi="Times New Roman"/>
                <w:noProof/>
                <w:sz w:val="24"/>
                <w:szCs w:val="24"/>
              </w:rPr>
              <w:t>1.1. Justification</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_Toc1135129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5</w:t>
            </w:r>
            <w:r w:rsidR="00C95441" w:rsidRPr="00191694">
              <w:rPr>
                <w:rFonts w:ascii="Times New Roman" w:hAnsi="Times New Roman"/>
                <w:noProof/>
                <w:webHidden/>
                <w:sz w:val="24"/>
                <w:szCs w:val="24"/>
              </w:rPr>
              <w:fldChar w:fldCharType="end"/>
            </w:r>
          </w:hyperlink>
        </w:p>
        <w:p w14:paraId="540AB7D8"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30" w:history="1">
            <w:r w:rsidR="00057BC1" w:rsidRPr="00191694">
              <w:rPr>
                <w:rStyle w:val="Hyperlink"/>
                <w:rFonts w:ascii="Times New Roman" w:hAnsi="Times New Roman"/>
                <w:noProof/>
                <w:sz w:val="24"/>
                <w:szCs w:val="24"/>
              </w:rPr>
              <w:t>1.2 Objectives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_Toc1135130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7</w:t>
            </w:r>
            <w:r w:rsidR="00C95441" w:rsidRPr="00191694">
              <w:rPr>
                <w:rFonts w:ascii="Times New Roman" w:hAnsi="Times New Roman"/>
                <w:noProof/>
                <w:webHidden/>
                <w:sz w:val="24"/>
                <w:szCs w:val="24"/>
              </w:rPr>
              <w:fldChar w:fldCharType="end"/>
            </w:r>
          </w:hyperlink>
        </w:p>
        <w:p w14:paraId="3A3BCA2A" w14:textId="77777777" w:rsidR="00057BC1" w:rsidRPr="00191694" w:rsidRDefault="007E7D64">
          <w:pPr>
            <w:pStyle w:val="TOC1"/>
            <w:tabs>
              <w:tab w:val="right" w:leader="dot" w:pos="9350"/>
            </w:tabs>
            <w:rPr>
              <w:rFonts w:ascii="Times New Roman" w:eastAsiaTheme="minorEastAsia" w:hAnsi="Times New Roman"/>
              <w:noProof/>
              <w:sz w:val="24"/>
              <w:szCs w:val="24"/>
              <w:lang w:val="en-US"/>
            </w:rPr>
          </w:pPr>
          <w:hyperlink w:anchor="_Toc1135131" w:history="1">
            <w:r w:rsidR="00057BC1" w:rsidRPr="00191694">
              <w:rPr>
                <w:rStyle w:val="Hyperlink"/>
                <w:rFonts w:ascii="Times New Roman" w:hAnsi="Times New Roman"/>
                <w:noProof/>
                <w:sz w:val="24"/>
                <w:szCs w:val="24"/>
              </w:rPr>
              <w:t>2.0 Methods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_Toc1135131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8</w:t>
            </w:r>
            <w:r w:rsidR="00C95441" w:rsidRPr="00191694">
              <w:rPr>
                <w:rFonts w:ascii="Times New Roman" w:hAnsi="Times New Roman"/>
                <w:noProof/>
                <w:webHidden/>
                <w:sz w:val="24"/>
                <w:szCs w:val="24"/>
              </w:rPr>
              <w:fldChar w:fldCharType="end"/>
            </w:r>
          </w:hyperlink>
        </w:p>
        <w:p w14:paraId="22C77EEF"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32" w:history="1">
            <w:r w:rsidR="00057BC1" w:rsidRPr="00191694">
              <w:rPr>
                <w:rStyle w:val="Hyperlink"/>
                <w:rFonts w:ascii="Times New Roman" w:hAnsi="Times New Roman"/>
                <w:noProof/>
                <w:sz w:val="24"/>
                <w:szCs w:val="24"/>
              </w:rPr>
              <w:t>2.1. Study sites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_Toc1135132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8</w:t>
            </w:r>
            <w:r w:rsidR="00C95441" w:rsidRPr="00191694">
              <w:rPr>
                <w:rFonts w:ascii="Times New Roman" w:hAnsi="Times New Roman"/>
                <w:noProof/>
                <w:webHidden/>
                <w:sz w:val="24"/>
                <w:szCs w:val="24"/>
              </w:rPr>
              <w:fldChar w:fldCharType="end"/>
            </w:r>
          </w:hyperlink>
        </w:p>
        <w:p w14:paraId="5A5D49D9"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33" w:history="1">
            <w:r w:rsidR="00057BC1" w:rsidRPr="00191694">
              <w:rPr>
                <w:rStyle w:val="Hyperlink"/>
                <w:rFonts w:ascii="Times New Roman" w:hAnsi="Times New Roman"/>
                <w:noProof/>
                <w:sz w:val="24"/>
                <w:szCs w:val="24"/>
              </w:rPr>
              <w:t>2.2. Study period</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_Toc1135133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10</w:t>
            </w:r>
            <w:r w:rsidR="00C95441" w:rsidRPr="00191694">
              <w:rPr>
                <w:rFonts w:ascii="Times New Roman" w:hAnsi="Times New Roman"/>
                <w:noProof/>
                <w:webHidden/>
                <w:sz w:val="24"/>
                <w:szCs w:val="24"/>
              </w:rPr>
              <w:fldChar w:fldCharType="end"/>
            </w:r>
          </w:hyperlink>
        </w:p>
        <w:p w14:paraId="47E6FE6C"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34" w:history="1">
            <w:r w:rsidR="00057BC1" w:rsidRPr="00191694">
              <w:rPr>
                <w:rStyle w:val="Hyperlink"/>
                <w:rFonts w:ascii="Times New Roman" w:hAnsi="Times New Roman"/>
                <w:noProof/>
                <w:sz w:val="24"/>
                <w:szCs w:val="24"/>
              </w:rPr>
              <w:t>2.3. Study Design</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_Toc1135134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10</w:t>
            </w:r>
            <w:r w:rsidR="00C95441" w:rsidRPr="00191694">
              <w:rPr>
                <w:rFonts w:ascii="Times New Roman" w:hAnsi="Times New Roman"/>
                <w:noProof/>
                <w:webHidden/>
                <w:sz w:val="24"/>
                <w:szCs w:val="24"/>
              </w:rPr>
              <w:fldChar w:fldCharType="end"/>
            </w:r>
          </w:hyperlink>
        </w:p>
        <w:p w14:paraId="03BB40FE"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35" w:history="1">
            <w:r w:rsidR="00057BC1" w:rsidRPr="00191694">
              <w:rPr>
                <w:rStyle w:val="Hyperlink"/>
                <w:rFonts w:ascii="Times New Roman" w:hAnsi="Times New Roman"/>
                <w:noProof/>
                <w:sz w:val="24"/>
                <w:szCs w:val="24"/>
              </w:rPr>
              <w:t>2.4. Study Population</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_Toc1135135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10</w:t>
            </w:r>
            <w:r w:rsidR="00C95441" w:rsidRPr="00191694">
              <w:rPr>
                <w:rFonts w:ascii="Times New Roman" w:hAnsi="Times New Roman"/>
                <w:noProof/>
                <w:webHidden/>
                <w:sz w:val="24"/>
                <w:szCs w:val="24"/>
              </w:rPr>
              <w:fldChar w:fldCharType="end"/>
            </w:r>
          </w:hyperlink>
        </w:p>
        <w:p w14:paraId="41B8F5E3"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36" w:history="1">
            <w:r w:rsidR="00057BC1" w:rsidRPr="00191694">
              <w:rPr>
                <w:rStyle w:val="Hyperlink"/>
                <w:rFonts w:ascii="Times New Roman" w:eastAsiaTheme="minorHAnsi" w:hAnsi="Times New Roman"/>
                <w:noProof/>
                <w:sz w:val="24"/>
                <w:szCs w:val="24"/>
              </w:rPr>
              <w:t>2.4.1.  Inclusion criteria</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_Toc1135136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10</w:t>
            </w:r>
            <w:r w:rsidR="00C95441" w:rsidRPr="00191694">
              <w:rPr>
                <w:rFonts w:ascii="Times New Roman" w:hAnsi="Times New Roman"/>
                <w:noProof/>
                <w:webHidden/>
                <w:sz w:val="24"/>
                <w:szCs w:val="24"/>
              </w:rPr>
              <w:fldChar w:fldCharType="end"/>
            </w:r>
          </w:hyperlink>
        </w:p>
        <w:p w14:paraId="6FBDE658"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37" w:history="1">
            <w:r w:rsidR="00057BC1" w:rsidRPr="00191694">
              <w:rPr>
                <w:rStyle w:val="Hyperlink"/>
                <w:rFonts w:ascii="Times New Roman" w:hAnsi="Times New Roman"/>
                <w:noProof/>
                <w:sz w:val="24"/>
                <w:szCs w:val="24"/>
                <w:lang w:val="en-US"/>
              </w:rPr>
              <w:t>2.4.2. Exclusion criteria</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_Toc1135137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10</w:t>
            </w:r>
            <w:r w:rsidR="00C95441" w:rsidRPr="00191694">
              <w:rPr>
                <w:rFonts w:ascii="Times New Roman" w:hAnsi="Times New Roman"/>
                <w:noProof/>
                <w:webHidden/>
                <w:sz w:val="24"/>
                <w:szCs w:val="24"/>
              </w:rPr>
              <w:fldChar w:fldCharType="end"/>
            </w:r>
          </w:hyperlink>
        </w:p>
        <w:p w14:paraId="633AB8D9"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38" w:history="1">
            <w:r w:rsidR="00057BC1" w:rsidRPr="00191694">
              <w:rPr>
                <w:rStyle w:val="Hyperlink"/>
                <w:rFonts w:ascii="Times New Roman" w:hAnsi="Times New Roman"/>
                <w:noProof/>
                <w:sz w:val="24"/>
                <w:szCs w:val="24"/>
              </w:rPr>
              <w:t>2.5.  Sample size calculation</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_Toc1135138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10</w:t>
            </w:r>
            <w:r w:rsidR="00C95441" w:rsidRPr="00191694">
              <w:rPr>
                <w:rFonts w:ascii="Times New Roman" w:hAnsi="Times New Roman"/>
                <w:noProof/>
                <w:webHidden/>
                <w:sz w:val="24"/>
                <w:szCs w:val="24"/>
              </w:rPr>
              <w:fldChar w:fldCharType="end"/>
            </w:r>
          </w:hyperlink>
        </w:p>
        <w:p w14:paraId="5ED258D6"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39" w:history="1">
            <w:r w:rsidR="00057BC1" w:rsidRPr="00191694">
              <w:rPr>
                <w:rStyle w:val="Hyperlink"/>
                <w:rFonts w:ascii="Times New Roman" w:hAnsi="Times New Roman"/>
                <w:noProof/>
                <w:sz w:val="24"/>
                <w:szCs w:val="24"/>
              </w:rPr>
              <w:t>2.6 Sampling technique</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_Toc1135139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11</w:t>
            </w:r>
            <w:r w:rsidR="00C95441" w:rsidRPr="00191694">
              <w:rPr>
                <w:rFonts w:ascii="Times New Roman" w:hAnsi="Times New Roman"/>
                <w:noProof/>
                <w:webHidden/>
                <w:sz w:val="24"/>
                <w:szCs w:val="24"/>
              </w:rPr>
              <w:fldChar w:fldCharType="end"/>
            </w:r>
          </w:hyperlink>
        </w:p>
        <w:p w14:paraId="46A6FB2F"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40" w:history="1">
            <w:r w:rsidR="00057BC1" w:rsidRPr="00191694">
              <w:rPr>
                <w:rStyle w:val="Hyperlink"/>
                <w:rFonts w:ascii="Times New Roman" w:hAnsi="Times New Roman"/>
                <w:noProof/>
                <w:sz w:val="24"/>
                <w:szCs w:val="24"/>
              </w:rPr>
              <w:t>2.7. Laboratory Methods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_Toc1135140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13</w:t>
            </w:r>
            <w:r w:rsidR="00C95441" w:rsidRPr="00191694">
              <w:rPr>
                <w:rFonts w:ascii="Times New Roman" w:hAnsi="Times New Roman"/>
                <w:noProof/>
                <w:webHidden/>
                <w:sz w:val="24"/>
                <w:szCs w:val="24"/>
              </w:rPr>
              <w:fldChar w:fldCharType="end"/>
            </w:r>
          </w:hyperlink>
        </w:p>
        <w:p w14:paraId="0EFF1411"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41" w:history="1">
            <w:r w:rsidR="00057BC1" w:rsidRPr="00191694">
              <w:rPr>
                <w:rStyle w:val="Hyperlink"/>
                <w:rFonts w:ascii="Times New Roman" w:hAnsi="Times New Roman"/>
                <w:noProof/>
                <w:sz w:val="24"/>
                <w:szCs w:val="24"/>
              </w:rPr>
              <w:t>2.8. Data collection</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_Toc1135141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14</w:t>
            </w:r>
            <w:r w:rsidR="00C95441" w:rsidRPr="00191694">
              <w:rPr>
                <w:rFonts w:ascii="Times New Roman" w:hAnsi="Times New Roman"/>
                <w:noProof/>
                <w:webHidden/>
                <w:sz w:val="24"/>
                <w:szCs w:val="24"/>
              </w:rPr>
              <w:fldChar w:fldCharType="end"/>
            </w:r>
          </w:hyperlink>
        </w:p>
        <w:p w14:paraId="6AB1896B"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42" w:history="1">
            <w:r w:rsidR="00057BC1" w:rsidRPr="00191694">
              <w:rPr>
                <w:rStyle w:val="Hyperlink"/>
                <w:rFonts w:ascii="Times New Roman" w:hAnsi="Times New Roman"/>
                <w:noProof/>
                <w:sz w:val="24"/>
                <w:szCs w:val="24"/>
                <w:lang w:eastAsia="en-GB"/>
              </w:rPr>
              <w:t>2.9. Data management</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_Toc1135142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14</w:t>
            </w:r>
            <w:r w:rsidR="00C95441" w:rsidRPr="00191694">
              <w:rPr>
                <w:rFonts w:ascii="Times New Roman" w:hAnsi="Times New Roman"/>
                <w:noProof/>
                <w:webHidden/>
                <w:sz w:val="24"/>
                <w:szCs w:val="24"/>
              </w:rPr>
              <w:fldChar w:fldCharType="end"/>
            </w:r>
          </w:hyperlink>
        </w:p>
        <w:p w14:paraId="37F1C562" w14:textId="77777777" w:rsidR="00057BC1" w:rsidRPr="00191694" w:rsidRDefault="007E7D64">
          <w:pPr>
            <w:pStyle w:val="TOC1"/>
            <w:tabs>
              <w:tab w:val="right" w:leader="dot" w:pos="9350"/>
            </w:tabs>
            <w:rPr>
              <w:rFonts w:ascii="Times New Roman" w:eastAsiaTheme="minorEastAsia" w:hAnsi="Times New Roman"/>
              <w:noProof/>
              <w:sz w:val="24"/>
              <w:szCs w:val="24"/>
              <w:lang w:val="en-US"/>
            </w:rPr>
          </w:pPr>
          <w:hyperlink w:anchor="_Toc1135143" w:history="1">
            <w:r w:rsidR="00057BC1" w:rsidRPr="00191694">
              <w:rPr>
                <w:rStyle w:val="Hyperlink"/>
                <w:rFonts w:ascii="Times New Roman" w:hAnsi="Times New Roman"/>
                <w:noProof/>
                <w:sz w:val="24"/>
                <w:szCs w:val="24"/>
              </w:rPr>
              <w:t>3.0 RESULTS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_Toc1135143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15</w:t>
            </w:r>
            <w:r w:rsidR="00C95441" w:rsidRPr="00191694">
              <w:rPr>
                <w:rFonts w:ascii="Times New Roman" w:hAnsi="Times New Roman"/>
                <w:noProof/>
                <w:webHidden/>
                <w:sz w:val="24"/>
                <w:szCs w:val="24"/>
              </w:rPr>
              <w:fldChar w:fldCharType="end"/>
            </w:r>
          </w:hyperlink>
        </w:p>
        <w:p w14:paraId="512E0F93"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44" w:history="1">
            <w:r w:rsidR="00057BC1" w:rsidRPr="00191694">
              <w:rPr>
                <w:rStyle w:val="Hyperlink"/>
                <w:rFonts w:ascii="Times New Roman" w:hAnsi="Times New Roman"/>
                <w:noProof/>
                <w:sz w:val="24"/>
                <w:szCs w:val="24"/>
              </w:rPr>
              <w:t>3.1 Jaundice Cases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_Toc1135144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15</w:t>
            </w:r>
            <w:r w:rsidR="00C95441" w:rsidRPr="00191694">
              <w:rPr>
                <w:rFonts w:ascii="Times New Roman" w:hAnsi="Times New Roman"/>
                <w:noProof/>
                <w:webHidden/>
                <w:sz w:val="24"/>
                <w:szCs w:val="24"/>
              </w:rPr>
              <w:fldChar w:fldCharType="end"/>
            </w:r>
          </w:hyperlink>
        </w:p>
        <w:p w14:paraId="6F186579"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45" w:history="1">
            <w:r w:rsidR="00057BC1" w:rsidRPr="00191694">
              <w:rPr>
                <w:rStyle w:val="Hyperlink"/>
                <w:rFonts w:ascii="Times New Roman" w:hAnsi="Times New Roman"/>
                <w:noProof/>
                <w:sz w:val="24"/>
                <w:szCs w:val="24"/>
              </w:rPr>
              <w:t>3.1.1. Acute jaundice</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_Toc1135145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15</w:t>
            </w:r>
            <w:r w:rsidR="00C95441" w:rsidRPr="00191694">
              <w:rPr>
                <w:rFonts w:ascii="Times New Roman" w:hAnsi="Times New Roman"/>
                <w:noProof/>
                <w:webHidden/>
                <w:sz w:val="24"/>
                <w:szCs w:val="24"/>
              </w:rPr>
              <w:fldChar w:fldCharType="end"/>
            </w:r>
          </w:hyperlink>
        </w:p>
        <w:p w14:paraId="15F9C274"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46" w:history="1">
            <w:r w:rsidR="00057BC1" w:rsidRPr="00191694">
              <w:rPr>
                <w:rStyle w:val="Hyperlink"/>
                <w:rFonts w:ascii="Times New Roman" w:hAnsi="Times New Roman"/>
                <w:noProof/>
                <w:sz w:val="24"/>
                <w:szCs w:val="24"/>
              </w:rPr>
              <w:t>3.2. Suspected Hepatitis B cases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_Toc1135146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15</w:t>
            </w:r>
            <w:r w:rsidR="00C95441" w:rsidRPr="00191694">
              <w:rPr>
                <w:rFonts w:ascii="Times New Roman" w:hAnsi="Times New Roman"/>
                <w:noProof/>
                <w:webHidden/>
                <w:sz w:val="24"/>
                <w:szCs w:val="24"/>
              </w:rPr>
              <w:fldChar w:fldCharType="end"/>
            </w:r>
          </w:hyperlink>
        </w:p>
        <w:p w14:paraId="29A59A68"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47" w:history="1">
            <w:r w:rsidR="00057BC1" w:rsidRPr="00191694">
              <w:rPr>
                <w:rStyle w:val="Hyperlink"/>
                <w:rFonts w:ascii="Times New Roman" w:hAnsi="Times New Roman"/>
                <w:noProof/>
                <w:sz w:val="24"/>
                <w:szCs w:val="24"/>
              </w:rPr>
              <w:t>3.2.1.  Records review</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_Toc1135147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15</w:t>
            </w:r>
            <w:r w:rsidR="00C95441" w:rsidRPr="00191694">
              <w:rPr>
                <w:rFonts w:ascii="Times New Roman" w:hAnsi="Times New Roman"/>
                <w:noProof/>
                <w:webHidden/>
                <w:sz w:val="24"/>
                <w:szCs w:val="24"/>
              </w:rPr>
              <w:fldChar w:fldCharType="end"/>
            </w:r>
          </w:hyperlink>
        </w:p>
        <w:p w14:paraId="51215F72"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48" w:history="1">
            <w:r w:rsidR="00057BC1" w:rsidRPr="00191694">
              <w:rPr>
                <w:rStyle w:val="Hyperlink"/>
                <w:rFonts w:ascii="Times New Roman" w:hAnsi="Times New Roman"/>
                <w:noProof/>
                <w:sz w:val="24"/>
                <w:szCs w:val="24"/>
              </w:rPr>
              <w:t>3.2.2. Suspected cases from community, HCWs and Prisons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_Toc1135148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15</w:t>
            </w:r>
            <w:r w:rsidR="00C95441" w:rsidRPr="00191694">
              <w:rPr>
                <w:rFonts w:ascii="Times New Roman" w:hAnsi="Times New Roman"/>
                <w:noProof/>
                <w:webHidden/>
                <w:sz w:val="24"/>
                <w:szCs w:val="24"/>
              </w:rPr>
              <w:fldChar w:fldCharType="end"/>
            </w:r>
          </w:hyperlink>
        </w:p>
        <w:p w14:paraId="08578630"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49" w:history="1">
            <w:r w:rsidR="00057BC1" w:rsidRPr="00191694">
              <w:rPr>
                <w:rStyle w:val="Hyperlink"/>
                <w:rFonts w:ascii="Times New Roman" w:hAnsi="Times New Roman"/>
                <w:noProof/>
                <w:sz w:val="24"/>
                <w:szCs w:val="24"/>
              </w:rPr>
              <w:t>3.2.3. Review of screening and vaccination data</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_Toc1135149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16</w:t>
            </w:r>
            <w:r w:rsidR="00C95441" w:rsidRPr="00191694">
              <w:rPr>
                <w:rFonts w:ascii="Times New Roman" w:hAnsi="Times New Roman"/>
                <w:noProof/>
                <w:webHidden/>
                <w:sz w:val="24"/>
                <w:szCs w:val="24"/>
              </w:rPr>
              <w:fldChar w:fldCharType="end"/>
            </w:r>
          </w:hyperlink>
        </w:p>
        <w:p w14:paraId="20C396E3"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50" w:history="1">
            <w:r w:rsidR="00057BC1" w:rsidRPr="00191694">
              <w:rPr>
                <w:rStyle w:val="Hyperlink"/>
                <w:rFonts w:ascii="Times New Roman" w:hAnsi="Times New Roman"/>
                <w:noProof/>
                <w:sz w:val="24"/>
                <w:szCs w:val="24"/>
              </w:rPr>
              <w:t>3.3. COMMUNITY SURVEY</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_Toc1135150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16</w:t>
            </w:r>
            <w:r w:rsidR="00C95441" w:rsidRPr="00191694">
              <w:rPr>
                <w:rFonts w:ascii="Times New Roman" w:hAnsi="Times New Roman"/>
                <w:noProof/>
                <w:webHidden/>
                <w:sz w:val="24"/>
                <w:szCs w:val="24"/>
              </w:rPr>
              <w:fldChar w:fldCharType="end"/>
            </w:r>
          </w:hyperlink>
        </w:p>
        <w:p w14:paraId="0A8045D4"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51" w:history="1">
            <w:r w:rsidR="00057BC1" w:rsidRPr="00191694">
              <w:rPr>
                <w:rStyle w:val="Hyperlink"/>
                <w:rFonts w:ascii="Times New Roman" w:hAnsi="Times New Roman"/>
                <w:noProof/>
                <w:sz w:val="24"/>
                <w:szCs w:val="24"/>
              </w:rPr>
              <w:t>3.3.1 Sociodemographic characteristics of house hold respondents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_Toc1135151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17</w:t>
            </w:r>
            <w:r w:rsidR="00C95441" w:rsidRPr="00191694">
              <w:rPr>
                <w:rFonts w:ascii="Times New Roman" w:hAnsi="Times New Roman"/>
                <w:noProof/>
                <w:webHidden/>
                <w:sz w:val="24"/>
                <w:szCs w:val="24"/>
              </w:rPr>
              <w:fldChar w:fldCharType="end"/>
            </w:r>
          </w:hyperlink>
        </w:p>
        <w:p w14:paraId="760394CD"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52" w:history="1">
            <w:r w:rsidR="00057BC1" w:rsidRPr="00191694">
              <w:rPr>
                <w:rStyle w:val="Hyperlink"/>
                <w:rFonts w:ascii="Times New Roman" w:hAnsi="Times New Roman"/>
                <w:noProof/>
                <w:sz w:val="24"/>
                <w:szCs w:val="24"/>
              </w:rPr>
              <w:t>3.3.2. Socio-demographic characteristics of Hepatitis B positive cases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_Toc1135152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17</w:t>
            </w:r>
            <w:r w:rsidR="00C95441" w:rsidRPr="00191694">
              <w:rPr>
                <w:rFonts w:ascii="Times New Roman" w:hAnsi="Times New Roman"/>
                <w:noProof/>
                <w:webHidden/>
                <w:sz w:val="24"/>
                <w:szCs w:val="24"/>
              </w:rPr>
              <w:fldChar w:fldCharType="end"/>
            </w:r>
          </w:hyperlink>
        </w:p>
        <w:p w14:paraId="027084EC"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53" w:history="1">
            <w:r w:rsidR="00057BC1" w:rsidRPr="00191694">
              <w:rPr>
                <w:rStyle w:val="Hyperlink"/>
                <w:rFonts w:ascii="Times New Roman" w:hAnsi="Times New Roman"/>
                <w:noProof/>
                <w:sz w:val="24"/>
                <w:szCs w:val="24"/>
              </w:rPr>
              <w:t>3.3.3. Clinical characteristics of Hepatitis B positive (HBsAg)cases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_Toc1135153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18</w:t>
            </w:r>
            <w:r w:rsidR="00C95441" w:rsidRPr="00191694">
              <w:rPr>
                <w:rFonts w:ascii="Times New Roman" w:hAnsi="Times New Roman"/>
                <w:noProof/>
                <w:webHidden/>
                <w:sz w:val="24"/>
                <w:szCs w:val="24"/>
              </w:rPr>
              <w:fldChar w:fldCharType="end"/>
            </w:r>
          </w:hyperlink>
        </w:p>
        <w:p w14:paraId="31A7FC5F"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54" w:history="1">
            <w:r w:rsidR="00057BC1" w:rsidRPr="00191694">
              <w:rPr>
                <w:rStyle w:val="Hyperlink"/>
                <w:rFonts w:ascii="Times New Roman" w:hAnsi="Times New Roman"/>
                <w:noProof/>
                <w:sz w:val="24"/>
                <w:szCs w:val="24"/>
              </w:rPr>
              <w:t>3.3.4. Behavioural characteristics of Hepatitis positive cases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_Toc1135154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19</w:t>
            </w:r>
            <w:r w:rsidR="00C95441" w:rsidRPr="00191694">
              <w:rPr>
                <w:rFonts w:ascii="Times New Roman" w:hAnsi="Times New Roman"/>
                <w:noProof/>
                <w:webHidden/>
                <w:sz w:val="24"/>
                <w:szCs w:val="24"/>
              </w:rPr>
              <w:fldChar w:fldCharType="end"/>
            </w:r>
          </w:hyperlink>
        </w:p>
        <w:p w14:paraId="1489898E"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55" w:history="1">
            <w:r w:rsidR="00057BC1" w:rsidRPr="00191694">
              <w:rPr>
                <w:rStyle w:val="Hyperlink"/>
                <w:rFonts w:ascii="Times New Roman" w:hAnsi="Times New Roman"/>
                <w:noProof/>
                <w:sz w:val="24"/>
                <w:szCs w:val="24"/>
              </w:rPr>
              <w:t>3.4. Factors associated with Hepatitis B infection in the community</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_Toc1135155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20</w:t>
            </w:r>
            <w:r w:rsidR="00C95441" w:rsidRPr="00191694">
              <w:rPr>
                <w:rFonts w:ascii="Times New Roman" w:hAnsi="Times New Roman"/>
                <w:noProof/>
                <w:webHidden/>
                <w:sz w:val="24"/>
                <w:szCs w:val="24"/>
              </w:rPr>
              <w:fldChar w:fldCharType="end"/>
            </w:r>
          </w:hyperlink>
        </w:p>
        <w:p w14:paraId="7B6ECA2C"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56" w:history="1">
            <w:r w:rsidR="00057BC1" w:rsidRPr="00191694">
              <w:rPr>
                <w:rStyle w:val="Hyperlink"/>
                <w:rFonts w:ascii="Times New Roman" w:hAnsi="Times New Roman"/>
                <w:noProof/>
                <w:sz w:val="24"/>
                <w:szCs w:val="24"/>
              </w:rPr>
              <w:t>3.4.1. Bivariate analysis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_Toc1135156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20</w:t>
            </w:r>
            <w:r w:rsidR="00C95441" w:rsidRPr="00191694">
              <w:rPr>
                <w:rFonts w:ascii="Times New Roman" w:hAnsi="Times New Roman"/>
                <w:noProof/>
                <w:webHidden/>
                <w:sz w:val="24"/>
                <w:szCs w:val="24"/>
              </w:rPr>
              <w:fldChar w:fldCharType="end"/>
            </w:r>
          </w:hyperlink>
        </w:p>
        <w:p w14:paraId="644F0606"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57" w:history="1">
            <w:r w:rsidR="00057BC1" w:rsidRPr="00191694">
              <w:rPr>
                <w:rStyle w:val="Hyperlink"/>
                <w:rFonts w:ascii="Times New Roman" w:hAnsi="Times New Roman"/>
                <w:noProof/>
                <w:sz w:val="24"/>
                <w:szCs w:val="24"/>
              </w:rPr>
              <w:t>3.4.2. Multivariate analysis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_Toc1135157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20</w:t>
            </w:r>
            <w:r w:rsidR="00C95441" w:rsidRPr="00191694">
              <w:rPr>
                <w:rFonts w:ascii="Times New Roman" w:hAnsi="Times New Roman"/>
                <w:noProof/>
                <w:webHidden/>
                <w:sz w:val="24"/>
                <w:szCs w:val="24"/>
              </w:rPr>
              <w:fldChar w:fldCharType="end"/>
            </w:r>
          </w:hyperlink>
        </w:p>
        <w:p w14:paraId="46A700C0"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58" w:history="1">
            <w:r w:rsidR="00057BC1" w:rsidRPr="00191694">
              <w:rPr>
                <w:rStyle w:val="Hyperlink"/>
                <w:rFonts w:ascii="Times New Roman" w:hAnsi="Times New Roman"/>
                <w:noProof/>
                <w:sz w:val="24"/>
                <w:szCs w:val="24"/>
              </w:rPr>
              <w:t>3.5. HEALTH CARE WORKERS SURVEY</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_Toc1135158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22</w:t>
            </w:r>
            <w:r w:rsidR="00C95441" w:rsidRPr="00191694">
              <w:rPr>
                <w:rFonts w:ascii="Times New Roman" w:hAnsi="Times New Roman"/>
                <w:noProof/>
                <w:webHidden/>
                <w:sz w:val="24"/>
                <w:szCs w:val="24"/>
              </w:rPr>
              <w:fldChar w:fldCharType="end"/>
            </w:r>
          </w:hyperlink>
        </w:p>
        <w:p w14:paraId="0FD4A729"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59" w:history="1">
            <w:r w:rsidR="00057BC1" w:rsidRPr="00191694">
              <w:rPr>
                <w:rStyle w:val="Hyperlink"/>
                <w:rFonts w:ascii="Times New Roman" w:hAnsi="Times New Roman"/>
                <w:noProof/>
                <w:sz w:val="24"/>
                <w:szCs w:val="24"/>
              </w:rPr>
              <w:t>3.5.1. Socio-demographic characteristics of health care workers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_Toc1135159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22</w:t>
            </w:r>
            <w:r w:rsidR="00C95441" w:rsidRPr="00191694">
              <w:rPr>
                <w:rFonts w:ascii="Times New Roman" w:hAnsi="Times New Roman"/>
                <w:noProof/>
                <w:webHidden/>
                <w:sz w:val="24"/>
                <w:szCs w:val="24"/>
              </w:rPr>
              <w:fldChar w:fldCharType="end"/>
            </w:r>
          </w:hyperlink>
        </w:p>
        <w:p w14:paraId="6C1D8877"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60" w:history="1">
            <w:r w:rsidR="00057BC1" w:rsidRPr="00191694">
              <w:rPr>
                <w:rStyle w:val="Hyperlink"/>
                <w:rFonts w:ascii="Times New Roman" w:hAnsi="Times New Roman"/>
                <w:noProof/>
                <w:sz w:val="24"/>
                <w:szCs w:val="24"/>
              </w:rPr>
              <w:t>3.5.2. Sociodemographic characteristics of Hepatitis B positive (HBsAg) HCWs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_Toc1135160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23</w:t>
            </w:r>
            <w:r w:rsidR="00C95441" w:rsidRPr="00191694">
              <w:rPr>
                <w:rFonts w:ascii="Times New Roman" w:hAnsi="Times New Roman"/>
                <w:noProof/>
                <w:webHidden/>
                <w:sz w:val="24"/>
                <w:szCs w:val="24"/>
              </w:rPr>
              <w:fldChar w:fldCharType="end"/>
            </w:r>
          </w:hyperlink>
        </w:p>
        <w:p w14:paraId="44091C64"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61" w:history="1">
            <w:r w:rsidR="00057BC1" w:rsidRPr="00191694">
              <w:rPr>
                <w:rStyle w:val="Hyperlink"/>
                <w:rFonts w:ascii="Times New Roman" w:hAnsi="Times New Roman"/>
                <w:noProof/>
                <w:sz w:val="24"/>
                <w:szCs w:val="24"/>
              </w:rPr>
              <w:t>3.5.3. Vaccination characteristics of Hepatitis B positive HCWs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_Toc1135161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24</w:t>
            </w:r>
            <w:r w:rsidR="00C95441" w:rsidRPr="00191694">
              <w:rPr>
                <w:rFonts w:ascii="Times New Roman" w:hAnsi="Times New Roman"/>
                <w:noProof/>
                <w:webHidden/>
                <w:sz w:val="24"/>
                <w:szCs w:val="24"/>
              </w:rPr>
              <w:fldChar w:fldCharType="end"/>
            </w:r>
          </w:hyperlink>
        </w:p>
        <w:p w14:paraId="2C92F62E"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62" w:history="1">
            <w:r w:rsidR="00057BC1" w:rsidRPr="00191694">
              <w:rPr>
                <w:rStyle w:val="Hyperlink"/>
                <w:rFonts w:ascii="Times New Roman" w:hAnsi="Times New Roman"/>
                <w:noProof/>
                <w:sz w:val="24"/>
                <w:szCs w:val="24"/>
              </w:rPr>
              <w:t>3.5.4. Occupational exposure of HBsAg positive HCWs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_Toc1135162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24</w:t>
            </w:r>
            <w:r w:rsidR="00C95441" w:rsidRPr="00191694">
              <w:rPr>
                <w:rFonts w:ascii="Times New Roman" w:hAnsi="Times New Roman"/>
                <w:noProof/>
                <w:webHidden/>
                <w:sz w:val="24"/>
                <w:szCs w:val="24"/>
              </w:rPr>
              <w:fldChar w:fldCharType="end"/>
            </w:r>
          </w:hyperlink>
        </w:p>
        <w:p w14:paraId="1CFB11FD"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63" w:history="1">
            <w:r w:rsidR="00057BC1" w:rsidRPr="00191694">
              <w:rPr>
                <w:rStyle w:val="Hyperlink"/>
                <w:rFonts w:ascii="Times New Roman" w:hAnsi="Times New Roman"/>
                <w:noProof/>
                <w:sz w:val="24"/>
                <w:szCs w:val="24"/>
              </w:rPr>
              <w:t>3.6. PRISONS SURVEY</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_Toc1135163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25</w:t>
            </w:r>
            <w:r w:rsidR="00C95441" w:rsidRPr="00191694">
              <w:rPr>
                <w:rFonts w:ascii="Times New Roman" w:hAnsi="Times New Roman"/>
                <w:noProof/>
                <w:webHidden/>
                <w:sz w:val="24"/>
                <w:szCs w:val="24"/>
              </w:rPr>
              <w:fldChar w:fldCharType="end"/>
            </w:r>
          </w:hyperlink>
        </w:p>
        <w:p w14:paraId="66EDD121"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64" w:history="1">
            <w:r w:rsidR="00057BC1" w:rsidRPr="00191694">
              <w:rPr>
                <w:rStyle w:val="Hyperlink"/>
                <w:rFonts w:ascii="Times New Roman" w:hAnsi="Times New Roman"/>
                <w:noProof/>
                <w:sz w:val="24"/>
                <w:szCs w:val="24"/>
              </w:rPr>
              <w:t>3.6.1. Socio-demographic characteristics of respondents in the prisons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_Toc1135164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25</w:t>
            </w:r>
            <w:r w:rsidR="00C95441" w:rsidRPr="00191694">
              <w:rPr>
                <w:rFonts w:ascii="Times New Roman" w:hAnsi="Times New Roman"/>
                <w:noProof/>
                <w:webHidden/>
                <w:sz w:val="24"/>
                <w:szCs w:val="24"/>
              </w:rPr>
              <w:fldChar w:fldCharType="end"/>
            </w:r>
          </w:hyperlink>
        </w:p>
        <w:p w14:paraId="4C7CBDFF"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65" w:history="1">
            <w:r w:rsidR="00057BC1" w:rsidRPr="00191694">
              <w:rPr>
                <w:rStyle w:val="Hyperlink"/>
                <w:rFonts w:ascii="Times New Roman" w:hAnsi="Times New Roman"/>
                <w:noProof/>
                <w:sz w:val="24"/>
                <w:szCs w:val="24"/>
              </w:rPr>
              <w:t>3.6.2. Socio-demographic characteristics of hepatitis B positive case in the prisons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_Toc1135165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25</w:t>
            </w:r>
            <w:r w:rsidR="00C95441" w:rsidRPr="00191694">
              <w:rPr>
                <w:rFonts w:ascii="Times New Roman" w:hAnsi="Times New Roman"/>
                <w:noProof/>
                <w:webHidden/>
                <w:sz w:val="24"/>
                <w:szCs w:val="24"/>
              </w:rPr>
              <w:fldChar w:fldCharType="end"/>
            </w:r>
          </w:hyperlink>
        </w:p>
        <w:p w14:paraId="6891C5C3" w14:textId="77777777" w:rsidR="00057BC1" w:rsidRPr="00191694" w:rsidRDefault="007E7D64">
          <w:pPr>
            <w:pStyle w:val="TOC1"/>
            <w:tabs>
              <w:tab w:val="right" w:leader="dot" w:pos="9350"/>
            </w:tabs>
            <w:rPr>
              <w:rFonts w:ascii="Times New Roman" w:eastAsiaTheme="minorEastAsia" w:hAnsi="Times New Roman"/>
              <w:noProof/>
              <w:sz w:val="24"/>
              <w:szCs w:val="24"/>
              <w:lang w:val="en-US"/>
            </w:rPr>
          </w:pPr>
          <w:hyperlink w:anchor="_Toc1135166" w:history="1">
            <w:r w:rsidR="00057BC1" w:rsidRPr="00191694">
              <w:rPr>
                <w:rStyle w:val="Hyperlink"/>
                <w:rFonts w:ascii="Times New Roman" w:hAnsi="Times New Roman"/>
                <w:noProof/>
                <w:sz w:val="24"/>
                <w:szCs w:val="24"/>
              </w:rPr>
              <w:t>4.0. Community Knowledge, Attitudes and Practices towards Hepatitis B</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_Toc1135166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27</w:t>
            </w:r>
            <w:r w:rsidR="00C95441" w:rsidRPr="00191694">
              <w:rPr>
                <w:rFonts w:ascii="Times New Roman" w:hAnsi="Times New Roman"/>
                <w:noProof/>
                <w:webHidden/>
                <w:sz w:val="24"/>
                <w:szCs w:val="24"/>
              </w:rPr>
              <w:fldChar w:fldCharType="end"/>
            </w:r>
          </w:hyperlink>
        </w:p>
        <w:p w14:paraId="3B5CB9C9"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67" w:history="1">
            <w:r w:rsidR="00057BC1" w:rsidRPr="00191694">
              <w:rPr>
                <w:rStyle w:val="Hyperlink"/>
                <w:rFonts w:ascii="Times New Roman" w:hAnsi="Times New Roman"/>
                <w:noProof/>
                <w:sz w:val="24"/>
                <w:szCs w:val="24"/>
              </w:rPr>
              <w:t>4.1. Elgeyo-Marakwet County</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_Toc1135167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27</w:t>
            </w:r>
            <w:r w:rsidR="00C95441" w:rsidRPr="00191694">
              <w:rPr>
                <w:rFonts w:ascii="Times New Roman" w:hAnsi="Times New Roman"/>
                <w:noProof/>
                <w:webHidden/>
                <w:sz w:val="24"/>
                <w:szCs w:val="24"/>
              </w:rPr>
              <w:fldChar w:fldCharType="end"/>
            </w:r>
          </w:hyperlink>
        </w:p>
        <w:p w14:paraId="6F5015BB"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68" w:history="1">
            <w:r w:rsidR="00057BC1" w:rsidRPr="00191694">
              <w:rPr>
                <w:rStyle w:val="Hyperlink"/>
                <w:rFonts w:ascii="Times New Roman" w:hAnsi="Times New Roman"/>
                <w:noProof/>
                <w:sz w:val="24"/>
                <w:szCs w:val="24"/>
              </w:rPr>
              <w:t>4.1.1. Community Knowledge on Hepatitis B disease Elgeyo Marakwet</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_Toc1135168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27</w:t>
            </w:r>
            <w:r w:rsidR="00C95441" w:rsidRPr="00191694">
              <w:rPr>
                <w:rFonts w:ascii="Times New Roman" w:hAnsi="Times New Roman"/>
                <w:noProof/>
                <w:webHidden/>
                <w:sz w:val="24"/>
                <w:szCs w:val="24"/>
              </w:rPr>
              <w:fldChar w:fldCharType="end"/>
            </w:r>
          </w:hyperlink>
        </w:p>
        <w:p w14:paraId="6E5E8C3C"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69" w:history="1">
            <w:r w:rsidR="00057BC1" w:rsidRPr="00191694">
              <w:rPr>
                <w:rStyle w:val="Hyperlink"/>
                <w:rFonts w:ascii="Times New Roman" w:hAnsi="Times New Roman"/>
                <w:noProof/>
                <w:sz w:val="24"/>
                <w:szCs w:val="24"/>
              </w:rPr>
              <w:t>4.1.2. Community’s Attitude towards Hepatitis B infection</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_Toc1135169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29</w:t>
            </w:r>
            <w:r w:rsidR="00C95441" w:rsidRPr="00191694">
              <w:rPr>
                <w:rFonts w:ascii="Times New Roman" w:hAnsi="Times New Roman"/>
                <w:noProof/>
                <w:webHidden/>
                <w:sz w:val="24"/>
                <w:szCs w:val="24"/>
              </w:rPr>
              <w:fldChar w:fldCharType="end"/>
            </w:r>
          </w:hyperlink>
        </w:p>
        <w:p w14:paraId="3C36C9D1"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70" w:history="1">
            <w:r w:rsidR="00057BC1" w:rsidRPr="00191694">
              <w:rPr>
                <w:rStyle w:val="Hyperlink"/>
                <w:rFonts w:ascii="Times New Roman" w:hAnsi="Times New Roman"/>
                <w:noProof/>
                <w:sz w:val="24"/>
                <w:szCs w:val="24"/>
              </w:rPr>
              <w:t>4.1.3.  Community practices related to Hepatitis B disease</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_Toc1135170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30</w:t>
            </w:r>
            <w:r w:rsidR="00C95441" w:rsidRPr="00191694">
              <w:rPr>
                <w:rFonts w:ascii="Times New Roman" w:hAnsi="Times New Roman"/>
                <w:noProof/>
                <w:webHidden/>
                <w:sz w:val="24"/>
                <w:szCs w:val="24"/>
              </w:rPr>
              <w:fldChar w:fldCharType="end"/>
            </w:r>
          </w:hyperlink>
        </w:p>
        <w:p w14:paraId="1CE91FAF" w14:textId="77777777" w:rsidR="00057BC1" w:rsidRPr="00191694" w:rsidRDefault="007E7D64">
          <w:pPr>
            <w:pStyle w:val="TOC2"/>
            <w:tabs>
              <w:tab w:val="right" w:leader="dot" w:pos="9350"/>
            </w:tabs>
            <w:rPr>
              <w:rFonts w:ascii="Times New Roman" w:eastAsiaTheme="minorEastAsia" w:hAnsi="Times New Roman"/>
              <w:noProof/>
              <w:sz w:val="24"/>
              <w:szCs w:val="24"/>
              <w:lang w:val="en-US"/>
            </w:rPr>
          </w:pPr>
          <w:hyperlink w:anchor="_Toc1135171" w:history="1">
            <w:r w:rsidR="00057BC1" w:rsidRPr="00191694">
              <w:rPr>
                <w:rStyle w:val="Hyperlink"/>
                <w:rFonts w:ascii="Times New Roman" w:hAnsi="Times New Roman"/>
                <w:noProof/>
                <w:sz w:val="24"/>
                <w:szCs w:val="24"/>
              </w:rPr>
              <w:t>4.2. Baringo County</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_Toc1135171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31</w:t>
            </w:r>
            <w:r w:rsidR="00C95441" w:rsidRPr="00191694">
              <w:rPr>
                <w:rFonts w:ascii="Times New Roman" w:hAnsi="Times New Roman"/>
                <w:noProof/>
                <w:webHidden/>
                <w:sz w:val="24"/>
                <w:szCs w:val="24"/>
              </w:rPr>
              <w:fldChar w:fldCharType="end"/>
            </w:r>
          </w:hyperlink>
        </w:p>
        <w:p w14:paraId="36713E5D"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72" w:history="1">
            <w:r w:rsidR="00057BC1" w:rsidRPr="00191694">
              <w:rPr>
                <w:rStyle w:val="Hyperlink"/>
                <w:rFonts w:ascii="Times New Roman" w:hAnsi="Times New Roman"/>
                <w:noProof/>
                <w:sz w:val="24"/>
                <w:szCs w:val="24"/>
              </w:rPr>
              <w:t>4.2.1. Community Knowledge, Attitude and Practice on Hepatitis B disease.</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_Toc1135172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31</w:t>
            </w:r>
            <w:r w:rsidR="00C95441" w:rsidRPr="00191694">
              <w:rPr>
                <w:rFonts w:ascii="Times New Roman" w:hAnsi="Times New Roman"/>
                <w:noProof/>
                <w:webHidden/>
                <w:sz w:val="24"/>
                <w:szCs w:val="24"/>
              </w:rPr>
              <w:fldChar w:fldCharType="end"/>
            </w:r>
          </w:hyperlink>
        </w:p>
        <w:p w14:paraId="31723BB2"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73" w:history="1">
            <w:r w:rsidR="00057BC1" w:rsidRPr="00191694">
              <w:rPr>
                <w:rStyle w:val="Hyperlink"/>
                <w:rFonts w:ascii="Times New Roman" w:hAnsi="Times New Roman"/>
                <w:noProof/>
                <w:sz w:val="24"/>
                <w:szCs w:val="24"/>
              </w:rPr>
              <w:t>4.2.2. Community’s Attitude towards Hepatitis B infection</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_Toc1135173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33</w:t>
            </w:r>
            <w:r w:rsidR="00C95441" w:rsidRPr="00191694">
              <w:rPr>
                <w:rFonts w:ascii="Times New Roman" w:hAnsi="Times New Roman"/>
                <w:noProof/>
                <w:webHidden/>
                <w:sz w:val="24"/>
                <w:szCs w:val="24"/>
              </w:rPr>
              <w:fldChar w:fldCharType="end"/>
            </w:r>
          </w:hyperlink>
        </w:p>
        <w:p w14:paraId="0668E134" w14:textId="77777777" w:rsidR="00057BC1" w:rsidRPr="00191694" w:rsidRDefault="007E7D64">
          <w:pPr>
            <w:pStyle w:val="TOC3"/>
            <w:tabs>
              <w:tab w:val="right" w:leader="dot" w:pos="9350"/>
            </w:tabs>
            <w:rPr>
              <w:rFonts w:ascii="Times New Roman" w:eastAsiaTheme="minorEastAsia" w:hAnsi="Times New Roman"/>
              <w:noProof/>
              <w:sz w:val="24"/>
              <w:szCs w:val="24"/>
              <w:lang w:val="en-US"/>
            </w:rPr>
          </w:pPr>
          <w:hyperlink w:anchor="_Toc1135174" w:history="1">
            <w:r w:rsidR="00057BC1" w:rsidRPr="00191694">
              <w:rPr>
                <w:rStyle w:val="Hyperlink"/>
                <w:rFonts w:ascii="Times New Roman" w:hAnsi="Times New Roman"/>
                <w:noProof/>
                <w:sz w:val="24"/>
                <w:szCs w:val="24"/>
              </w:rPr>
              <w:t>4.2.3. Community practices related to Hepatitis B</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_Toc1135174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34</w:t>
            </w:r>
            <w:r w:rsidR="00C95441" w:rsidRPr="00191694">
              <w:rPr>
                <w:rFonts w:ascii="Times New Roman" w:hAnsi="Times New Roman"/>
                <w:noProof/>
                <w:webHidden/>
                <w:sz w:val="24"/>
                <w:szCs w:val="24"/>
              </w:rPr>
              <w:fldChar w:fldCharType="end"/>
            </w:r>
          </w:hyperlink>
        </w:p>
        <w:p w14:paraId="00942A96" w14:textId="77777777" w:rsidR="00057BC1" w:rsidRPr="00191694" w:rsidRDefault="007E7D64">
          <w:pPr>
            <w:pStyle w:val="TOC1"/>
            <w:tabs>
              <w:tab w:val="right" w:leader="dot" w:pos="9350"/>
            </w:tabs>
            <w:rPr>
              <w:rFonts w:ascii="Times New Roman" w:eastAsiaTheme="minorEastAsia" w:hAnsi="Times New Roman"/>
              <w:noProof/>
              <w:sz w:val="24"/>
              <w:szCs w:val="24"/>
              <w:lang w:val="en-US"/>
            </w:rPr>
          </w:pPr>
          <w:hyperlink w:anchor="_Toc1135175" w:history="1">
            <w:r w:rsidR="00057BC1" w:rsidRPr="00191694">
              <w:rPr>
                <w:rStyle w:val="Hyperlink"/>
                <w:rFonts w:ascii="Times New Roman" w:hAnsi="Times New Roman"/>
                <w:noProof/>
                <w:sz w:val="24"/>
                <w:szCs w:val="24"/>
              </w:rPr>
              <w:t>5.0. Conclusions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_Toc1135175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35</w:t>
            </w:r>
            <w:r w:rsidR="00C95441" w:rsidRPr="00191694">
              <w:rPr>
                <w:rFonts w:ascii="Times New Roman" w:hAnsi="Times New Roman"/>
                <w:noProof/>
                <w:webHidden/>
                <w:sz w:val="24"/>
                <w:szCs w:val="24"/>
              </w:rPr>
              <w:fldChar w:fldCharType="end"/>
            </w:r>
          </w:hyperlink>
        </w:p>
        <w:p w14:paraId="4F3273CA" w14:textId="77777777" w:rsidR="00057BC1" w:rsidRPr="00191694" w:rsidRDefault="007E7D64">
          <w:pPr>
            <w:pStyle w:val="TOC1"/>
            <w:tabs>
              <w:tab w:val="right" w:leader="dot" w:pos="9350"/>
            </w:tabs>
            <w:rPr>
              <w:rFonts w:ascii="Times New Roman" w:eastAsiaTheme="minorEastAsia" w:hAnsi="Times New Roman"/>
              <w:noProof/>
              <w:sz w:val="24"/>
              <w:szCs w:val="24"/>
              <w:lang w:val="en-US"/>
            </w:rPr>
          </w:pPr>
          <w:hyperlink w:anchor="_Toc1135176" w:history="1">
            <w:r w:rsidR="00057BC1" w:rsidRPr="00191694">
              <w:rPr>
                <w:rStyle w:val="Hyperlink"/>
                <w:rFonts w:ascii="Times New Roman" w:hAnsi="Times New Roman"/>
                <w:noProof/>
                <w:sz w:val="24"/>
                <w:szCs w:val="24"/>
              </w:rPr>
              <w:t>6.0.  Recommendations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_Toc1135176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36</w:t>
            </w:r>
            <w:r w:rsidR="00C95441" w:rsidRPr="00191694">
              <w:rPr>
                <w:rFonts w:ascii="Times New Roman" w:hAnsi="Times New Roman"/>
                <w:noProof/>
                <w:webHidden/>
                <w:sz w:val="24"/>
                <w:szCs w:val="24"/>
              </w:rPr>
              <w:fldChar w:fldCharType="end"/>
            </w:r>
          </w:hyperlink>
        </w:p>
        <w:p w14:paraId="5D90E82B" w14:textId="77777777" w:rsidR="00057BC1" w:rsidRPr="00191694" w:rsidRDefault="007E7D64">
          <w:pPr>
            <w:pStyle w:val="TOC1"/>
            <w:tabs>
              <w:tab w:val="right" w:leader="dot" w:pos="9350"/>
            </w:tabs>
            <w:rPr>
              <w:rFonts w:ascii="Times New Roman" w:eastAsiaTheme="minorEastAsia" w:hAnsi="Times New Roman"/>
              <w:noProof/>
              <w:sz w:val="24"/>
              <w:szCs w:val="24"/>
              <w:lang w:val="en-US"/>
            </w:rPr>
          </w:pPr>
          <w:hyperlink w:anchor="_Toc1135177" w:history="1">
            <w:r w:rsidR="00057BC1" w:rsidRPr="00191694">
              <w:rPr>
                <w:rStyle w:val="Hyperlink"/>
                <w:rFonts w:ascii="Times New Roman" w:hAnsi="Times New Roman"/>
                <w:noProof/>
                <w:sz w:val="24"/>
                <w:szCs w:val="24"/>
              </w:rPr>
              <w:t>References</w:t>
            </w:r>
            <w:r w:rsidR="00057BC1" w:rsidRPr="00191694">
              <w:rPr>
                <w:rFonts w:ascii="Times New Roman" w:hAnsi="Times New Roman"/>
                <w:noProof/>
                <w:webHidden/>
                <w:sz w:val="24"/>
                <w:szCs w:val="24"/>
              </w:rPr>
              <w:tab/>
            </w:r>
            <w:r w:rsidR="00C95441" w:rsidRPr="00191694">
              <w:rPr>
                <w:rFonts w:ascii="Times New Roman" w:hAnsi="Times New Roman"/>
                <w:noProof/>
                <w:webHidden/>
                <w:sz w:val="24"/>
                <w:szCs w:val="24"/>
              </w:rPr>
              <w:fldChar w:fldCharType="begin"/>
            </w:r>
            <w:r w:rsidR="00057BC1" w:rsidRPr="00191694">
              <w:rPr>
                <w:rFonts w:ascii="Times New Roman" w:hAnsi="Times New Roman"/>
                <w:noProof/>
                <w:webHidden/>
                <w:sz w:val="24"/>
                <w:szCs w:val="24"/>
              </w:rPr>
              <w:instrText xml:space="preserve"> PAGEREF _Toc1135177 \h </w:instrText>
            </w:r>
            <w:r w:rsidR="00C95441" w:rsidRPr="00191694">
              <w:rPr>
                <w:rFonts w:ascii="Times New Roman" w:hAnsi="Times New Roman"/>
                <w:noProof/>
                <w:webHidden/>
                <w:sz w:val="24"/>
                <w:szCs w:val="24"/>
              </w:rPr>
            </w:r>
            <w:r w:rsidR="00C95441" w:rsidRPr="00191694">
              <w:rPr>
                <w:rFonts w:ascii="Times New Roman" w:hAnsi="Times New Roman"/>
                <w:noProof/>
                <w:webHidden/>
                <w:sz w:val="24"/>
                <w:szCs w:val="24"/>
              </w:rPr>
              <w:fldChar w:fldCharType="separate"/>
            </w:r>
            <w:r w:rsidR="00057BC1" w:rsidRPr="00191694">
              <w:rPr>
                <w:rFonts w:ascii="Times New Roman" w:hAnsi="Times New Roman"/>
                <w:noProof/>
                <w:webHidden/>
                <w:sz w:val="24"/>
                <w:szCs w:val="24"/>
              </w:rPr>
              <w:t>37</w:t>
            </w:r>
            <w:r w:rsidR="00C95441" w:rsidRPr="00191694">
              <w:rPr>
                <w:rFonts w:ascii="Times New Roman" w:hAnsi="Times New Roman"/>
                <w:noProof/>
                <w:webHidden/>
                <w:sz w:val="24"/>
                <w:szCs w:val="24"/>
              </w:rPr>
              <w:fldChar w:fldCharType="end"/>
            </w:r>
          </w:hyperlink>
        </w:p>
        <w:p w14:paraId="1B27B27C" w14:textId="77777777" w:rsidR="00746D3E" w:rsidRPr="00191694" w:rsidRDefault="00C95441" w:rsidP="009C51E0">
          <w:pPr>
            <w:spacing w:line="276" w:lineRule="auto"/>
            <w:rPr>
              <w:rFonts w:ascii="Times New Roman" w:hAnsi="Times New Roman" w:cs="Times New Roman"/>
              <w:sz w:val="24"/>
              <w:szCs w:val="24"/>
            </w:rPr>
          </w:pPr>
          <w:r w:rsidRPr="00191694">
            <w:rPr>
              <w:rFonts w:ascii="Times New Roman" w:hAnsi="Times New Roman" w:cs="Times New Roman"/>
              <w:b/>
              <w:bCs/>
              <w:noProof/>
              <w:sz w:val="24"/>
              <w:szCs w:val="24"/>
            </w:rPr>
            <w:fldChar w:fldCharType="end"/>
          </w:r>
        </w:p>
      </w:sdtContent>
    </w:sdt>
    <w:p w14:paraId="5CF6F1FF" w14:textId="77777777" w:rsidR="007455EB" w:rsidRPr="00191694" w:rsidRDefault="007455EB" w:rsidP="009C51E0">
      <w:pPr>
        <w:spacing w:line="276" w:lineRule="auto"/>
        <w:jc w:val="both"/>
        <w:rPr>
          <w:rFonts w:ascii="Times New Roman" w:hAnsi="Times New Roman" w:cs="Times New Roman"/>
          <w:b/>
          <w:sz w:val="24"/>
          <w:szCs w:val="24"/>
          <w:lang w:val="en-US"/>
        </w:rPr>
      </w:pPr>
    </w:p>
    <w:p w14:paraId="08AEB143" w14:textId="77777777" w:rsidR="007455EB" w:rsidRPr="00191694" w:rsidRDefault="007455EB" w:rsidP="009C51E0">
      <w:pPr>
        <w:spacing w:line="276" w:lineRule="auto"/>
        <w:jc w:val="both"/>
        <w:rPr>
          <w:rFonts w:ascii="Times New Roman" w:hAnsi="Times New Roman" w:cs="Times New Roman"/>
          <w:b/>
          <w:sz w:val="24"/>
          <w:szCs w:val="24"/>
          <w:lang w:val="en-US"/>
        </w:rPr>
      </w:pPr>
    </w:p>
    <w:p w14:paraId="30D300DA" w14:textId="77777777" w:rsidR="007455EB" w:rsidRPr="00191694" w:rsidRDefault="007455EB" w:rsidP="009C51E0">
      <w:pPr>
        <w:spacing w:line="276" w:lineRule="auto"/>
        <w:jc w:val="both"/>
        <w:rPr>
          <w:rFonts w:ascii="Times New Roman" w:hAnsi="Times New Roman" w:cs="Times New Roman"/>
          <w:b/>
          <w:sz w:val="24"/>
          <w:szCs w:val="24"/>
          <w:lang w:val="en-US"/>
        </w:rPr>
      </w:pPr>
    </w:p>
    <w:p w14:paraId="29D476CD" w14:textId="77777777" w:rsidR="0026533F" w:rsidRPr="00191694" w:rsidRDefault="0026533F" w:rsidP="009C51E0">
      <w:pPr>
        <w:spacing w:line="276" w:lineRule="auto"/>
        <w:jc w:val="both"/>
        <w:rPr>
          <w:rFonts w:ascii="Times New Roman" w:hAnsi="Times New Roman" w:cs="Times New Roman"/>
          <w:b/>
          <w:sz w:val="24"/>
          <w:szCs w:val="24"/>
          <w:lang w:val="en-US"/>
        </w:rPr>
      </w:pPr>
    </w:p>
    <w:p w14:paraId="56DE5483" w14:textId="77777777" w:rsidR="00E01D74" w:rsidRPr="00191694" w:rsidRDefault="005A70F0" w:rsidP="009C51E0">
      <w:pPr>
        <w:pStyle w:val="Heading1"/>
        <w:spacing w:line="276" w:lineRule="auto"/>
        <w:rPr>
          <w:rFonts w:ascii="Times New Roman" w:hAnsi="Times New Roman" w:cs="Times New Roman"/>
        </w:rPr>
      </w:pPr>
      <w:bookmarkStart w:id="3" w:name="_Toc1135128"/>
      <w:r w:rsidRPr="00191694">
        <w:rPr>
          <w:rFonts w:ascii="Times New Roman" w:hAnsi="Times New Roman" w:cs="Times New Roman"/>
        </w:rPr>
        <w:lastRenderedPageBreak/>
        <w:t>Background</w:t>
      </w:r>
      <w:bookmarkEnd w:id="3"/>
    </w:p>
    <w:p w14:paraId="2A5D0EB7" w14:textId="77777777" w:rsidR="00435AF1" w:rsidRPr="00191694" w:rsidRDefault="0016465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rPr>
        <w:t xml:space="preserve">Hepatitis B Virus (HBV) is classified in the family </w:t>
      </w:r>
      <w:r w:rsidRPr="00191694">
        <w:rPr>
          <w:rFonts w:ascii="Times New Roman" w:hAnsi="Times New Roman" w:cs="Times New Roman"/>
          <w:i/>
          <w:iCs/>
          <w:sz w:val="24"/>
          <w:szCs w:val="24"/>
        </w:rPr>
        <w:t>Hepadnaviridae</w:t>
      </w:r>
      <w:r w:rsidRPr="00191694">
        <w:rPr>
          <w:rFonts w:ascii="Times New Roman" w:hAnsi="Times New Roman" w:cs="Times New Roman"/>
          <w:sz w:val="24"/>
          <w:szCs w:val="24"/>
        </w:rPr>
        <w:t xml:space="preserve"> genus </w:t>
      </w:r>
      <w:r w:rsidRPr="00191694">
        <w:rPr>
          <w:rFonts w:ascii="Times New Roman" w:hAnsi="Times New Roman" w:cs="Times New Roman"/>
          <w:i/>
          <w:iCs/>
          <w:sz w:val="24"/>
          <w:szCs w:val="24"/>
        </w:rPr>
        <w:t>Orthohepadnavirus</w:t>
      </w:r>
      <w:r w:rsidRPr="00191694">
        <w:rPr>
          <w:rFonts w:ascii="Times New Roman" w:hAnsi="Times New Roman" w:cs="Times New Roman"/>
          <w:sz w:val="24"/>
          <w:szCs w:val="24"/>
        </w:rPr>
        <w:t xml:space="preserve">, with eight genotypes but one serotype </w:t>
      </w:r>
      <w:r w:rsidR="00C95441" w:rsidRPr="00191694">
        <w:rPr>
          <w:rFonts w:ascii="Times New Roman" w:hAnsi="Times New Roman" w:cs="Times New Roman"/>
          <w:sz w:val="24"/>
          <w:szCs w:val="24"/>
        </w:rPr>
        <w:fldChar w:fldCharType="begin"/>
      </w:r>
      <w:r w:rsidR="00DF027B" w:rsidRPr="00191694">
        <w:rPr>
          <w:rFonts w:ascii="Times New Roman" w:hAnsi="Times New Roman" w:cs="Times New Roman"/>
          <w:sz w:val="24"/>
          <w:szCs w:val="24"/>
        </w:rPr>
        <w:instrText xml:space="preserve"> ADDIN EN.CITE &lt;EndNote&gt;&lt;Cite&gt;&lt;Author&gt;Lok&lt;/Author&gt;&lt;Year&gt;2009&lt;/Year&gt;&lt;RecNum&gt;27&lt;/RecNum&gt;&lt;DisplayText&gt;(Lok &amp;amp; McMahon, 2009)&lt;/DisplayText&gt;&lt;record&gt;&lt;rec-number&gt;27&lt;/rec-number&gt;&lt;foreign-keys&gt;&lt;key app="EN" db-id="stat0erzmx9rwoe99fppdr9bpr2rw0w92zes"&gt;27&lt;/key&gt;&lt;/foreign-keys&gt;&lt;ref-type name="Journal Article"&gt;17&lt;/ref-type&gt;&lt;contributors&gt;&lt;authors&gt;&lt;author&gt;Lok, Anna SF&lt;/author&gt;&lt;author&gt;McMahon, Brian J&lt;/author&gt;&lt;/authors&gt;&lt;/contributors&gt;&lt;titles&gt;&lt;title&gt;Chronic hepatitis B: update 2009&lt;/title&gt;&lt;secondary-title&gt;Hepatology&lt;/secondary-title&gt;&lt;/titles&gt;&lt;periodical&gt;&lt;full-title&gt;Hepatology&lt;/full-title&gt;&lt;/periodical&gt;&lt;pages&gt;661-662&lt;/pages&gt;&lt;volume&gt;50&lt;/volume&gt;&lt;number&gt;3&lt;/number&gt;&lt;dates&gt;&lt;year&gt;2009&lt;/year&gt;&lt;/dates&gt;&lt;isbn&gt;1527-3350&lt;/isbn&gt;&lt;urls&gt;&lt;/urls&gt;&lt;/record&gt;&lt;/Cite&gt;&lt;/EndNote&gt;</w:instrText>
      </w:r>
      <w:r w:rsidR="00C95441" w:rsidRPr="00191694">
        <w:rPr>
          <w:rFonts w:ascii="Times New Roman" w:hAnsi="Times New Roman" w:cs="Times New Roman"/>
          <w:sz w:val="24"/>
          <w:szCs w:val="24"/>
        </w:rPr>
        <w:fldChar w:fldCharType="separate"/>
      </w:r>
      <w:r w:rsidR="00DF027B" w:rsidRPr="00191694">
        <w:rPr>
          <w:rFonts w:ascii="Times New Roman" w:hAnsi="Times New Roman" w:cs="Times New Roman"/>
          <w:noProof/>
          <w:sz w:val="24"/>
          <w:szCs w:val="24"/>
        </w:rPr>
        <w:t>(</w:t>
      </w:r>
      <w:hyperlink w:anchor="_ENREF_7" w:tooltip="Lok, 2009 #27" w:history="1">
        <w:r w:rsidR="00067020" w:rsidRPr="00191694">
          <w:rPr>
            <w:rFonts w:ascii="Times New Roman" w:hAnsi="Times New Roman" w:cs="Times New Roman"/>
            <w:noProof/>
            <w:sz w:val="24"/>
            <w:szCs w:val="24"/>
          </w:rPr>
          <w:t>Lok &amp; McMahon, 2009</w:t>
        </w:r>
      </w:hyperlink>
      <w:r w:rsidR="00DF027B" w:rsidRPr="00191694">
        <w:rPr>
          <w:rFonts w:ascii="Times New Roman" w:hAnsi="Times New Roman" w:cs="Times New Roman"/>
          <w:noProof/>
          <w:sz w:val="24"/>
          <w:szCs w:val="24"/>
        </w:rPr>
        <w:t>)</w:t>
      </w:r>
      <w:r w:rsidR="00C95441" w:rsidRPr="00191694">
        <w:rPr>
          <w:rFonts w:ascii="Times New Roman" w:hAnsi="Times New Roman" w:cs="Times New Roman"/>
          <w:sz w:val="24"/>
          <w:szCs w:val="24"/>
        </w:rPr>
        <w:fldChar w:fldCharType="end"/>
      </w:r>
      <w:r w:rsidRPr="00191694">
        <w:rPr>
          <w:rFonts w:ascii="Times New Roman" w:hAnsi="Times New Roman" w:cs="Times New Roman"/>
          <w:sz w:val="24"/>
          <w:szCs w:val="24"/>
        </w:rPr>
        <w:t>.</w:t>
      </w:r>
      <w:r w:rsidRPr="00191694">
        <w:rPr>
          <w:rFonts w:ascii="Times New Roman" w:hAnsi="Times New Roman" w:cs="Times New Roman"/>
          <w:sz w:val="24"/>
          <w:szCs w:val="24"/>
          <w:lang w:val="en-US"/>
        </w:rPr>
        <w:t xml:space="preserve"> </w:t>
      </w:r>
      <w:r w:rsidR="00370898" w:rsidRPr="00191694">
        <w:rPr>
          <w:rFonts w:ascii="Times New Roman" w:hAnsi="Times New Roman" w:cs="Times New Roman"/>
          <w:sz w:val="24"/>
          <w:szCs w:val="24"/>
          <w:lang w:val="en-US"/>
        </w:rPr>
        <w:t>Hepatitis B is a viral infection spread through</w:t>
      </w:r>
      <w:r w:rsidR="00544FA2" w:rsidRPr="00191694">
        <w:rPr>
          <w:rFonts w:ascii="Times New Roman" w:hAnsi="Times New Roman" w:cs="Times New Roman"/>
          <w:sz w:val="24"/>
          <w:szCs w:val="24"/>
          <w:lang w:val="en-US"/>
        </w:rPr>
        <w:t xml:space="preserve"> contact with</w:t>
      </w:r>
      <w:r w:rsidR="00370898" w:rsidRPr="00191694">
        <w:rPr>
          <w:rFonts w:ascii="Times New Roman" w:hAnsi="Times New Roman" w:cs="Times New Roman"/>
          <w:sz w:val="24"/>
          <w:szCs w:val="24"/>
          <w:lang w:val="en-US"/>
        </w:rPr>
        <w:t xml:space="preserve"> inf</w:t>
      </w:r>
      <w:r w:rsidR="00544FA2" w:rsidRPr="00191694">
        <w:rPr>
          <w:rFonts w:ascii="Times New Roman" w:hAnsi="Times New Roman" w:cs="Times New Roman"/>
          <w:sz w:val="24"/>
          <w:szCs w:val="24"/>
          <w:lang w:val="en-US"/>
        </w:rPr>
        <w:t xml:space="preserve">ected blood or body-fluids </w:t>
      </w:r>
      <w:r w:rsidR="00624A9D" w:rsidRPr="00191694">
        <w:rPr>
          <w:rFonts w:ascii="Times New Roman" w:hAnsi="Times New Roman" w:cs="Times New Roman"/>
          <w:sz w:val="24"/>
          <w:szCs w:val="24"/>
          <w:lang w:val="en-US"/>
        </w:rPr>
        <w:t>during delivery</w:t>
      </w:r>
      <w:r w:rsidR="002E65F8" w:rsidRPr="00191694">
        <w:rPr>
          <w:rFonts w:ascii="Times New Roman" w:hAnsi="Times New Roman" w:cs="Times New Roman"/>
          <w:sz w:val="24"/>
          <w:szCs w:val="24"/>
          <w:lang w:val="en-US"/>
        </w:rPr>
        <w:t xml:space="preserve"> or sexual intercourse</w:t>
      </w:r>
      <w:r w:rsidR="00624A9D" w:rsidRPr="00191694">
        <w:rPr>
          <w:rFonts w:ascii="Times New Roman" w:hAnsi="Times New Roman" w:cs="Times New Roman"/>
          <w:sz w:val="24"/>
          <w:szCs w:val="24"/>
          <w:lang w:val="en-US"/>
        </w:rPr>
        <w:t xml:space="preserve">, through </w:t>
      </w:r>
      <w:r w:rsidR="00074718" w:rsidRPr="00191694">
        <w:rPr>
          <w:rFonts w:ascii="Times New Roman" w:hAnsi="Times New Roman" w:cs="Times New Roman"/>
          <w:sz w:val="24"/>
          <w:szCs w:val="24"/>
          <w:lang w:val="en-US"/>
        </w:rPr>
        <w:t xml:space="preserve">sharing needles </w:t>
      </w:r>
      <w:r w:rsidR="002E65F8" w:rsidRPr="00191694">
        <w:rPr>
          <w:rFonts w:ascii="Times New Roman" w:hAnsi="Times New Roman" w:cs="Times New Roman"/>
          <w:sz w:val="24"/>
          <w:szCs w:val="24"/>
          <w:lang w:val="en-US"/>
        </w:rPr>
        <w:t>or use of same sharp objects like in ma</w:t>
      </w:r>
      <w:r w:rsidR="00786EEC" w:rsidRPr="00191694">
        <w:rPr>
          <w:rFonts w:ascii="Times New Roman" w:hAnsi="Times New Roman" w:cs="Times New Roman"/>
          <w:sz w:val="24"/>
          <w:szCs w:val="24"/>
          <w:lang w:val="en-US"/>
        </w:rPr>
        <w:t>ss traditional circumcision</w:t>
      </w:r>
      <w:r w:rsidR="00624A9D" w:rsidRPr="00191694">
        <w:rPr>
          <w:rFonts w:ascii="Times New Roman" w:hAnsi="Times New Roman" w:cs="Times New Roman"/>
          <w:sz w:val="24"/>
          <w:szCs w:val="24"/>
          <w:lang w:val="en-US"/>
        </w:rPr>
        <w:t xml:space="preserve">. </w:t>
      </w:r>
      <w:r w:rsidR="005B32E3" w:rsidRPr="00191694">
        <w:rPr>
          <w:rFonts w:ascii="Times New Roman" w:hAnsi="Times New Roman" w:cs="Times New Roman"/>
          <w:sz w:val="24"/>
          <w:szCs w:val="24"/>
          <w:lang w:val="en-US"/>
        </w:rPr>
        <w:t>Acute infection – with or without symptoms – may resolve spontaneously or</w:t>
      </w:r>
      <w:r w:rsidR="00485151" w:rsidRPr="00191694">
        <w:rPr>
          <w:rFonts w:ascii="Times New Roman" w:hAnsi="Times New Roman" w:cs="Times New Roman"/>
          <w:sz w:val="24"/>
          <w:szCs w:val="24"/>
          <w:lang w:val="en-US"/>
        </w:rPr>
        <w:t xml:space="preserve"> undertake a </w:t>
      </w:r>
      <w:r w:rsidR="00624A9D" w:rsidRPr="00191694">
        <w:rPr>
          <w:rFonts w:ascii="Times New Roman" w:hAnsi="Times New Roman" w:cs="Times New Roman"/>
          <w:sz w:val="24"/>
          <w:szCs w:val="24"/>
          <w:lang w:val="en-US"/>
        </w:rPr>
        <w:t>chronic</w:t>
      </w:r>
      <w:r w:rsidR="00485151" w:rsidRPr="00191694">
        <w:rPr>
          <w:rFonts w:ascii="Times New Roman" w:hAnsi="Times New Roman" w:cs="Times New Roman"/>
          <w:sz w:val="24"/>
          <w:szCs w:val="24"/>
          <w:lang w:val="en-US"/>
        </w:rPr>
        <w:t xml:space="preserve"> phase</w:t>
      </w:r>
      <w:r w:rsidR="00624A9D" w:rsidRPr="00191694">
        <w:rPr>
          <w:rFonts w:ascii="Times New Roman" w:hAnsi="Times New Roman" w:cs="Times New Roman"/>
          <w:sz w:val="24"/>
          <w:szCs w:val="24"/>
          <w:lang w:val="en-US"/>
        </w:rPr>
        <w:t xml:space="preserve">. Infants are more likely to develop chronic infections more than adults </w:t>
      </w:r>
      <w:r w:rsidR="00C95441" w:rsidRPr="00191694">
        <w:rPr>
          <w:rFonts w:ascii="Times New Roman" w:hAnsi="Times New Roman" w:cs="Times New Roman"/>
          <w:sz w:val="24"/>
          <w:szCs w:val="24"/>
          <w:lang w:val="en-US"/>
        </w:rPr>
        <w:fldChar w:fldCharType="begin"/>
      </w:r>
      <w:r w:rsidR="00DF027B" w:rsidRPr="00191694">
        <w:rPr>
          <w:rFonts w:ascii="Times New Roman" w:hAnsi="Times New Roman" w:cs="Times New Roman"/>
          <w:sz w:val="24"/>
          <w:szCs w:val="24"/>
          <w:lang w:val="en-US"/>
        </w:rPr>
        <w:instrText xml:space="preserve"> ADDIN EN.CITE &lt;EndNote&gt;&lt;Cite&gt;&lt;Author&gt;CDC&lt;/Author&gt;&lt;Year&gt;2015&lt;/Year&gt;&lt;RecNum&gt;24&lt;/RecNum&gt;&lt;DisplayText&gt;(CDC, 2015)&lt;/DisplayText&gt;&lt;record&gt;&lt;rec-number&gt;24&lt;/rec-number&gt;&lt;foreign-keys&gt;&lt;key app="EN" db-id="stat0erzmx9rwoe99fppdr9bpr2rw0w92zes"&gt;24&lt;/key&gt;&lt;/foreign-keys&gt;&lt;ref-type name="Web Page"&gt;12&lt;/ref-type&gt;&lt;contributors&gt;&lt;authors&gt;&lt;author&gt;CDC &lt;/author&gt;&lt;/authors&gt;&lt;/contributors&gt;&lt;titles&gt;&lt;title&gt;Hepatitis B Information&lt;/title&gt;&lt;/titles&gt;&lt;volume&gt;2018&lt;/volume&gt;&lt;number&gt;22nd March &lt;/number&gt;&lt;dates&gt;&lt;year&gt;2015&lt;/year&gt;&lt;pub-dates&gt;&lt;date&gt;March 2015&lt;/date&gt;&lt;/pub-dates&gt;&lt;/dates&gt;&lt;urls&gt;&lt;related-urls&gt;&lt;url&gt;https://www.cdc.gov/hepatitis/hbv/index.htm&lt;/url&gt;&lt;/related-urls&gt;&lt;/urls&gt;&lt;/record&gt;&lt;/Cite&gt;&lt;/EndNote&gt;</w:instrText>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1" w:tooltip="CDC, 2015 #24" w:history="1">
        <w:r w:rsidR="00067020" w:rsidRPr="00191694">
          <w:rPr>
            <w:rFonts w:ascii="Times New Roman" w:hAnsi="Times New Roman" w:cs="Times New Roman"/>
            <w:noProof/>
            <w:sz w:val="24"/>
            <w:szCs w:val="24"/>
            <w:lang w:val="en-US"/>
          </w:rPr>
          <w:t>CDC, 2015</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00624A9D" w:rsidRPr="00191694">
        <w:rPr>
          <w:rFonts w:ascii="Times New Roman" w:hAnsi="Times New Roman" w:cs="Times New Roman"/>
          <w:sz w:val="24"/>
          <w:szCs w:val="24"/>
          <w:lang w:val="en-US"/>
        </w:rPr>
        <w:t xml:space="preserve">. </w:t>
      </w:r>
      <w:r w:rsidR="00074718" w:rsidRPr="00191694">
        <w:rPr>
          <w:rFonts w:ascii="Times New Roman" w:hAnsi="Times New Roman" w:cs="Times New Roman"/>
          <w:sz w:val="24"/>
          <w:szCs w:val="24"/>
          <w:lang w:val="en-US"/>
        </w:rPr>
        <w:t xml:space="preserve">The </w:t>
      </w:r>
      <w:r w:rsidR="00786EEC" w:rsidRPr="00191694">
        <w:rPr>
          <w:rFonts w:ascii="Times New Roman" w:hAnsi="Times New Roman" w:cs="Times New Roman"/>
          <w:sz w:val="24"/>
          <w:szCs w:val="24"/>
          <w:lang w:val="en-US"/>
        </w:rPr>
        <w:t xml:space="preserve">average </w:t>
      </w:r>
      <w:r w:rsidR="00074718" w:rsidRPr="00191694">
        <w:rPr>
          <w:rFonts w:ascii="Times New Roman" w:hAnsi="Times New Roman" w:cs="Times New Roman"/>
          <w:sz w:val="24"/>
          <w:szCs w:val="24"/>
          <w:lang w:val="en-US"/>
        </w:rPr>
        <w:t xml:space="preserve">incubation period is 90 days with a range of 60 to 150 days </w:t>
      </w:r>
      <w:r w:rsidR="00C95441" w:rsidRPr="00191694">
        <w:rPr>
          <w:rFonts w:ascii="Times New Roman" w:hAnsi="Times New Roman" w:cs="Times New Roman"/>
          <w:sz w:val="24"/>
          <w:szCs w:val="24"/>
          <w:lang w:val="en-US"/>
        </w:rPr>
        <w:fldChar w:fldCharType="begin"/>
      </w:r>
      <w:r w:rsidR="00DF027B" w:rsidRPr="00191694">
        <w:rPr>
          <w:rFonts w:ascii="Times New Roman" w:hAnsi="Times New Roman" w:cs="Times New Roman"/>
          <w:sz w:val="24"/>
          <w:szCs w:val="24"/>
          <w:lang w:val="en-US"/>
        </w:rPr>
        <w:instrText xml:space="preserve"> ADDIN EN.CITE &lt;EndNote&gt;&lt;Cite&gt;&lt;Author&gt;CDC&lt;/Author&gt;&lt;Year&gt;2015&lt;/Year&gt;&lt;RecNum&gt;24&lt;/RecNum&gt;&lt;DisplayText&gt;(CDC, 2015)&lt;/DisplayText&gt;&lt;record&gt;&lt;rec-number&gt;24&lt;/rec-number&gt;&lt;foreign-keys&gt;&lt;key app="EN" db-id="stat0erzmx9rwoe99fppdr9bpr2rw0w92zes"&gt;24&lt;/key&gt;&lt;/foreign-keys&gt;&lt;ref-type name="Web Page"&gt;12&lt;/ref-type&gt;&lt;contributors&gt;&lt;authors&gt;&lt;author&gt;CDC &lt;/author&gt;&lt;/authors&gt;&lt;/contributors&gt;&lt;titles&gt;&lt;title&gt;Hepatitis B Information&lt;/title&gt;&lt;/titles&gt;&lt;volume&gt;2018&lt;/volume&gt;&lt;number&gt;22nd March &lt;/number&gt;&lt;dates&gt;&lt;year&gt;2015&lt;/year&gt;&lt;pub-dates&gt;&lt;date&gt;March 2015&lt;/date&gt;&lt;/pub-dates&gt;&lt;/dates&gt;&lt;urls&gt;&lt;related-urls&gt;&lt;url&gt;https://www.cdc.gov/hepatitis/hbv/index.htm&lt;/url&gt;&lt;/related-urls&gt;&lt;/urls&gt;&lt;/record&gt;&lt;/Cite&gt;&lt;/EndNote&gt;</w:instrText>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1" w:tooltip="CDC, 2015 #24" w:history="1">
        <w:r w:rsidR="00067020" w:rsidRPr="00191694">
          <w:rPr>
            <w:rFonts w:ascii="Times New Roman" w:hAnsi="Times New Roman" w:cs="Times New Roman"/>
            <w:noProof/>
            <w:sz w:val="24"/>
            <w:szCs w:val="24"/>
            <w:lang w:val="en-US"/>
          </w:rPr>
          <w:t>CDC, 2015</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00544FA2" w:rsidRPr="00191694">
        <w:rPr>
          <w:rFonts w:ascii="Times New Roman" w:hAnsi="Times New Roman" w:cs="Times New Roman"/>
          <w:sz w:val="24"/>
          <w:szCs w:val="24"/>
          <w:lang w:val="en-US"/>
        </w:rPr>
        <w:t xml:space="preserve">  although shorter incubation periods have been documented </w:t>
      </w:r>
      <w:r w:rsidR="00C95441" w:rsidRPr="00191694">
        <w:rPr>
          <w:rFonts w:ascii="Times New Roman" w:hAnsi="Times New Roman" w:cs="Times New Roman"/>
          <w:sz w:val="24"/>
          <w:szCs w:val="24"/>
          <w:lang w:val="en-US"/>
        </w:rPr>
        <w:fldChar w:fldCharType="begin"/>
      </w:r>
      <w:r w:rsidR="00DF027B" w:rsidRPr="00191694">
        <w:rPr>
          <w:rFonts w:ascii="Times New Roman" w:hAnsi="Times New Roman" w:cs="Times New Roman"/>
          <w:sz w:val="24"/>
          <w:szCs w:val="24"/>
          <w:lang w:val="en-US"/>
        </w:rPr>
        <w:instrText xml:space="preserve"> ADDIN EN.CITE &lt;EndNote&gt;&lt;Cite&gt;&lt;Author&gt;Webster&lt;/Author&gt;&lt;Year&gt;2000&lt;/Year&gt;&lt;RecNum&gt;25&lt;/RecNum&gt;&lt;DisplayText&gt;(Webster et al., 2000; WHO, 2017)&lt;/DisplayText&gt;&lt;record&gt;&lt;rec-number&gt;25&lt;/rec-number&gt;&lt;foreign-keys&gt;&lt;key app="EN" db-id="stat0erzmx9rwoe99fppdr9bpr2rw0w92zes"&gt;25&lt;/key&gt;&lt;/foreign-keys&gt;&lt;ref-type name="Journal Article"&gt;17&lt;/ref-type&gt;&lt;contributors&gt;&lt;authors&gt;&lt;author&gt;Webster, George JM&lt;/author&gt;&lt;author&gt;Reignat, Stephanie&lt;/author&gt;&lt;author&gt;Maini, Mala K&lt;/author&gt;&lt;author&gt;Whalley, Simon A&lt;/author&gt;&lt;author&gt;Ogg, Graham S&lt;/author&gt;&lt;author&gt;King, Abigail&lt;/author&gt;&lt;author&gt;Brown, David&lt;/author&gt;&lt;author&gt;Amlot, Peter L&lt;/author&gt;&lt;author&gt;Williams, Roger&lt;/author&gt;&lt;author&gt;Vergani, Diego&lt;/author&gt;&lt;/authors&gt;&lt;/contributors&gt;&lt;titles&gt;&lt;title&gt;Incubation phase of acute hepatitis B in man: dynamic of cellular immune mechanisms&lt;/title&gt;&lt;secondary-title&gt;Hepatology&lt;/secondary-title&gt;&lt;/titles&gt;&lt;periodical&gt;&lt;full-title&gt;Hepatology&lt;/full-title&gt;&lt;/periodical&gt;&lt;pages&gt;1117-1124&lt;/pages&gt;&lt;volume&gt;32&lt;/volume&gt;&lt;number&gt;5&lt;/number&gt;&lt;dates&gt;&lt;year&gt;2000&lt;/year&gt;&lt;/dates&gt;&lt;isbn&gt;1527-3350&lt;/isbn&gt;&lt;urls&gt;&lt;/urls&gt;&lt;/record&gt;&lt;/Cite&gt;&lt;Cite&gt;&lt;Author&gt;WHO&lt;/Author&gt;&lt;Year&gt;2017&lt;/Year&gt;&lt;RecNum&gt;26&lt;/RecNum&gt;&lt;record&gt;&lt;rec-number&gt;26&lt;/rec-number&gt;&lt;foreign-keys&gt;&lt;key app="EN" db-id="stat0erzmx9rwoe99fppdr9bpr2rw0w92zes"&gt;26&lt;/key&gt;&lt;/foreign-keys&gt;&lt;ref-type name="Web Page"&gt;12&lt;/ref-type&gt;&lt;contributors&gt;&lt;authors&gt;&lt;author&gt;WHO&lt;/author&gt;&lt;/authors&gt;&lt;/contributors&gt;&lt;titles&gt;&lt;title&gt;World Health Organization: Hepatitis B&lt;/title&gt;&lt;/titles&gt;&lt;volume&gt;2018&lt;/volume&gt;&lt;number&gt;18th February 2018&lt;/number&gt;&lt;dates&gt;&lt;year&gt;2017&lt;/year&gt;&lt;pub-dates&gt;&lt;date&gt;July 2017&lt;/date&gt;&lt;/pub-dates&gt;&lt;/dates&gt;&lt;urls&gt;&lt;related-urls&gt;&lt;url&gt;http://www.who.int/mediacentre/factsheets/fs204/en/&lt;/url&gt;&lt;/related-urls&gt;&lt;/urls&gt;&lt;/record&gt;&lt;/Cite&gt;&lt;/EndNote&gt;</w:instrText>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9" w:tooltip="Webster, 2000 #25" w:history="1">
        <w:r w:rsidR="00067020" w:rsidRPr="00191694">
          <w:rPr>
            <w:rFonts w:ascii="Times New Roman" w:hAnsi="Times New Roman" w:cs="Times New Roman"/>
            <w:noProof/>
            <w:sz w:val="24"/>
            <w:szCs w:val="24"/>
            <w:lang w:val="en-US"/>
          </w:rPr>
          <w:t>Webster et al., 2000</w:t>
        </w:r>
      </w:hyperlink>
      <w:r w:rsidR="00DF027B" w:rsidRPr="00191694">
        <w:rPr>
          <w:rFonts w:ascii="Times New Roman" w:hAnsi="Times New Roman" w:cs="Times New Roman"/>
          <w:noProof/>
          <w:sz w:val="24"/>
          <w:szCs w:val="24"/>
          <w:lang w:val="en-US"/>
        </w:rPr>
        <w:t xml:space="preserve">; </w:t>
      </w:r>
      <w:hyperlink w:anchor="_ENREF_10" w:tooltip="WHO, 2017 #26" w:history="1">
        <w:r w:rsidR="00067020" w:rsidRPr="00191694">
          <w:rPr>
            <w:rFonts w:ascii="Times New Roman" w:hAnsi="Times New Roman" w:cs="Times New Roman"/>
            <w:noProof/>
            <w:sz w:val="24"/>
            <w:szCs w:val="24"/>
            <w:lang w:val="en-US"/>
          </w:rPr>
          <w:t>WHO, 2017</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Pr="00191694">
        <w:rPr>
          <w:rFonts w:ascii="Times New Roman" w:hAnsi="Times New Roman" w:cs="Times New Roman"/>
          <w:sz w:val="24"/>
          <w:szCs w:val="24"/>
          <w:lang w:val="en-US"/>
        </w:rPr>
        <w:t>.</w:t>
      </w:r>
      <w:r w:rsidR="00C87575" w:rsidRPr="00191694">
        <w:rPr>
          <w:rFonts w:ascii="Times New Roman" w:hAnsi="Times New Roman" w:cs="Times New Roman"/>
          <w:sz w:val="24"/>
          <w:szCs w:val="24"/>
          <w:lang w:val="en-US"/>
        </w:rPr>
        <w:t xml:space="preserve"> </w:t>
      </w:r>
      <w:r w:rsidR="00120BF6" w:rsidRPr="00191694">
        <w:rPr>
          <w:rFonts w:ascii="Times New Roman" w:hAnsi="Times New Roman" w:cs="Times New Roman"/>
          <w:sz w:val="24"/>
          <w:szCs w:val="24"/>
          <w:lang w:val="en-US"/>
        </w:rPr>
        <w:t>Approximately 257 million people worldwide are living with HBV infection as evidenced by positive Hepatitis B Surface Antigen (HBsAg) test</w:t>
      </w:r>
      <w:r w:rsidR="00AE334F" w:rsidRPr="00191694">
        <w:rPr>
          <w:rFonts w:ascii="Times New Roman" w:hAnsi="Times New Roman" w:cs="Times New Roman"/>
          <w:sz w:val="24"/>
          <w:szCs w:val="24"/>
          <w:lang w:val="en-US"/>
        </w:rPr>
        <w:t>,</w:t>
      </w:r>
      <w:r w:rsidR="00120BF6" w:rsidRPr="00191694">
        <w:rPr>
          <w:rFonts w:ascii="Times New Roman" w:hAnsi="Times New Roman" w:cs="Times New Roman"/>
          <w:sz w:val="24"/>
          <w:szCs w:val="24"/>
          <w:lang w:val="en-US"/>
        </w:rPr>
        <w:t xml:space="preserve"> and HBV contributed to the death of more than 880,000 people in 2015 </w:t>
      </w:r>
      <w:r w:rsidR="00C95441" w:rsidRPr="00191694">
        <w:rPr>
          <w:rFonts w:ascii="Times New Roman" w:hAnsi="Times New Roman" w:cs="Times New Roman"/>
          <w:sz w:val="24"/>
          <w:szCs w:val="24"/>
          <w:lang w:val="en-US"/>
        </w:rPr>
        <w:fldChar w:fldCharType="begin"/>
      </w:r>
      <w:r w:rsidR="00DF027B" w:rsidRPr="00191694">
        <w:rPr>
          <w:rFonts w:ascii="Times New Roman" w:hAnsi="Times New Roman" w:cs="Times New Roman"/>
          <w:sz w:val="24"/>
          <w:szCs w:val="24"/>
          <w:lang w:val="en-US"/>
        </w:rPr>
        <w:instrText xml:space="preserve"> ADDIN EN.CITE &lt;EndNote&gt;&lt;Cite&gt;&lt;Author&gt;WHO&lt;/Author&gt;&lt;Year&gt;2017&lt;/Year&gt;&lt;RecNum&gt;26&lt;/RecNum&gt;&lt;DisplayText&gt;(WHO, 2017)&lt;/DisplayText&gt;&lt;record&gt;&lt;rec-number&gt;26&lt;/rec-number&gt;&lt;foreign-keys&gt;&lt;key app="EN" db-id="stat0erzmx9rwoe99fppdr9bpr2rw0w92zes"&gt;26&lt;/key&gt;&lt;/foreign-keys&gt;&lt;ref-type name="Web Page"&gt;12&lt;/ref-type&gt;&lt;contributors&gt;&lt;authors&gt;&lt;author&gt;WHO&lt;/author&gt;&lt;/authors&gt;&lt;/contributors&gt;&lt;titles&gt;&lt;title&gt;World Health Organization: Hepatitis B&lt;/title&gt;&lt;/titles&gt;&lt;volume&gt;2018&lt;/volume&gt;&lt;number&gt;18th February 2018&lt;/number&gt;&lt;dates&gt;&lt;year&gt;2017&lt;/year&gt;&lt;pub-dates&gt;&lt;date&gt;July 2017&lt;/date&gt;&lt;/pub-dates&gt;&lt;/dates&gt;&lt;urls&gt;&lt;related-urls&gt;&lt;url&gt;http://www.who.int/mediacentre/factsheets/fs204/en/&lt;/url&gt;&lt;/related-urls&gt;&lt;/urls&gt;&lt;/record&gt;&lt;/Cite&gt;&lt;/EndNote&gt;</w:instrText>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10" w:tooltip="WHO, 2017 #26" w:history="1">
        <w:r w:rsidR="00067020" w:rsidRPr="00191694">
          <w:rPr>
            <w:rFonts w:ascii="Times New Roman" w:hAnsi="Times New Roman" w:cs="Times New Roman"/>
            <w:noProof/>
            <w:sz w:val="24"/>
            <w:szCs w:val="24"/>
            <w:lang w:val="en-US"/>
          </w:rPr>
          <w:t>WHO, 2017</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00120BF6" w:rsidRPr="00191694">
        <w:rPr>
          <w:rFonts w:ascii="Times New Roman" w:hAnsi="Times New Roman" w:cs="Times New Roman"/>
          <w:sz w:val="24"/>
          <w:szCs w:val="24"/>
          <w:lang w:val="en-US"/>
        </w:rPr>
        <w:t xml:space="preserve">. </w:t>
      </w:r>
      <w:r w:rsidRPr="00191694">
        <w:rPr>
          <w:rFonts w:ascii="Times New Roman" w:hAnsi="Times New Roman" w:cs="Times New Roman"/>
          <w:sz w:val="24"/>
          <w:szCs w:val="24"/>
          <w:lang w:val="en-US"/>
        </w:rPr>
        <w:t xml:space="preserve"> </w:t>
      </w:r>
      <w:r w:rsidR="00C87575" w:rsidRPr="00191694">
        <w:rPr>
          <w:rFonts w:ascii="Times New Roman" w:hAnsi="Times New Roman" w:cs="Times New Roman"/>
          <w:sz w:val="24"/>
          <w:szCs w:val="24"/>
        </w:rPr>
        <w:t>Kenya, as classified by the World Health Organization</w:t>
      </w:r>
      <w:r w:rsidR="004B7451" w:rsidRPr="00191694">
        <w:rPr>
          <w:rFonts w:ascii="Times New Roman" w:hAnsi="Times New Roman" w:cs="Times New Roman"/>
          <w:sz w:val="24"/>
          <w:szCs w:val="24"/>
        </w:rPr>
        <w:t>,</w:t>
      </w:r>
      <w:r w:rsidR="00C87575" w:rsidRPr="00191694">
        <w:rPr>
          <w:rFonts w:ascii="Times New Roman" w:hAnsi="Times New Roman" w:cs="Times New Roman"/>
          <w:sz w:val="24"/>
          <w:szCs w:val="24"/>
        </w:rPr>
        <w:t xml:space="preserve"> is a highly endemic area with a prevalence of more than 8%</w:t>
      </w:r>
      <w:r w:rsidR="00C35008" w:rsidRPr="00191694">
        <w:rPr>
          <w:rFonts w:ascii="Times New Roman" w:hAnsi="Times New Roman" w:cs="Times New Roman"/>
          <w:sz w:val="24"/>
          <w:szCs w:val="24"/>
        </w:rPr>
        <w:t xml:space="preserve"> </w:t>
      </w:r>
      <w:r w:rsidR="00C95441" w:rsidRPr="00191694">
        <w:rPr>
          <w:rFonts w:ascii="Times New Roman" w:hAnsi="Times New Roman" w:cs="Times New Roman"/>
          <w:sz w:val="24"/>
          <w:szCs w:val="24"/>
        </w:rPr>
        <w:fldChar w:fldCharType="begin"/>
      </w:r>
      <w:r w:rsidR="00C35008" w:rsidRPr="00191694">
        <w:rPr>
          <w:rFonts w:ascii="Times New Roman" w:hAnsi="Times New Roman" w:cs="Times New Roman"/>
          <w:sz w:val="24"/>
          <w:szCs w:val="24"/>
        </w:rPr>
        <w:instrText xml:space="preserve"> QUOTE "{Franco, 2012 #72}" </w:instrText>
      </w:r>
      <w:r w:rsidR="00C95441" w:rsidRPr="00191694">
        <w:rPr>
          <w:rFonts w:ascii="Times New Roman" w:hAnsi="Times New Roman" w:cs="Times New Roman"/>
          <w:sz w:val="24"/>
          <w:szCs w:val="24"/>
        </w:rPr>
        <w:fldChar w:fldCharType="separate"/>
      </w:r>
      <w:r w:rsidR="00C35008" w:rsidRPr="00191694">
        <w:rPr>
          <w:rFonts w:ascii="Times New Roman" w:hAnsi="Times New Roman" w:cs="Times New Roman"/>
          <w:sz w:val="24"/>
          <w:szCs w:val="24"/>
        </w:rPr>
        <w:t>{Franco, 2012 #72}</w:t>
      </w:r>
      <w:r w:rsidR="00C95441" w:rsidRPr="00191694">
        <w:rPr>
          <w:rFonts w:ascii="Times New Roman" w:hAnsi="Times New Roman" w:cs="Times New Roman"/>
          <w:sz w:val="24"/>
          <w:szCs w:val="24"/>
        </w:rPr>
        <w:fldChar w:fldCharType="end"/>
      </w:r>
      <w:r w:rsidR="00C87575" w:rsidRPr="00191694">
        <w:rPr>
          <w:rFonts w:ascii="Times New Roman" w:hAnsi="Times New Roman" w:cs="Times New Roman"/>
          <w:sz w:val="24"/>
          <w:szCs w:val="24"/>
        </w:rPr>
        <w:t xml:space="preserve">. </w:t>
      </w:r>
      <w:r w:rsidR="00435AF1" w:rsidRPr="00191694">
        <w:rPr>
          <w:rFonts w:ascii="Times New Roman" w:hAnsi="Times New Roman" w:cs="Times New Roman"/>
          <w:sz w:val="24"/>
          <w:szCs w:val="24"/>
          <w:lang w:val="en-US"/>
        </w:rPr>
        <w:t xml:space="preserve"> An overall HBsAg prevalence of 8.8% has been reported in a</w:t>
      </w:r>
      <w:r w:rsidR="005D40DD" w:rsidRPr="00191694">
        <w:rPr>
          <w:rFonts w:ascii="Times New Roman" w:hAnsi="Times New Roman" w:cs="Times New Roman"/>
          <w:sz w:val="24"/>
          <w:szCs w:val="24"/>
          <w:lang w:val="en-US"/>
        </w:rPr>
        <w:t xml:space="preserve">n asymptomatic </w:t>
      </w:r>
      <w:r w:rsidR="00435AF1" w:rsidRPr="00191694">
        <w:rPr>
          <w:rFonts w:ascii="Times New Roman" w:hAnsi="Times New Roman" w:cs="Times New Roman"/>
          <w:sz w:val="24"/>
          <w:szCs w:val="24"/>
          <w:lang w:val="en-US"/>
        </w:rPr>
        <w:t xml:space="preserve"> </w:t>
      </w:r>
      <w:r w:rsidR="005D40DD" w:rsidRPr="00191694">
        <w:rPr>
          <w:rFonts w:ascii="Times New Roman" w:hAnsi="Times New Roman" w:cs="Times New Roman"/>
          <w:sz w:val="24"/>
          <w:szCs w:val="24"/>
          <w:lang w:val="en-US"/>
        </w:rPr>
        <w:t xml:space="preserve">nomadic </w:t>
      </w:r>
      <w:r w:rsidR="00435AF1" w:rsidRPr="00191694">
        <w:rPr>
          <w:rFonts w:ascii="Times New Roman" w:hAnsi="Times New Roman" w:cs="Times New Roman"/>
          <w:sz w:val="24"/>
          <w:szCs w:val="24"/>
          <w:lang w:val="en-US"/>
        </w:rPr>
        <w:t>rural</w:t>
      </w:r>
      <w:r w:rsidR="005D40DD" w:rsidRPr="00191694">
        <w:rPr>
          <w:rFonts w:ascii="Times New Roman" w:hAnsi="Times New Roman" w:cs="Times New Roman"/>
          <w:sz w:val="24"/>
          <w:szCs w:val="24"/>
          <w:lang w:val="en-US"/>
        </w:rPr>
        <w:t xml:space="preserve"> </w:t>
      </w:r>
      <w:r w:rsidR="00435AF1" w:rsidRPr="00191694">
        <w:rPr>
          <w:rFonts w:ascii="Times New Roman" w:hAnsi="Times New Roman" w:cs="Times New Roman"/>
          <w:sz w:val="24"/>
          <w:szCs w:val="24"/>
          <w:lang w:val="en-US"/>
        </w:rPr>
        <w:t xml:space="preserve">population in Kenya </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{"citationID":"sCF4Wnqu","properties":{"formattedCitation":"(Mutuma et al., 2011)","plainCitation":"(Mutuma et al., 2011)","noteIndex":0},"citationItems":[{"id":354,"uris":["http://zotero.org/users/local/G5P04sS2/items/E85S4CP6"],"uri":["http://zotero.org/users/local/G5P04sS2/items/E85S4CP6"],"itemData":{"id":354,"type":"article-journal","title":"Prevalence of Hepatitis B Virus (HBV) surface antigen and HBV- associated hepatocellular carcinoma in Kenyans of various ages","page":"9","volume":"18","issue":"1","source":"Zotero","abstract":"As a follow-up of an earlier study in Kenya that reported a 5:1 association between chronic liver disease and/or liver cancer with hepatitis B virus surface antigens (HBsAg), we investigated the prevalence of hepatitis B virus surface antigen in an asymptomatic rural normadic population, and among hepatocellular carcinoma patients in a major urban centre. In a rural population of 579 individuals, there was an overall HBsAg prevalence of 8.8%, with the largest number (34%) of those positive being between 5 and 10 years of age. The number of HBsAg positives decreased with advance in age, suggesting either mother to child transmission or early childhood exposure to hepatitis B virus (HBV). In a small group (N = 51) of rural patients seeking medical attention because of clinical symptoms of hepatomegaly and/or splenomegaly, 52% were HBsAg positive. Of the 88 liver cancer biopsies examined from an urban population, 78 (86.6%) were hepatocellular carcinoma (HCC) cases occurring mostly among 41 – 60 year old people, with the remaining being cholangiosarcomas (9%) and hepatoblastomas (2%). More importantly 75% of the HCC cases were HBsAg positive. Among the urban liver cancer cases, there was a male: female ratio of 5:2, which was also reflected by the high number of HBsAgpositive rural cases of patients with hepatomegaly. Taken together, these results indicate a greater than 5:2 association between HCC and HBV infection, and a higher prevalence of HBV exposure in males than females.","language":"en","author":[{"family":"Mutuma","given":"Geoffrey Zambezi"},{"family":"Mbuchi","given":"Margaret W"},{"family":"Zeyhle","given":"Eberhard"},{"family":"Fasana","given":"Rana"},{"family":"Okoth","given":"A"},{"family":"Kabanga","given":"J Maina"},{"family":"Julius","given":"Kuria"},{"family":"Shiramba","given":"Luseso"},{"family":"Njenga","given":"M Kariuki"},{"family":"Osidiana","given":"Vincent"}],"issued":{"date-parts":[["2011"]]}}}],"schema":"https://github.com/citation-style-language/schema/raw/master/csl-citation.json"}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(Mutuma et al., 2011)</w:t>
      </w:r>
      <w:r w:rsidR="00C95441" w:rsidRPr="00191694">
        <w:rPr>
          <w:rFonts w:ascii="Times New Roman" w:hAnsi="Times New Roman" w:cs="Times New Roman"/>
          <w:sz w:val="24"/>
          <w:szCs w:val="24"/>
        </w:rPr>
        <w:fldChar w:fldCharType="end"/>
      </w:r>
      <w:r w:rsidR="00435AF1" w:rsidRPr="00191694">
        <w:rPr>
          <w:rFonts w:ascii="Times New Roman" w:hAnsi="Times New Roman" w:cs="Times New Roman"/>
          <w:sz w:val="24"/>
          <w:szCs w:val="24"/>
        </w:rPr>
        <w:t xml:space="preserve">. </w:t>
      </w:r>
      <w:r w:rsidR="00435AF1" w:rsidRPr="00191694">
        <w:rPr>
          <w:rFonts w:ascii="Times New Roman" w:hAnsi="Times New Roman" w:cs="Times New Roman"/>
          <w:sz w:val="24"/>
          <w:szCs w:val="24"/>
          <w:lang w:val="en-US"/>
        </w:rPr>
        <w:t xml:space="preserve">The most recent studies reported variations in HBV prevalence as high as 13.3% among residents of informal urban settlements to 6% among HIV infected outpatient population while that among pregnant women was 9.4% </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{"citationID":"XzW1JUhl","properties":{"formattedCitation":"(Kerubo et al., 2015)","plainCitation":"(Kerubo et al., 2015)","noteIndex":0},"citationItems":[{"id":359,"uris":["http://zotero.org/users/local/G5P04sS2/items/YMK3AHA5"],"uri":["http://zotero.org/users/local/G5P04sS2/items/YMK3AHA5"],"itemData":{"id":359,"type":"article-journal","title":"Hepatitis B, Hepatitis C and HIV-1 Coinfection in Two Informal Urban Settlements in Nairobi, Kenya","container-title":"PLOS ONE","page":"e0129247","volume":"10","issue":"6","source":"PLoS Journals","abstract":"Background HIV-1 and Hepatitis B and C viruses coinfection is common in Sub-Saharan Africa due to similar routes of transmission and high levels of poverty. Most studies on HIV-1 and Hepatitis B and C viruses have occurred in hospital settings and blood transfusion units. Data on Hepatitis B and C viruses and HIV-1 coinfection in informal urban settlements in Kenya are scanty, yet they could partly explain the disproportionately high morbidity and mortality associated with HIV-1 infections in these slums. Objectives The objective of this study was to determine the prevalence of HIV and Hepatitis B and C dual infection in urban slums in Nairobi. Methods Blood samples were collected from residents of Viwandani and Korogocho between 2006 and 2007. A structured questionnaire was used to obtain socio-demographic data from participants. Samples were screened for Hepatitis B surface antigen (HBsAg), anti-HCV and anti-HIV-1. Statistical analysis was done using STATA. Results Samples were successfully collected from 418 (32%) men and 890 (68%) females. The HIV-1, HBV and HCV prevalence was 20.4%, 13.3% and 0.76% respectively at the time of the study. Of the 268 (20.4%) HIV-1 positive participants, 56 (4.26%) had HBV while 6 (0.46%) had HCV. Of the 1041 HIV-1 negative participants, 117 (8.9%) had HBV while 4 (0.31%) had HCV. Only two people (0.15%) were co-infected with all the three viruses together. Discussion The odds of getting hepatitis infection were higher in HIV-1 participants (for HBV OR 2.08,p&lt;0.005 and for HCV OR 5.93, p&lt;0.005). HIV prevalence rates were similar in both informal settlements. HIV infection was highest in age group 35-39 years and among the divorced/separated or widowed. Prevalence of all viruses was highest in those who did not have any formal education. Conclusion The HIV prevalence in these informal settlements suggests a higher rate than what is observed nationally. The prevalence rates of HBV are significantly higher in the HIV-1 positive and negative populations. HCV as well as triple HIV-1, HBV and HCV coinfection are uncommon in Korogocho and Viwandani. This clearly indicates the need for HIV-1 control programmes and hepatitis B virus vaccination to be promoted through public awareness as preventive strategy.","DOI":"10.1371/journal.pone.0129247","ISSN":"1932-6203","journalAbbreviation":"PLOS ONE","language":"en","author":[{"family":"Kerubo","given":"Glennah"},{"family":"Khamadi","given":"Samoel"},{"family":"Okoth","given":"Vincent"},{"family":"Madise","given":"Nyovani"},{"family":"Ezeh","given":"Alex"},{"family":"Abdalla","given":"Ziraba"},{"family":"Mwau","given":"Matilu"}],"issued":{"date-parts":[["2015",6,12]]}}}],"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(Kerubo et al., 2015)</w:t>
      </w:r>
      <w:r w:rsidR="00C95441" w:rsidRPr="00191694">
        <w:rPr>
          <w:rFonts w:ascii="Times New Roman" w:hAnsi="Times New Roman" w:cs="Times New Roman"/>
          <w:sz w:val="24"/>
          <w:szCs w:val="24"/>
        </w:rPr>
        <w:fldChar w:fldCharType="end"/>
      </w:r>
      <w:r w:rsidR="00435AF1" w:rsidRPr="00191694">
        <w:rPr>
          <w:rFonts w:ascii="Times New Roman" w:hAnsi="Times New Roman" w:cs="Times New Roman"/>
          <w:sz w:val="24"/>
          <w:szCs w:val="24"/>
        </w:rPr>
        <w:t xml:space="preserve">. </w:t>
      </w:r>
      <w:r w:rsidR="00435AF1" w:rsidRPr="00191694">
        <w:rPr>
          <w:rFonts w:ascii="Times New Roman" w:hAnsi="Times New Roman" w:cs="Times New Roman"/>
          <w:sz w:val="24"/>
          <w:szCs w:val="24"/>
          <w:lang w:val="en-US"/>
        </w:rPr>
        <w:t xml:space="preserve">Another study established a prevalence of HBV is 5-30% among the general population and 9.4% among pregnant women </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{"citationID":"f2eRffyn","properties":{"formattedCitation":"(Ngaira et al., 2016)","plainCitation":"(Ngaira et al., 2016)","noteIndex":0},"citationItems":[{"id":556,"uris":["http://zotero.org/users/local/G5P04sS2/items/WMZQ2MG4"],"uri":["http://zotero.org/users/local/G5P04sS2/items/WMZQ2MG4"],"itemData":{"id":556,"type":"article-journal","title":"Prevalence, awareness and risk factors associated with Hepatitis B infection among pregnant women attending the antenatal clinic at Mbagathi District Hospital in Nairobi, Kenya","container-title":"The Pan African Medical Journal","volume":"24","source":"PubMed Central","abstract":"Introduction\nHepatitis B Viral Infection (HBV) remains one of the leading cause of morbidity and mortality globally accounting for 38-53% of chronic liver diseases and about 686,000 deaths annually. The prevalence of HBV is 9-20% in Sub-Saharan Africa, and in Kenya it is 5-30% among the general population and 9.4% among pregnant women. This study was aimed at identifying the prevalence, awareness and risk factors associated with HBV infections among pregnant women attending Antenatal clinic (ANC) at Mbagathi District hospital, Nairobi.\n\nMethods\nThis was a cross-sectional study involving 287 pregnant women enrolled for three months (September to December 2014) from Nairobi and neighbouring counties. A structured questionnaire that captured social, demographic and explanatory variables was administered to the study participants. Blood samples were also drawn from the participants and tested for HBV using Enzyme-Linked Immunosorbent Assay (ELISA) system.\n\nResults\nThe study established that the prevalence of HBV infections among pregnant women attending antenatal clinic at Mbagathi District Hospital was 3.8% with highest infection rate among the 20-24 years age group. Seventy six (60.8 %) of the participants reported sexual encounters in less than a month before the interview of which 5 (7.6%) reported encounters involving other partners apart from their spouses. HBV awareness among the study participants was 12.2%. Before the interview, those with at least tertiary education (Mean =1.33, SD = 1.131), were more informed about HBV infection as compared to those with primary and secondary education (Mean = 0.63, SD = 0.722; (Mean =0.31, SD= 0.664). In regards to assessment of the risk factors; type of family (χ² =19.753 df2 p&lt;0.01), parity (χ² =7.128 df2 p&lt;0.01), History of abortions (χ²=9.094 df1 p&lt;0.01), early age (11-15 years) at first sexual encounter (χ² =8.185 df1 p&lt;0.01) were significantly associated with HBV positivity.\n\nConclusion\nThe prevalence of HBV infection among pregnant women attending Antenatal clinic (ANC) at Mbagathi District hospital, Nairobi was lower (3.8%) than the prevalence among pregnant women nationally (9.4%). These women also showed a low level of HBV awareness (12.2%.).","URL":"https://www.ncbi.nlm.nih.gov/pmc/articles/PMC5267875/","DOI":"10.11604/pamj.2016.24.315.9255","ISSN":"1937-8688","note":"PMID: 28154670\nPMCID: PMC5267875","journalAbbreviation":"Pan Afr Med J","author":[{"family":"Ngaira","given":"Jacqueline Asundula Malungu"},{"family":"Kimotho","given":"James"},{"family":"Mirigi","given":"Isaac"},{"family":"Osman","given":"Saida"},{"family":"Ng’ang’a","given":"Zipporah"},{"family":"Lwembe","given":"Raphael"},{"family":"Ochwoto","given":"Missiani"}],"issued":{"date-parts":[["2016",8,17]]},"accessed":{"date-parts":[["2018",9,12]]}}}],"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(Ngaira et al., 2016)</w:t>
      </w:r>
      <w:r w:rsidR="00C95441" w:rsidRPr="00191694">
        <w:rPr>
          <w:rFonts w:ascii="Times New Roman" w:hAnsi="Times New Roman" w:cs="Times New Roman"/>
          <w:sz w:val="24"/>
          <w:szCs w:val="24"/>
        </w:rPr>
        <w:fldChar w:fldCharType="end"/>
      </w:r>
      <w:r w:rsidR="00435AF1" w:rsidRPr="00191694">
        <w:rPr>
          <w:rFonts w:ascii="Times New Roman" w:hAnsi="Times New Roman" w:cs="Times New Roman"/>
          <w:sz w:val="24"/>
          <w:szCs w:val="24"/>
        </w:rPr>
        <w:t xml:space="preserve">. </w:t>
      </w:r>
      <w:r w:rsidR="00435AF1" w:rsidRPr="00191694">
        <w:rPr>
          <w:rFonts w:ascii="Times New Roman" w:hAnsi="Times New Roman" w:cs="Times New Roman"/>
          <w:sz w:val="24"/>
          <w:szCs w:val="24"/>
          <w:lang w:val="en-US"/>
        </w:rPr>
        <w:t xml:space="preserve">Other studies have shown that disparity exists in HBV infection prevalence by geographic area. One study found out the prevalence to be 8.8% in Turkana county which was the largest in the northwestern county in Kenya </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{"citationID":"RDzoJgbh","properties":{"formattedCitation":"(Mutuma et al., 2011)","plainCitation":"(Mutuma et al., 2011)","noteIndex":0},"citationItems":[{"id":354,"uris":["http://zotero.org/users/local/G5P04sS2/items/E85S4CP6"],"uri":["http://zotero.org/users/local/G5P04sS2/items/E85S4CP6"],"itemData":{"id":354,"type":"article-journal","title":"Prevalence of Hepatitis B Virus (HBV) surface antigen and HBV- associated hepatocellular carcinoma in Kenyans of various ages","page":"9","volume":"18","issue":"1","source":"Zotero","abstract":"As a follow-up of an earlier study in Kenya that reported a 5:1 association between chronic liver disease and/or liver cancer with hepatitis B virus surface antigens (HBsAg), we investigated the prevalence of hepatitis B virus surface antigen in an asymptomatic rural normadic population, and among hepatocellular carcinoma patients in a major urban centre. In a rural population of 579 individuals, there was an overall HBsAg prevalence of 8.8%, with the largest number (34%) of those positive being between 5 and 10 years of age. The number of HBsAg positives decreased with advance in age, suggesting either mother to child transmission or early childhood exposure to hepatitis B virus (HBV). In a small group (N = 51) of rural patients seeking medical attention because of clinical symptoms of hepatomegaly and/or splenomegaly, 52% were HBsAg positive. Of the 88 liver cancer biopsies examined from an urban population, 78 (86.6%) were hepatocellular carcinoma (HCC) cases occurring mostly among 41 – 60 year old people, with the remaining being cholangiosarcomas (9%) and hepatoblastomas (2%). More importantly 75% of the HCC cases were HBsAg positive. Among the urban liver cancer cases, there was a male: female ratio of 5:2, which was also reflected by the high number of HBsAgpositive rural cases of patients with hepatomegaly. Taken together, these results indicate a greater than 5:2 association between HCC and HBV infection, and a higher prevalence of HBV exposure in males than females.","language":"en","author":[{"family":"Mutuma","given":"Geoffrey Zambezi"},{"family":"Mbuchi","given":"Margaret W"},{"family":"Zeyhle","given":"Eberhard"},{"family":"Fasana","given":"Rana"},{"family":"Okoth","given":"A"},{"family":"Kabanga","given":"J Maina"},{"family":"Julius","given":"Kuria"},{"family":"Shiramba","given":"Luseso"},{"family":"Njenga","given":"M Kariuki"},{"family":"Osidiana","given":"Vincent"}],"issued":{"date-parts":[["2011"]]}}}],"schema":"https://github.com/citation-style-language/schema/raw/master/csl-citation.json"}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(Mutuma et al., 2011)</w:t>
      </w:r>
      <w:r w:rsidR="00C95441" w:rsidRPr="00191694">
        <w:rPr>
          <w:rFonts w:ascii="Times New Roman" w:hAnsi="Times New Roman" w:cs="Times New Roman"/>
          <w:sz w:val="24"/>
          <w:szCs w:val="24"/>
        </w:rPr>
        <w:fldChar w:fldCharType="end"/>
      </w:r>
      <w:r w:rsidR="00435AF1" w:rsidRPr="00191694">
        <w:rPr>
          <w:rFonts w:ascii="Times New Roman" w:hAnsi="Times New Roman" w:cs="Times New Roman"/>
          <w:sz w:val="24"/>
          <w:szCs w:val="24"/>
          <w:lang w:val="en-US"/>
        </w:rPr>
        <w:t xml:space="preserve"> and 11.2% in Eastern Kenya </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{"citationID":"YKQxJewc","properties":{"formattedCitation":"(Hyams et al., 1989)","plainCitation":"(Hyams et al., 1989)","noteIndex":0},"citationItems":[{"id":790,"uris":["http://zotero.org/users/local/G5P04sS2/items/VAZ4HAEW"],"uri":["http://zotero.org/users/local/G5P04sS2/items/VAZ4HAEW"],"itemData":{"id":790,"type":"article-journal","title":"Epidemiology of hepatitis B in eastern Kenya","container-title":"Journal of Medical Virology","page":"106-109","volume":"28","issue":"2","source":"PubMed","abstract":"A cross-sectional survey of outpatients attending the three distinct hospitals in the towns of Mombasa, Kilifi, and Malindi was conducted to determine the patterns of hepatitis B transmission in eastern Kenya. Of 1,533 study subjects (mean age 21.9 +/- 13.2 years; range, 4 months to 80 years), 11.4% were positive for HBsAg and 56.2% were seropositive for at least one hepatitis B marker (HBsAg, anti-HBs, or anti-HBc). Anti-delta antibody was found in 1.2% of HBsAg-positive samples. HBeAg was found in 36.0% of HBsAg-positive samples obtained from women of childbearing age. The prevalence of seropositivity for hepatitis B markers was positively correlated with age, increasing from 20% in subjects less than 4 years old to more than 80% in study subjects greater than 40 years old. On multivariate analysis, male sex was found to be associated with HBsAg positivity, and age and previous deliveries of children were associated with seropositivity for any hepatitis marker (HBsAg, anti-HBs, or anti-HBc). An effective hepatitis B immunization strategy in this region of Kenya would require vaccination early in life because a major portion of hepatitis B transmission occurs in childhood.","ISSN":"0146-6615","note":"PMID: 2786919","journalAbbreviation":"J. Med. Virol.","language":"eng","author":[{"family":"Hyams","given":"K. C."},{"family":"Okoth","given":"F. A."},{"family":"Tukei","given":"P. M."},{"family":"Mugambi","given":"M."},{"family":"Johnson","given":"B."},{"family":"Morrill","given":"J. C."},{"family":"Gray","given":"G. C."},{"family":"Woody","given":"J. N."}],"issued":{"date-parts":[["1989",6]]}}}],"schema":"https://github.com/citation-style-language/schema/raw/master/csl-citation.json"}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(Hyams et al., 1989)</w:t>
      </w:r>
      <w:r w:rsidR="00C95441" w:rsidRPr="00191694">
        <w:rPr>
          <w:rFonts w:ascii="Times New Roman" w:hAnsi="Times New Roman" w:cs="Times New Roman"/>
          <w:sz w:val="24"/>
          <w:szCs w:val="24"/>
        </w:rPr>
        <w:fldChar w:fldCharType="end"/>
      </w:r>
      <w:r w:rsidR="00435AF1" w:rsidRPr="00191694">
        <w:rPr>
          <w:rFonts w:ascii="Times New Roman" w:hAnsi="Times New Roman" w:cs="Times New Roman"/>
          <w:sz w:val="24"/>
          <w:szCs w:val="24"/>
        </w:rPr>
        <w:t xml:space="preserve">. </w:t>
      </w:r>
      <w:r w:rsidR="00435AF1" w:rsidRPr="00191694">
        <w:rPr>
          <w:rFonts w:ascii="Times New Roman" w:hAnsi="Times New Roman" w:cs="Times New Roman"/>
          <w:sz w:val="24"/>
          <w:szCs w:val="24"/>
          <w:lang w:val="en-US"/>
        </w:rPr>
        <w:t>Other Studies of HBV infection prevalence in health-care settings yielded higher estimates may be due to selection bias. For example, a study by Pettigrew and others found that 77% of Kenyan patients at the liver clinic at the Kenyatta National Hospital in Nairobi, Kenya, who had chronic aggressive hepatitis or cirrhosis also had HBsAg positivity.</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{"citationID":"qR9JAIZ4","properties":{"formattedCitation":"(Mutuma et al., 2011)","plainCitation":"(Mutuma et al., 2011)","noteIndex":0},"citationItems":[{"id":354,"uris":["http://zotero.org/users/local/G5P04sS2/items/E85S4CP6"],"uri":["http://zotero.org/users/local/G5P04sS2/items/E85S4CP6"],"itemData":{"id":354,"type":"article-journal","title":"Prevalence of Hepatitis B Virus (HBV) surface antigen and HBV- associated hepatocellular carcinoma in Kenyans of various ages","page":"9","volume":"18","issue":"1","source":"Zotero","abstract":"As a follow-up of an earlier study in Kenya that reported a 5:1 association between chronic liver disease and/or liver cancer with hepatitis B virus surface antigens (HBsAg), we investigated the prevalence of hepatitis B virus surface antigen in an asymptomatic rural normadic population, and among hepatocellular carcinoma patients in a major urban centre. In a rural population of 579 individuals, there was an overall HBsAg prevalence of 8.8%, with the largest number (34%) of those positive being between 5 and 10 years of age. The number of HBsAg positives decreased with advance in age, suggesting either mother to child transmission or early childhood exposure to hepatitis B virus (HBV). In a small group (N = 51) of rural patients seeking medical attention because of clinical symptoms of hepatomegaly and/or splenomegaly, 52% were HBsAg positive. Of the 88 liver cancer biopsies examined from an urban population, 78 (86.6%) were hepatocellular carcinoma (HCC) cases occurring mostly among 41 – 60 year old people, with the remaining being cholangiosarcomas (9%) and hepatoblastomas (2%). More importantly 75% of the HCC cases were HBsAg positive. Among the urban liver cancer cases, there was a male: female ratio of 5:2, which was also reflected by the high number of HBsAgpositive rural cases of patients with hepatomegaly. Taken together, these results indicate a greater than 5:2 association between HCC and HBV infection, and a higher prevalence of HBV exposure in males than females.","language":"en","author":[{"family":"Mutuma","given":"Geoffrey Zambezi"},{"family":"Mbuchi","given":"Margaret W"},{"family":"Zeyhle","given":"Eberhard"},{"family":"Fasana","given":"Rana"},{"family":"Okoth","given":"A"},{"family":"Kabanga","given":"J Maina"},{"family":"Julius","given":"Kuria"},{"family":"Shiramba","given":"Luseso"},{"family":"Njenga","given":"M Kariuki"},{"family":"Osidiana","given":"Vincent"}],"issued":{"date-parts":[["2011"]]}}}],"schema":"https://github.com/citation-style-language/schema/raw/master/csl-citation.json"}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(Mutuma et al., 2011)</w:t>
      </w:r>
      <w:r w:rsidR="00C95441" w:rsidRPr="00191694">
        <w:rPr>
          <w:rFonts w:ascii="Times New Roman" w:hAnsi="Times New Roman" w:cs="Times New Roman"/>
          <w:sz w:val="24"/>
          <w:szCs w:val="24"/>
        </w:rPr>
        <w:fldChar w:fldCharType="end"/>
      </w:r>
      <w:r w:rsidR="00435AF1" w:rsidRPr="00191694">
        <w:rPr>
          <w:rFonts w:ascii="Times New Roman" w:hAnsi="Times New Roman" w:cs="Times New Roman"/>
          <w:sz w:val="24"/>
          <w:szCs w:val="24"/>
        </w:rPr>
        <w:t xml:space="preserve">. </w:t>
      </w:r>
      <w:r w:rsidR="00435AF1" w:rsidRPr="00191694">
        <w:rPr>
          <w:rFonts w:ascii="Times New Roman" w:hAnsi="Times New Roman" w:cs="Times New Roman"/>
          <w:sz w:val="24"/>
          <w:szCs w:val="24"/>
          <w:lang w:val="en-US"/>
        </w:rPr>
        <w:t xml:space="preserve">The most recent National survey by Kenya Demographic Health Survey (KDHS) indicates that, the HBV prevalence in Kenya is estimated at between 5 to 8% </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{"citationID":"hPNMQyCb","properties":{"formattedCitation":"(Ly et al., 2016)","plainCitation":"(Ly et al., 2016)","noteIndex":0},"citationItems":[{"id":146,"uris":["http://zotero.org/users/local/G5P04sS2/items/FHGZB4HI"],"uri":["http://zotero.org/users/local/G5P04sS2/items/FHGZB4HI"],"itemData":{"id":146,"type":"article-journal","title":"Prevalence of Hepatitis B Virus Infection in Kenya, 2007","container-title":"The American Journal of Tropical Medicine and Hygiene","page":"348-353","volume":"95","issue":"2","source":"PubMed Central","abstract":"Current estimates put the prevalence of hepatitis B virus (HBV) infection in Kenya at 5–8%. We determined the HBV infection prevalence in the human immunodeficiency virus (HIV)–negative Kenyan adult and adolescent population based on samples collected from a national survey. We analyzed data from HIV-negative participants in the 2007 Kenya AIDS Indicator Survey to estimate the HBV infection prevalence. We defined past or present HBV infection as presence of total hepatitis B core antibody (HBcAb), and chronic HBV infection (CHBI) as presence of both total HBcAb and hepatitis B surface antigen (HBsAg). We calculated crude and adjusted odds of HBV infection by demographic characteristics and risk factors using logistic regression analyses. Of 1,091 participants aged 15–64 years, approximately 31.5% (95% confidence interval [CI] = 28.0–35.3%) had exposure to HBV, corresponding to approximately 6.1 million (CI = 5.4–6.8 million) with past or present HBV infection. The estimated prevalence of CHBI was 2.1% (95% CI = 1.4–3.1%), corresponding to approximately 398,000 (CI = 261,000–602,000) with CHBI. CHBI is a major public health problem in Kenya, affecting approximately 400,000 persons. Knowing the HBV infection prevalence at baseline is important for planning and public health policy decision making and for monitoring the impact of viral hepatitis prevention programs.","DOI":"10.4269/ajtmh.16-0059","ISSN":"0002-9637","note":"PMID: 27273644\nPMCID: PMC4973180","journalAbbreviation":"Am J Trop Med Hyg","author":[{"family":"Ly","given":"Kathleen N."},{"family":"Kim","given":"Andrea A."},{"family":"Umuro","given":"Mamo"},{"family":"Drobenuic","given":"Jan"},{"family":"Williamson","given":"John M."},{"family":"Montgomery","given":"Joel M."},{"family":"Fields","given":"Barry S."},{"family":"Teshale","given":"Eyasu H."}],"issued":{"date-parts":[["2016",8,3]]}}}],"schema":"https://github.com/citation-style-language/schema/raw/master/csl-citation.json"}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(Ly et al., 2016)</w:t>
      </w:r>
      <w:r w:rsidR="00C95441" w:rsidRPr="00191694">
        <w:rPr>
          <w:rFonts w:ascii="Times New Roman" w:hAnsi="Times New Roman" w:cs="Times New Roman"/>
          <w:sz w:val="24"/>
          <w:szCs w:val="24"/>
        </w:rPr>
        <w:fldChar w:fldCharType="end"/>
      </w:r>
      <w:r w:rsidR="00435AF1" w:rsidRPr="00191694">
        <w:rPr>
          <w:rFonts w:ascii="Times New Roman" w:hAnsi="Times New Roman" w:cs="Times New Roman"/>
          <w:sz w:val="24"/>
          <w:szCs w:val="24"/>
        </w:rPr>
        <w:t xml:space="preserve">. </w:t>
      </w:r>
      <w:r w:rsidR="00435AF1" w:rsidRPr="00191694">
        <w:rPr>
          <w:rFonts w:ascii="Times New Roman" w:hAnsi="Times New Roman" w:cs="Times New Roman"/>
          <w:sz w:val="24"/>
          <w:szCs w:val="24"/>
          <w:lang w:val="en-US"/>
        </w:rPr>
        <w:t xml:space="preserve">According to a study on Prevalence of hepatitis B virus infection and uptake of hepatitis B vaccine among healthcare workers, Makueni County, Kenya 2017, the prevalence of HBsAg among HCWS was 4%, </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{"citationID":"yML086pE","properties":{"formattedCitation":"(Kisangau et al., 2018)","plainCitation":"(Kisangau et al., 2018)","noteIndex":0},"citationItems":[{"id":778,"uris":["http://zotero.org/users/local/G5P04sS2/items/YHTAHRCP"],"uri":["http://zotero.org/users/local/G5P04sS2/items/YHTAHRCP"],"itemData":{"id":778,"type":"article-journal","title":"Prevalence of hepatitis B virus infection and uptake of hepatitis B vaccine among healthcare workers, Makueni County, Kenya 2017","container-title":"Journal of Public Health (Oxford, England)","source":"PubMed","abstract":"Background: Hepatitis B virus (HBV) is a vaccine-preventable infection that can spread in healthcare setting. Data on HBV infections and vaccine in African healthcare workers (HCWs) are limited. We estimated HBV infection prevalence, hepatitis B vaccination status and identified factors associated with vaccination in one Kenyan county.\nMethods: Randomly selected HCWs completed a questionnaire about HBV exposure and self-reported immunization histories, and provided blood for testing of selected HBV biomarkers to assess HBV infection and vaccination status: HBV core antibodies (anti-HBc), HBV surface antigen (HBsAg) and HBV surface antibodies (anti-HBs). Prevalence odds ratios (OR) with 95% confidence intervals (95% CI) were calculated to identify factors associated with vaccination.\nResults: Among 312 HCWs surveyed, median age was 31 years (range: 19-67 years). Of 295 blood samples tested, 13 (4%) were anti-HBc and HBsAg-positive evidencing chronic HBV infection; 139 (47%) had protective anti-HBs levels. Although 249 (80%) HCWs received ≥1 HBV vaccine dose, only 119 (48%) received all three recommended doses. Complete vaccination was more likely among those working in hospitals compared to those working in primary healthcare facilities (OR = 2.5; 95% CI: 1.4-4.3).\nConclusion: We recommend strengthening county HCW vaccination, and collecting similar data nationally to guide HBV prevention and control.","DOI":"10.1093/pubmed/fdy186","ISSN":"1741-3850","note":"PMID: 30351408","journalAbbreviation":"J Public Health (Oxf)","language":"eng","author":[{"family":"Kisangau","given":"E. N."},{"family":"Awour","given":"A."},{"family":"Juma","given":"B."},{"family":"Odhiambo","given":"D."},{"family":"Muasya","given":"T."},{"family":"Kiio","given":"S. N."},{"family":"Too","given":"R."},{"family":"Lowther","given":"S. A."}],"issued":{"date-parts":[["2018",10,23]]}}}],"schema":"https://github.com/citation-style-language/schema/raw/master/csl-citation.json"}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(Kisangau et al., 2018)</w:t>
      </w:r>
      <w:r w:rsidR="00C95441" w:rsidRPr="00191694">
        <w:rPr>
          <w:rFonts w:ascii="Times New Roman" w:hAnsi="Times New Roman" w:cs="Times New Roman"/>
          <w:sz w:val="24"/>
          <w:szCs w:val="24"/>
        </w:rPr>
        <w:fldChar w:fldCharType="end"/>
      </w:r>
      <w:r w:rsidR="00435AF1" w:rsidRPr="00191694">
        <w:rPr>
          <w:rFonts w:ascii="Times New Roman" w:hAnsi="Times New Roman" w:cs="Times New Roman"/>
          <w:sz w:val="24"/>
          <w:szCs w:val="24"/>
        </w:rPr>
        <w:t xml:space="preserve">. </w:t>
      </w:r>
      <w:r w:rsidR="00435AF1" w:rsidRPr="00191694">
        <w:rPr>
          <w:rFonts w:ascii="Times New Roman" w:hAnsi="Times New Roman" w:cs="Times New Roman"/>
          <w:sz w:val="24"/>
          <w:szCs w:val="24"/>
          <w:lang w:val="en-US"/>
        </w:rPr>
        <w:t xml:space="preserve">No known published study in Kenya on prevalence of HBV among the innates in correctional facilities, however, according to a study done on HIV infection, viral hepatitis and liver fibrosis among prison inmates in West Africa found out that ,the HBV prevalence among the inmates was 12.5% </w:t>
      </w:r>
      <w:r w:rsidR="00C95441" w:rsidRPr="00191694">
        <w:rPr>
          <w:rFonts w:ascii="Times New Roman" w:hAnsi="Times New Roman" w:cs="Times New Roman"/>
          <w:sz w:val="24"/>
          <w:szCs w:val="24"/>
          <w:lang w:val="en-US"/>
        </w:rPr>
        <w:fldChar w:fldCharType="begin"/>
      </w:r>
      <w:r w:rsidR="00435AF1" w:rsidRPr="00191694">
        <w:rPr>
          <w:rFonts w:ascii="Times New Roman" w:hAnsi="Times New Roman" w:cs="Times New Roman"/>
          <w:sz w:val="24"/>
          <w:szCs w:val="24"/>
          <w:lang w:val="en-US"/>
        </w:rPr>
        <w:instrText xml:space="preserve"> ADDIN ZOTERO_ITEM CSL_CITATION {"citationID":"gVD9Qw1R","properties":{"formattedCitation":"(Jaquet et al., 2016)","plainCitation":"(Jaquet et al., 2016)","noteIndex":0},"citationItems":[{"id":784,"uris":["http://zotero.org/users/local/G5P04sS2/items/IXFQL7AC"],"uri":["http://zotero.org/users/local/G5P04sS2/items/IXFQL7AC"],"itemData":{"id":784,"type":"article-journal","title":"HIV infection, viral hepatitis and liver fibrosis among prison inmates in West Africa","container-title":"BMC infectious diseases","page":"249","volume":"16","source":"PubMed","abstract":"BACKGROUND: Prisoners represent a vulnerable population for blood-borne and sexually transmitted infections which can potentially lead to liver fibrosis and ultimately cirrhosis. However, little is known about the prevalence of liver fibrosis and associated risk factors among inmates in sub-Saharan Africa.\nMETHODS: Screening of liver fibrosis was undertaken in a randomly selected sample of male inmates incarcerated in Lome, Togo and in Dakar, Senegal using transient elastography. A liver stiffness measurement ≥9.5 KPa was retained to define the presence of a severe liver fibrosis. All included inmates were also screened for HIV, Hepatitis B Virus (HBV) and Hepatitis C Virus (HCV) infection. Substances abuse including alcohol, tobacco and cannabis use were assessed during face-to-face interviews. Odds Ratio (OR) estimates were computed with their 95 % Confidence Interval (CI) to identify factors associated with severe liver fibrosis.\nRESULTS: Overall, 680 inmates were included with a median age of 30 years [interquartile range: 24-35]. The prevalence of severe fibrosis was 3.1 % (4.9 % in Lome and 1.2 % in Dakar). Infections with HIV, HBV and HCV were identified in 2.6 %, 12.5 % and 0.5 % of inmates, respectively. Factors associated with a severe liver fibrosis were HIV infection (OR = 7.6; CI 1.8-32.1), HBV infection (OR = 4.8; CI 1.8-12.8), HCV infection (OR = 52.6; CI 4.1-673.8), use of traditional medicines (OR = 3.7; CI 1.4-10.1) and being incarcerated in Lome (OR = 3.3; CI 1.1-9.8) compared to Dakar.\nCONCLUSIONS: HIV infection and viral hepatitis infections were identified as important and independent determinants of severe liver fibrosis. While access to active antiviral therapies against HIV and viral hepatitis expands in Africa, adapted strategies for the monitoring of liver disease need to be explored, especially in vulnerable populations such as inmates.","DOI":"10.1186/s12879-016-1601-4","ISSN":"1471-2334","note":"PMID: 27267370\nPMCID: PMC4895802","journalAbbreviation":"BMC Infect. Dis.","language":"eng","author":[{"family":"Jaquet","given":"Antoine"},{"family":"Wandeler","given":"Gilles"},{"family":"Tine","given":"Judicaël"},{"family":"Dagnra","given":"Claver A."},{"family":"Attia","given":"Alain"},{"family":"Patassi","given":"Akouda"},{"family":"Ndiaye","given":"Abdoulaye"},{"family":"Ledinghen","given":"Victor","non-dropping-particle":"de"},{"family":"Ekouevi","given":"Didier K."},{"family":"Seydi","given":"Moussa"},{"family":"Dabis","given":"François"}],"issued":{"date-parts":[["2016"]],"season":"06"}}}],"schema":"https://github.com/citation-style-language/schema/raw/master/csl-citation.json"} </w:instrText>
      </w:r>
      <w:r w:rsidR="00C95441" w:rsidRPr="00191694">
        <w:rPr>
          <w:rFonts w:ascii="Times New Roman" w:hAnsi="Times New Roman" w:cs="Times New Roman"/>
          <w:sz w:val="24"/>
          <w:szCs w:val="24"/>
          <w:lang w:val="en-US"/>
        </w:rPr>
        <w:fldChar w:fldCharType="separate"/>
      </w:r>
      <w:r w:rsidR="00435AF1" w:rsidRPr="00191694">
        <w:rPr>
          <w:rFonts w:ascii="Times New Roman" w:hAnsi="Times New Roman" w:cs="Times New Roman"/>
          <w:sz w:val="24"/>
          <w:szCs w:val="24"/>
          <w:lang w:val="en-US"/>
        </w:rPr>
        <w:t>(Jaquet et al., 2016)</w:t>
      </w:r>
      <w:r w:rsidR="00C95441" w:rsidRPr="00191694">
        <w:rPr>
          <w:rFonts w:ascii="Times New Roman" w:hAnsi="Times New Roman" w:cs="Times New Roman"/>
          <w:sz w:val="24"/>
          <w:szCs w:val="24"/>
        </w:rPr>
        <w:fldChar w:fldCharType="end"/>
      </w:r>
    </w:p>
    <w:p w14:paraId="4F0A5640" w14:textId="77777777" w:rsidR="009107A2" w:rsidRPr="00191694" w:rsidRDefault="00C87575"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The majority of people are unaware of their HBV infection, and therefore often present with advanced disease</w:t>
      </w:r>
      <w:r w:rsidR="00C95441" w:rsidRPr="00191694">
        <w:rPr>
          <w:rFonts w:ascii="Times New Roman" w:hAnsi="Times New Roman" w:cs="Times New Roman"/>
          <w:sz w:val="24"/>
          <w:szCs w:val="24"/>
        </w:rPr>
        <w:fldChar w:fldCharType="begin"/>
      </w:r>
      <w:r w:rsidR="00DF027B" w:rsidRPr="00191694">
        <w:rPr>
          <w:rFonts w:ascii="Times New Roman" w:hAnsi="Times New Roman" w:cs="Times New Roman"/>
          <w:sz w:val="24"/>
          <w:szCs w:val="24"/>
        </w:rPr>
        <w:instrText xml:space="preserve"> ADDIN EN.CITE &lt;EndNote&gt;&lt;Cite&gt;&lt;Author&gt;Kerubo&lt;/Author&gt;&lt;Year&gt;2015&lt;/Year&gt;&lt;RecNum&gt;71&lt;/RecNum&gt;&lt;DisplayText&gt;(Kerubo et al., 2015)&lt;/DisplayText&gt;&lt;record&gt;&lt;rec-number&gt;71&lt;/rec-number&gt;&lt;foreign-keys&gt;&lt;key app="EN" db-id="02z29sr0qt0wf4efax6p2e2s5wft0stdr9r0"&gt;71&lt;/key&gt;&lt;/foreign-keys&gt;&lt;ref-type name="Journal Article"&gt;17&lt;/ref-type&gt;&lt;contributors&gt;&lt;authors&gt;&lt;author&gt;Kerubo, Glennah&lt;/author&gt;&lt;author&gt;Khamadi, Samoel&lt;/author&gt;&lt;author&gt;Okoth, Vincent&lt;/author&gt;&lt;author&gt;Madise, Nyovani&lt;/author&gt;&lt;author&gt;Ezeh, Alex&lt;/author&gt;&lt;author&gt;Abdalla, Ziraba&lt;/author&gt;&lt;author&gt;Mwau, Matilu&lt;/author&gt;&lt;/authors&gt;&lt;/contributors&gt;&lt;titles&gt;&lt;title&gt;Hepatitis B, hepatitis C and HIV-1 coinfection in two informal urban settlements in Nairobi, Kenya&lt;/title&gt;&lt;secondary-title&gt;PloS one&lt;/secondary-title&gt;&lt;/titles&gt;&lt;periodical&gt;&lt;full-title&gt;PloS one&lt;/full-title&gt;&lt;/periodical&gt;&lt;pages&gt;e0129247&lt;/pages&gt;&lt;volume&gt;10&lt;/volume&gt;&lt;number&gt;6&lt;/number&gt;&lt;dates&gt;&lt;year&gt;2015&lt;/year&gt;&lt;/dates&gt;&lt;isbn&gt;1932-6203&lt;/isbn&gt;&lt;urls&gt;&lt;/urls&gt;&lt;/record&gt;&lt;/Cite&gt;&lt;/EndNote&gt;</w:instrText>
      </w:r>
      <w:r w:rsidR="00C95441" w:rsidRPr="00191694">
        <w:rPr>
          <w:rFonts w:ascii="Times New Roman" w:hAnsi="Times New Roman" w:cs="Times New Roman"/>
          <w:sz w:val="24"/>
          <w:szCs w:val="24"/>
        </w:rPr>
        <w:fldChar w:fldCharType="separate"/>
      </w:r>
      <w:r w:rsidR="00DF027B" w:rsidRPr="00191694">
        <w:rPr>
          <w:rFonts w:ascii="Times New Roman" w:hAnsi="Times New Roman" w:cs="Times New Roman"/>
          <w:noProof/>
          <w:sz w:val="24"/>
          <w:szCs w:val="24"/>
        </w:rPr>
        <w:t>(</w:t>
      </w:r>
      <w:hyperlink w:anchor="_ENREF_4" w:tooltip="Kerubo, 2015 #71" w:history="1">
        <w:r w:rsidR="00067020" w:rsidRPr="00191694">
          <w:rPr>
            <w:rFonts w:ascii="Times New Roman" w:hAnsi="Times New Roman" w:cs="Times New Roman"/>
            <w:noProof/>
            <w:sz w:val="24"/>
            <w:szCs w:val="24"/>
          </w:rPr>
          <w:t>Kerubo et al., 2015</w:t>
        </w:r>
      </w:hyperlink>
      <w:r w:rsidR="00DF027B" w:rsidRPr="00191694">
        <w:rPr>
          <w:rFonts w:ascii="Times New Roman" w:hAnsi="Times New Roman" w:cs="Times New Roman"/>
          <w:noProof/>
          <w:sz w:val="24"/>
          <w:szCs w:val="24"/>
        </w:rPr>
        <w:t>)</w:t>
      </w:r>
      <w:r w:rsidR="00C95441" w:rsidRPr="00191694">
        <w:rPr>
          <w:rFonts w:ascii="Times New Roman" w:hAnsi="Times New Roman" w:cs="Times New Roman"/>
          <w:sz w:val="24"/>
          <w:szCs w:val="24"/>
        </w:rPr>
        <w:fldChar w:fldCharType="end"/>
      </w:r>
      <w:r w:rsidRPr="00191694">
        <w:rPr>
          <w:rFonts w:ascii="Times New Roman" w:hAnsi="Times New Roman" w:cs="Times New Roman"/>
          <w:sz w:val="24"/>
          <w:szCs w:val="24"/>
        </w:rPr>
        <w:t xml:space="preserve">. </w:t>
      </w:r>
      <w:r w:rsidR="00164655" w:rsidRPr="00191694">
        <w:rPr>
          <w:rFonts w:ascii="Times New Roman" w:hAnsi="Times New Roman" w:cs="Times New Roman"/>
          <w:sz w:val="24"/>
          <w:szCs w:val="24"/>
          <w:lang w:val="en-US"/>
        </w:rPr>
        <w:t>Ri</w:t>
      </w:r>
      <w:r w:rsidR="00A701BF" w:rsidRPr="00191694">
        <w:rPr>
          <w:rFonts w:ascii="Times New Roman" w:hAnsi="Times New Roman" w:cs="Times New Roman"/>
          <w:sz w:val="24"/>
          <w:szCs w:val="24"/>
          <w:lang w:val="en-US"/>
        </w:rPr>
        <w:t xml:space="preserve">sk factors for HBV infection include </w:t>
      </w:r>
      <w:r w:rsidR="00164655" w:rsidRPr="00191694">
        <w:rPr>
          <w:rFonts w:ascii="Times New Roman" w:hAnsi="Times New Roman" w:cs="Times New Roman"/>
          <w:sz w:val="24"/>
          <w:szCs w:val="24"/>
          <w:lang w:val="en-US"/>
        </w:rPr>
        <w:t>male</w:t>
      </w:r>
      <w:r w:rsidR="00A701BF" w:rsidRPr="00191694">
        <w:rPr>
          <w:rFonts w:ascii="Times New Roman" w:hAnsi="Times New Roman" w:cs="Times New Roman"/>
          <w:sz w:val="24"/>
          <w:szCs w:val="24"/>
          <w:lang w:val="en-US"/>
        </w:rPr>
        <w:t xml:space="preserve"> sex</w:t>
      </w:r>
      <w:r w:rsidR="00164655" w:rsidRPr="00191694">
        <w:rPr>
          <w:rFonts w:ascii="Times New Roman" w:hAnsi="Times New Roman" w:cs="Times New Roman"/>
          <w:sz w:val="24"/>
          <w:szCs w:val="24"/>
          <w:lang w:val="en-US"/>
        </w:rPr>
        <w:t xml:space="preserve">, history of </w:t>
      </w:r>
      <w:r w:rsidR="000B180A" w:rsidRPr="00191694">
        <w:rPr>
          <w:rFonts w:ascii="Times New Roman" w:hAnsi="Times New Roman" w:cs="Times New Roman"/>
          <w:sz w:val="24"/>
          <w:szCs w:val="24"/>
          <w:lang w:val="en-US"/>
        </w:rPr>
        <w:t>HBV positive family member, non-vaccination</w:t>
      </w:r>
      <w:r w:rsidR="007D23AF" w:rsidRPr="00191694">
        <w:rPr>
          <w:rFonts w:ascii="Times New Roman" w:hAnsi="Times New Roman" w:cs="Times New Roman"/>
          <w:sz w:val="24"/>
          <w:szCs w:val="24"/>
          <w:lang w:val="en-US"/>
        </w:rPr>
        <w:t>, health-related occupation, multiple sexual partners, Intravenous Drug Use (IDU)</w:t>
      </w:r>
      <w:r w:rsidR="00A701BF" w:rsidRPr="00191694">
        <w:rPr>
          <w:rFonts w:ascii="Times New Roman" w:hAnsi="Times New Roman" w:cs="Times New Roman"/>
          <w:sz w:val="24"/>
          <w:szCs w:val="24"/>
          <w:lang w:val="en-US"/>
        </w:rPr>
        <w:t>, history</w:t>
      </w:r>
      <w:r w:rsidR="007D23AF" w:rsidRPr="00191694">
        <w:rPr>
          <w:rFonts w:ascii="Times New Roman" w:hAnsi="Times New Roman" w:cs="Times New Roman"/>
          <w:sz w:val="24"/>
          <w:szCs w:val="24"/>
          <w:lang w:val="en-US"/>
        </w:rPr>
        <w:t xml:space="preserve"> of hepatitis</w:t>
      </w:r>
      <w:r w:rsidR="00A701BF" w:rsidRPr="00191694">
        <w:rPr>
          <w:rFonts w:ascii="Times New Roman" w:hAnsi="Times New Roman" w:cs="Times New Roman"/>
          <w:sz w:val="24"/>
          <w:szCs w:val="24"/>
          <w:lang w:val="en-US"/>
        </w:rPr>
        <w:t xml:space="preserve"> or blood transfusion and alcohol consumption.</w:t>
      </w:r>
      <w:r w:rsidR="007D23AF" w:rsidRPr="00191694">
        <w:rPr>
          <w:rFonts w:ascii="Times New Roman" w:hAnsi="Times New Roman" w:cs="Times New Roman"/>
          <w:sz w:val="24"/>
          <w:szCs w:val="24"/>
          <w:lang w:val="en-US"/>
        </w:rPr>
        <w:t xml:space="preserve"> </w:t>
      </w:r>
      <w:r w:rsidR="00C95441" w:rsidRPr="00191694">
        <w:rPr>
          <w:rFonts w:ascii="Times New Roman" w:hAnsi="Times New Roman" w:cs="Times New Roman"/>
          <w:sz w:val="24"/>
          <w:szCs w:val="24"/>
          <w:lang w:val="en-US"/>
        </w:rPr>
        <w:fldChar w:fldCharType="begin">
          <w:fldData xml:space="preserve">PEVuZE5vdGU+PENpdGU+PEF1dGhvcj5MaTwvQXV0aG9yPjxZZWFyPjIwMTI8L1llYXI+PFJlY051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</w:fldData>
        </w:fldChar>
      </w:r>
      <w:r w:rsidR="00DF027B" w:rsidRPr="00191694">
        <w:rPr>
          <w:rFonts w:ascii="Times New Roman" w:hAnsi="Times New Roman" w:cs="Times New Roman"/>
          <w:sz w:val="24"/>
          <w:szCs w:val="24"/>
          <w:lang w:val="en-US"/>
        </w:rPr>
        <w:instrText xml:space="preserve"> ADDIN EN.CITE </w:instrText>
      </w:r>
      <w:r w:rsidR="00C95441" w:rsidRPr="00191694">
        <w:rPr>
          <w:rFonts w:ascii="Times New Roman" w:hAnsi="Times New Roman" w:cs="Times New Roman"/>
          <w:sz w:val="24"/>
          <w:szCs w:val="24"/>
          <w:lang w:val="en-US"/>
        </w:rPr>
        <w:fldChar w:fldCharType="begin">
          <w:fldData xml:space="preserve">PEVuZE5vdGU+PENpdGU+PEF1dGhvcj5MaTwvQXV0aG9yPjxZZWFyPjIwMTI8L1llYXI+PFJlY051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</w:fldData>
        </w:fldChar>
      </w:r>
      <w:r w:rsidR="00DF027B" w:rsidRPr="00191694">
        <w:rPr>
          <w:rFonts w:ascii="Times New Roman" w:hAnsi="Times New Roman" w:cs="Times New Roman"/>
          <w:sz w:val="24"/>
          <w:szCs w:val="24"/>
          <w:lang w:val="en-US"/>
        </w:rPr>
        <w:instrText xml:space="preserve"> ADDIN EN.CITE.DATA </w:instrText>
      </w:r>
      <w:r w:rsidR="00C95441" w:rsidRPr="00191694">
        <w:rPr>
          <w:rFonts w:ascii="Times New Roman" w:hAnsi="Times New Roman" w:cs="Times New Roman"/>
          <w:sz w:val="24"/>
          <w:szCs w:val="24"/>
          <w:lang w:val="en-US"/>
        </w:rPr>
      </w:r>
      <w:r w:rsidR="00C95441" w:rsidRPr="00191694">
        <w:rPr>
          <w:rFonts w:ascii="Times New Roman" w:hAnsi="Times New Roman" w:cs="Times New Roman"/>
          <w:sz w:val="24"/>
          <w:szCs w:val="24"/>
          <w:lang w:val="en-US"/>
        </w:rPr>
        <w:fldChar w:fldCharType="end"/>
      </w:r>
      <w:r w:rsidR="00C95441" w:rsidRPr="00191694">
        <w:rPr>
          <w:rFonts w:ascii="Times New Roman" w:hAnsi="Times New Roman" w:cs="Times New Roman"/>
          <w:sz w:val="24"/>
          <w:szCs w:val="24"/>
          <w:lang w:val="en-US"/>
        </w:rPr>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3" w:tooltip="Gheorghe, 2013 #30" w:history="1">
        <w:r w:rsidR="00067020" w:rsidRPr="00191694">
          <w:rPr>
            <w:rFonts w:ascii="Times New Roman" w:hAnsi="Times New Roman" w:cs="Times New Roman"/>
            <w:noProof/>
            <w:sz w:val="24"/>
            <w:szCs w:val="24"/>
            <w:lang w:val="en-US"/>
          </w:rPr>
          <w:t>Gheorghe, Csiki, Iacob, &amp; Gheorghe, 2013</w:t>
        </w:r>
      </w:hyperlink>
      <w:r w:rsidR="00DF027B" w:rsidRPr="00191694">
        <w:rPr>
          <w:rFonts w:ascii="Times New Roman" w:hAnsi="Times New Roman" w:cs="Times New Roman"/>
          <w:noProof/>
          <w:sz w:val="24"/>
          <w:szCs w:val="24"/>
          <w:lang w:val="en-US"/>
        </w:rPr>
        <w:t xml:space="preserve">; </w:t>
      </w:r>
      <w:hyperlink w:anchor="_ENREF_5" w:tooltip="Lewis-Ximenez, 2002 #29" w:history="1">
        <w:r w:rsidR="00067020" w:rsidRPr="00191694">
          <w:rPr>
            <w:rFonts w:ascii="Times New Roman" w:hAnsi="Times New Roman" w:cs="Times New Roman"/>
            <w:noProof/>
            <w:sz w:val="24"/>
            <w:szCs w:val="24"/>
            <w:lang w:val="en-US"/>
          </w:rPr>
          <w:t>Lewis-Ximenez et al., 2002</w:t>
        </w:r>
      </w:hyperlink>
      <w:r w:rsidR="00DF027B" w:rsidRPr="00191694">
        <w:rPr>
          <w:rFonts w:ascii="Times New Roman" w:hAnsi="Times New Roman" w:cs="Times New Roman"/>
          <w:noProof/>
          <w:sz w:val="24"/>
          <w:szCs w:val="24"/>
          <w:lang w:val="en-US"/>
        </w:rPr>
        <w:t xml:space="preserve">; </w:t>
      </w:r>
      <w:hyperlink w:anchor="_ENREF_6" w:tooltip="Li, 2012 #28" w:history="1">
        <w:r w:rsidR="00067020" w:rsidRPr="00191694">
          <w:rPr>
            <w:rFonts w:ascii="Times New Roman" w:hAnsi="Times New Roman" w:cs="Times New Roman"/>
            <w:noProof/>
            <w:sz w:val="24"/>
            <w:szCs w:val="24"/>
            <w:lang w:val="en-US"/>
          </w:rPr>
          <w:t>Li et al., 2012</w:t>
        </w:r>
      </w:hyperlink>
      <w:r w:rsidR="00DF027B" w:rsidRPr="00191694">
        <w:rPr>
          <w:rFonts w:ascii="Times New Roman" w:hAnsi="Times New Roman" w:cs="Times New Roman"/>
          <w:noProof/>
          <w:sz w:val="24"/>
          <w:szCs w:val="24"/>
          <w:lang w:val="en-US"/>
        </w:rPr>
        <w:t xml:space="preserve">; </w:t>
      </w:r>
      <w:hyperlink w:anchor="_ENREF_10" w:tooltip="WHO, 2017 #26" w:history="1">
        <w:r w:rsidR="00067020" w:rsidRPr="00191694">
          <w:rPr>
            <w:rFonts w:ascii="Times New Roman" w:hAnsi="Times New Roman" w:cs="Times New Roman"/>
            <w:noProof/>
            <w:sz w:val="24"/>
            <w:szCs w:val="24"/>
            <w:lang w:val="en-US"/>
          </w:rPr>
          <w:t>WHO, 2017</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00A701BF" w:rsidRPr="00191694">
        <w:rPr>
          <w:rFonts w:ascii="Times New Roman" w:hAnsi="Times New Roman" w:cs="Times New Roman"/>
          <w:sz w:val="24"/>
          <w:szCs w:val="24"/>
          <w:lang w:val="en-US"/>
        </w:rPr>
        <w:t xml:space="preserve">. </w:t>
      </w:r>
      <w:r w:rsidR="00120BF6" w:rsidRPr="00191694">
        <w:rPr>
          <w:rFonts w:ascii="Times New Roman" w:hAnsi="Times New Roman" w:cs="Times New Roman"/>
          <w:sz w:val="24"/>
          <w:szCs w:val="24"/>
          <w:lang w:val="en-US"/>
        </w:rPr>
        <w:t>S</w:t>
      </w:r>
      <w:r w:rsidR="00A701BF" w:rsidRPr="00191694">
        <w:rPr>
          <w:rFonts w:ascii="Times New Roman" w:hAnsi="Times New Roman" w:cs="Times New Roman"/>
          <w:sz w:val="24"/>
          <w:szCs w:val="24"/>
          <w:lang w:val="en-US"/>
        </w:rPr>
        <w:t xml:space="preserve">igns and symptoms of HBV infection can include fever, fatigue, jaundice, </w:t>
      </w:r>
      <w:r w:rsidR="00A701BF" w:rsidRPr="00191694">
        <w:rPr>
          <w:rFonts w:ascii="Times New Roman" w:hAnsi="Times New Roman" w:cs="Times New Roman"/>
          <w:sz w:val="24"/>
          <w:szCs w:val="24"/>
          <w:lang w:val="en-US"/>
        </w:rPr>
        <w:lastRenderedPageBreak/>
        <w:t xml:space="preserve">joint pain, abdominal pain, loss of appetite, </w:t>
      </w:r>
      <w:r w:rsidR="00017908" w:rsidRPr="00191694">
        <w:rPr>
          <w:rFonts w:ascii="Times New Roman" w:hAnsi="Times New Roman" w:cs="Times New Roman"/>
          <w:sz w:val="24"/>
          <w:szCs w:val="24"/>
          <w:lang w:val="en-US"/>
        </w:rPr>
        <w:t xml:space="preserve">dark urine, </w:t>
      </w:r>
      <w:r w:rsidR="00A701BF" w:rsidRPr="00191694">
        <w:rPr>
          <w:rFonts w:ascii="Times New Roman" w:hAnsi="Times New Roman" w:cs="Times New Roman"/>
          <w:sz w:val="24"/>
          <w:szCs w:val="24"/>
          <w:lang w:val="en-US"/>
        </w:rPr>
        <w:t xml:space="preserve">nausea and vomiting </w:t>
      </w:r>
      <w:r w:rsidR="00C95441" w:rsidRPr="00191694">
        <w:rPr>
          <w:rFonts w:ascii="Times New Roman" w:hAnsi="Times New Roman" w:cs="Times New Roman"/>
          <w:sz w:val="24"/>
          <w:szCs w:val="24"/>
          <w:lang w:val="en-US"/>
        </w:rPr>
        <w:fldChar w:fldCharType="begin"/>
      </w:r>
      <w:r w:rsidR="00DF027B" w:rsidRPr="00191694">
        <w:rPr>
          <w:rFonts w:ascii="Times New Roman" w:hAnsi="Times New Roman" w:cs="Times New Roman"/>
          <w:sz w:val="24"/>
          <w:szCs w:val="24"/>
          <w:lang w:val="en-US"/>
        </w:rPr>
        <w:instrText xml:space="preserve"> ADDIN EN.CITE &lt;EndNote&gt;&lt;Cite&gt;&lt;Author&gt;CDC&lt;/Author&gt;&lt;Year&gt;2015&lt;/Year&gt;&lt;RecNum&gt;24&lt;/RecNum&gt;&lt;DisplayText&gt;(CDC, 2015; WHO, 2017)&lt;/DisplayText&gt;&lt;record&gt;&lt;rec-number&gt;24&lt;/rec-number&gt;&lt;foreign-keys&gt;&lt;key app="EN" db-id="stat0erzmx9rwoe99fppdr9bpr2rw0w92zes"&gt;24&lt;/key&gt;&lt;/foreign-keys&gt;&lt;ref-type name="Web Page"&gt;12&lt;/ref-type&gt;&lt;contributors&gt;&lt;authors&gt;&lt;author&gt;CDC &lt;/author&gt;&lt;/authors&gt;&lt;/contributors&gt;&lt;titles&gt;&lt;title&gt;Hepatitis B Information&lt;/title&gt;&lt;/titles&gt;&lt;volume&gt;2018&lt;/volume&gt;&lt;number&gt;22nd March &lt;/number&gt;&lt;dates&gt;&lt;year&gt;2015&lt;/year&gt;&lt;pub-dates&gt;&lt;date&gt;March 2015&lt;/date&gt;&lt;/pub-dates&gt;&lt;/dates&gt;&lt;urls&gt;&lt;related-urls&gt;&lt;url&gt;https://www.cdc.gov/hepatitis/hbv/index.htm&lt;/url&gt;&lt;/related-urls&gt;&lt;/urls&gt;&lt;/record&gt;&lt;/Cite&gt;&lt;Cite&gt;&lt;Author&gt;WHO&lt;/Author&gt;&lt;Year&gt;2017&lt;/Year&gt;&lt;RecNum&gt;26&lt;/RecNum&gt;&lt;record&gt;&lt;rec-number&gt;26&lt;/rec-number&gt;&lt;foreign-keys&gt;&lt;key app="EN" db-id="stat0erzmx9rwoe99fppdr9bpr2rw0w92zes"&gt;26&lt;/key&gt;&lt;/foreign-keys&gt;&lt;ref-type name="Web Page"&gt;12&lt;/ref-type&gt;&lt;contributors&gt;&lt;authors&gt;&lt;author&gt;WHO&lt;/author&gt;&lt;/authors&gt;&lt;/contributors&gt;&lt;titles&gt;&lt;title&gt;World Health Organization: Hepatitis B&lt;/title&gt;&lt;/titles&gt;&lt;volume&gt;2018&lt;/volume&gt;&lt;number&gt;18th February 2018&lt;/number&gt;&lt;dates&gt;&lt;year&gt;2017&lt;/year&gt;&lt;pub-dates&gt;&lt;date&gt;July 2017&lt;/date&gt;&lt;/pub-dates&gt;&lt;/dates&gt;&lt;urls&gt;&lt;related-urls&gt;&lt;url&gt;http://www.who.int/mediacentre/factsheets/fs204/en/&lt;/url&gt;&lt;/related-urls&gt;&lt;/urls&gt;&lt;/record&gt;&lt;/Cite&gt;&lt;/EndNote&gt;</w:instrText>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1" w:tooltip="CDC, 2015 #24" w:history="1">
        <w:r w:rsidR="00067020" w:rsidRPr="00191694">
          <w:rPr>
            <w:rFonts w:ascii="Times New Roman" w:hAnsi="Times New Roman" w:cs="Times New Roman"/>
            <w:noProof/>
            <w:sz w:val="24"/>
            <w:szCs w:val="24"/>
            <w:lang w:val="en-US"/>
          </w:rPr>
          <w:t>CDC, 2015</w:t>
        </w:r>
      </w:hyperlink>
      <w:r w:rsidR="00DF027B" w:rsidRPr="00191694">
        <w:rPr>
          <w:rFonts w:ascii="Times New Roman" w:hAnsi="Times New Roman" w:cs="Times New Roman"/>
          <w:noProof/>
          <w:sz w:val="24"/>
          <w:szCs w:val="24"/>
          <w:lang w:val="en-US"/>
        </w:rPr>
        <w:t xml:space="preserve">; </w:t>
      </w:r>
      <w:hyperlink w:anchor="_ENREF_10" w:tooltip="WHO, 2017 #26" w:history="1">
        <w:r w:rsidR="00067020" w:rsidRPr="00191694">
          <w:rPr>
            <w:rFonts w:ascii="Times New Roman" w:hAnsi="Times New Roman" w:cs="Times New Roman"/>
            <w:noProof/>
            <w:sz w:val="24"/>
            <w:szCs w:val="24"/>
            <w:lang w:val="en-US"/>
          </w:rPr>
          <w:t>WHO, 2017</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00A701BF" w:rsidRPr="00191694">
        <w:rPr>
          <w:rFonts w:ascii="Times New Roman" w:hAnsi="Times New Roman" w:cs="Times New Roman"/>
          <w:sz w:val="24"/>
          <w:szCs w:val="24"/>
          <w:lang w:val="en-US"/>
        </w:rPr>
        <w:t>.</w:t>
      </w:r>
      <w:r w:rsidR="00017908" w:rsidRPr="00191694">
        <w:rPr>
          <w:rFonts w:ascii="Times New Roman" w:hAnsi="Times New Roman" w:cs="Times New Roman"/>
          <w:sz w:val="24"/>
          <w:szCs w:val="24"/>
          <w:lang w:val="en-US"/>
        </w:rPr>
        <w:t xml:space="preserve"> </w:t>
      </w:r>
      <w:r w:rsidR="00424EA4" w:rsidRPr="00191694">
        <w:rPr>
          <w:rFonts w:ascii="Times New Roman" w:hAnsi="Times New Roman" w:cs="Times New Roman"/>
          <w:sz w:val="24"/>
          <w:szCs w:val="24"/>
        </w:rPr>
        <w:t>R</w:t>
      </w:r>
      <w:r w:rsidR="006426E4" w:rsidRPr="00191694">
        <w:rPr>
          <w:rFonts w:ascii="Times New Roman" w:hAnsi="Times New Roman" w:cs="Times New Roman"/>
          <w:sz w:val="24"/>
          <w:szCs w:val="24"/>
        </w:rPr>
        <w:t>isk for chronic infection de</w:t>
      </w:r>
      <w:r w:rsidR="00424EA4" w:rsidRPr="00191694">
        <w:rPr>
          <w:rFonts w:ascii="Times New Roman" w:hAnsi="Times New Roman" w:cs="Times New Roman"/>
          <w:sz w:val="24"/>
          <w:szCs w:val="24"/>
        </w:rPr>
        <w:t xml:space="preserve">creases with age </w:t>
      </w:r>
      <w:r w:rsidR="00C95441" w:rsidRPr="00191694">
        <w:rPr>
          <w:rFonts w:ascii="Times New Roman" w:hAnsi="Times New Roman" w:cs="Times New Roman"/>
          <w:sz w:val="24"/>
          <w:szCs w:val="24"/>
        </w:rPr>
        <w:fldChar w:fldCharType="begin">
          <w:fldData xml:space="preserve">PEVuZE5vdGU+PENpdGU+PEF1dGhvcj5DREM8L0F1dGhvcj48WWVhcj4yMDE1PC9ZZWFyPjxSZWNO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</w:fldData>
        </w:fldChar>
      </w:r>
      <w:r w:rsidR="00DF027B" w:rsidRPr="00191694">
        <w:rPr>
          <w:rFonts w:ascii="Times New Roman" w:hAnsi="Times New Roman" w:cs="Times New Roman"/>
          <w:sz w:val="24"/>
          <w:szCs w:val="24"/>
        </w:rPr>
        <w:instrText xml:space="preserve"> ADDIN EN.CITE </w:instrText>
      </w:r>
      <w:r w:rsidR="00C95441" w:rsidRPr="00191694">
        <w:rPr>
          <w:rFonts w:ascii="Times New Roman" w:hAnsi="Times New Roman" w:cs="Times New Roman"/>
          <w:sz w:val="24"/>
          <w:szCs w:val="24"/>
        </w:rPr>
        <w:fldChar w:fldCharType="begin">
          <w:fldData xml:space="preserve">PEVuZE5vdGU+PENpdGU+PEF1dGhvcj5DREM8L0F1dGhvcj48WWVhcj4yMDE1PC9ZZWFyPjxSZWNO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</w:fldData>
        </w:fldChar>
      </w:r>
      <w:r w:rsidR="00DF027B" w:rsidRPr="00191694">
        <w:rPr>
          <w:rFonts w:ascii="Times New Roman" w:hAnsi="Times New Roman" w:cs="Times New Roman"/>
          <w:sz w:val="24"/>
          <w:szCs w:val="24"/>
        </w:rPr>
        <w:instrText xml:space="preserve"> ADDIN EN.CITE.DATA </w:instrText>
      </w:r>
      <w:r w:rsidR="00C95441" w:rsidRPr="00191694">
        <w:rPr>
          <w:rFonts w:ascii="Times New Roman" w:hAnsi="Times New Roman" w:cs="Times New Roman"/>
          <w:sz w:val="24"/>
          <w:szCs w:val="24"/>
        </w:rPr>
      </w:r>
      <w:r w:rsidR="00C95441" w:rsidRPr="00191694">
        <w:rPr>
          <w:rFonts w:ascii="Times New Roman" w:hAnsi="Times New Roman" w:cs="Times New Roman"/>
          <w:sz w:val="24"/>
          <w:szCs w:val="24"/>
        </w:rPr>
        <w:fldChar w:fldCharType="end"/>
      </w:r>
      <w:r w:rsidR="00C95441" w:rsidRPr="00191694">
        <w:rPr>
          <w:rFonts w:ascii="Times New Roman" w:hAnsi="Times New Roman" w:cs="Times New Roman"/>
          <w:sz w:val="24"/>
          <w:szCs w:val="24"/>
        </w:rPr>
      </w:r>
      <w:r w:rsidR="00C95441" w:rsidRPr="00191694">
        <w:rPr>
          <w:rFonts w:ascii="Times New Roman" w:hAnsi="Times New Roman" w:cs="Times New Roman"/>
          <w:sz w:val="24"/>
          <w:szCs w:val="24"/>
        </w:rPr>
        <w:fldChar w:fldCharType="separate"/>
      </w:r>
      <w:r w:rsidR="00DF027B" w:rsidRPr="00191694">
        <w:rPr>
          <w:rFonts w:ascii="Times New Roman" w:hAnsi="Times New Roman" w:cs="Times New Roman"/>
          <w:noProof/>
          <w:sz w:val="24"/>
          <w:szCs w:val="24"/>
        </w:rPr>
        <w:t>(</w:t>
      </w:r>
      <w:hyperlink w:anchor="_ENREF_1" w:tooltip="CDC, 2015 #24" w:history="1">
        <w:r w:rsidR="00067020" w:rsidRPr="00191694">
          <w:rPr>
            <w:rFonts w:ascii="Times New Roman" w:hAnsi="Times New Roman" w:cs="Times New Roman"/>
            <w:noProof/>
            <w:sz w:val="24"/>
            <w:szCs w:val="24"/>
          </w:rPr>
          <w:t>CDC, 2015</w:t>
        </w:r>
      </w:hyperlink>
      <w:r w:rsidR="00DF027B" w:rsidRPr="00191694">
        <w:rPr>
          <w:rFonts w:ascii="Times New Roman" w:hAnsi="Times New Roman" w:cs="Times New Roman"/>
          <w:noProof/>
          <w:sz w:val="24"/>
          <w:szCs w:val="24"/>
        </w:rPr>
        <w:t xml:space="preserve">; </w:t>
      </w:r>
      <w:hyperlink w:anchor="_ENREF_2" w:tooltip="D'souza, 2004 #31" w:history="1">
        <w:r w:rsidR="00067020" w:rsidRPr="00191694">
          <w:rPr>
            <w:rFonts w:ascii="Times New Roman" w:hAnsi="Times New Roman" w:cs="Times New Roman"/>
            <w:noProof/>
            <w:sz w:val="24"/>
            <w:szCs w:val="24"/>
          </w:rPr>
          <w:t>D'souza &amp; Foster, 2004</w:t>
        </w:r>
      </w:hyperlink>
      <w:r w:rsidR="00DF027B" w:rsidRPr="00191694">
        <w:rPr>
          <w:rFonts w:ascii="Times New Roman" w:hAnsi="Times New Roman" w:cs="Times New Roman"/>
          <w:noProof/>
          <w:sz w:val="24"/>
          <w:szCs w:val="24"/>
        </w:rPr>
        <w:t xml:space="preserve">; </w:t>
      </w:r>
      <w:hyperlink w:anchor="_ENREF_10" w:tooltip="WHO, 2017 #26" w:history="1">
        <w:r w:rsidR="00067020" w:rsidRPr="00191694">
          <w:rPr>
            <w:rFonts w:ascii="Times New Roman" w:hAnsi="Times New Roman" w:cs="Times New Roman"/>
            <w:noProof/>
            <w:sz w:val="24"/>
            <w:szCs w:val="24"/>
          </w:rPr>
          <w:t>WHO, 2017</w:t>
        </w:r>
      </w:hyperlink>
      <w:r w:rsidR="00DF027B" w:rsidRPr="00191694">
        <w:rPr>
          <w:rFonts w:ascii="Times New Roman" w:hAnsi="Times New Roman" w:cs="Times New Roman"/>
          <w:noProof/>
          <w:sz w:val="24"/>
          <w:szCs w:val="24"/>
        </w:rPr>
        <w:t>)</w:t>
      </w:r>
      <w:r w:rsidR="00C95441" w:rsidRPr="00191694">
        <w:rPr>
          <w:rFonts w:ascii="Times New Roman" w:hAnsi="Times New Roman" w:cs="Times New Roman"/>
          <w:sz w:val="24"/>
          <w:szCs w:val="24"/>
        </w:rPr>
        <w:fldChar w:fldCharType="end"/>
      </w:r>
      <w:r w:rsidR="00424EA4" w:rsidRPr="00191694">
        <w:rPr>
          <w:rFonts w:ascii="Times New Roman" w:hAnsi="Times New Roman" w:cs="Times New Roman"/>
          <w:sz w:val="24"/>
          <w:szCs w:val="24"/>
        </w:rPr>
        <w:t>.</w:t>
      </w:r>
      <w:r w:rsidR="00CA1E93" w:rsidRPr="00191694">
        <w:rPr>
          <w:rFonts w:ascii="Times New Roman" w:hAnsi="Times New Roman" w:cs="Times New Roman"/>
          <w:sz w:val="24"/>
          <w:szCs w:val="24"/>
        </w:rPr>
        <w:t xml:space="preserve"> </w:t>
      </w:r>
    </w:p>
    <w:p w14:paraId="5A9BB1EF" w14:textId="77777777" w:rsidR="00067020" w:rsidRPr="00191694" w:rsidRDefault="00CC69AE" w:rsidP="009C51E0">
      <w:pPr>
        <w:autoSpaceDE w:val="0"/>
        <w:autoSpaceDN w:val="0"/>
        <w:adjustRightInd w:val="0"/>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lang w:val="en-US"/>
        </w:rPr>
        <w:t>During the acute phase of infection, immunoglobulin M (IgM) to the core antigen</w:t>
      </w:r>
      <w:r w:rsidR="00F22572" w:rsidRPr="00191694">
        <w:rPr>
          <w:rFonts w:ascii="Times New Roman" w:hAnsi="Times New Roman" w:cs="Times New Roman"/>
          <w:b/>
          <w:sz w:val="24"/>
          <w:szCs w:val="24"/>
        </w:rPr>
        <w:t xml:space="preserve"> </w:t>
      </w:r>
      <w:r w:rsidR="00F22572" w:rsidRPr="00191694">
        <w:rPr>
          <w:rFonts w:ascii="Times New Roman" w:hAnsi="Times New Roman" w:cs="Times New Roman"/>
          <w:sz w:val="24"/>
          <w:szCs w:val="24"/>
        </w:rPr>
        <w:t>(anti-HBc IgM</w:t>
      </w:r>
      <w:r w:rsidR="00F22572" w:rsidRPr="00191694">
        <w:rPr>
          <w:rFonts w:ascii="Times New Roman" w:hAnsi="Times New Roman" w:cs="Times New Roman"/>
          <w:sz w:val="24"/>
          <w:szCs w:val="24"/>
          <w:lang w:val="en-US"/>
        </w:rPr>
        <w:t>)</w:t>
      </w:r>
      <w:r w:rsidRPr="00191694">
        <w:rPr>
          <w:rFonts w:ascii="Times New Roman" w:hAnsi="Times New Roman" w:cs="Times New Roman"/>
          <w:sz w:val="24"/>
          <w:szCs w:val="24"/>
          <w:lang w:val="en-US"/>
        </w:rPr>
        <w:t xml:space="preserve"> will be detected and is a marker of high viral replication. Chronic infection is diagnosed by persistence of HBsAg for at least 6 months </w:t>
      </w:r>
      <w:r w:rsidR="00C95441" w:rsidRPr="00191694">
        <w:rPr>
          <w:rFonts w:ascii="Times New Roman" w:hAnsi="Times New Roman" w:cs="Times New Roman"/>
          <w:sz w:val="24"/>
          <w:szCs w:val="24"/>
          <w:lang w:val="en-US"/>
        </w:rPr>
        <w:fldChar w:fldCharType="begin"/>
      </w:r>
      <w:r w:rsidR="00DF027B" w:rsidRPr="00191694">
        <w:rPr>
          <w:rFonts w:ascii="Times New Roman" w:hAnsi="Times New Roman" w:cs="Times New Roman"/>
          <w:sz w:val="24"/>
          <w:szCs w:val="24"/>
          <w:lang w:val="en-US"/>
        </w:rPr>
        <w:instrText xml:space="preserve"> ADDIN EN.CITE &lt;EndNote&gt;&lt;Cite&gt;&lt;Author&gt;WHO&lt;/Author&gt;&lt;Year&gt;2017&lt;/Year&gt;&lt;RecNum&gt;26&lt;/RecNum&gt;&lt;DisplayText&gt;(WHO, 2017)&lt;/DisplayText&gt;&lt;record&gt;&lt;rec-number&gt;26&lt;/rec-number&gt;&lt;foreign-keys&gt;&lt;key app="EN" db-id="stat0erzmx9rwoe99fppdr9bpr2rw0w92zes"&gt;26&lt;/key&gt;&lt;/foreign-keys&gt;&lt;ref-type name="Web Page"&gt;12&lt;/ref-type&gt;&lt;contributors&gt;&lt;authors&gt;&lt;author&gt;WHO&lt;/author&gt;&lt;/authors&gt;&lt;/contributors&gt;&lt;titles&gt;&lt;title&gt;World Health Organization: Hepatitis B&lt;/title&gt;&lt;/titles&gt;&lt;volume&gt;2018&lt;/volume&gt;&lt;number&gt;18th February 2018&lt;/number&gt;&lt;dates&gt;&lt;year&gt;2017&lt;/year&gt;&lt;pub-dates&gt;&lt;date&gt;July 2017&lt;/date&gt;&lt;/pub-dates&gt;&lt;/dates&gt;&lt;urls&gt;&lt;related-urls&gt;&lt;url&gt;http://www.who.int/mediacentre/factsheets/fs204/en/&lt;/url&gt;&lt;/related-urls&gt;&lt;/urls&gt;&lt;/record&gt;&lt;/Cite&gt;&lt;/EndNote&gt;</w:instrText>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10" w:tooltip="WHO, 2017 #26" w:history="1">
        <w:r w:rsidR="00067020" w:rsidRPr="00191694">
          <w:rPr>
            <w:rFonts w:ascii="Times New Roman" w:hAnsi="Times New Roman" w:cs="Times New Roman"/>
            <w:noProof/>
            <w:sz w:val="24"/>
            <w:szCs w:val="24"/>
            <w:lang w:val="en-US"/>
          </w:rPr>
          <w:t>WHO, 2017</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00616819" w:rsidRPr="00191694">
        <w:rPr>
          <w:rFonts w:ascii="Times New Roman" w:hAnsi="Times New Roman" w:cs="Times New Roman"/>
          <w:sz w:val="24"/>
          <w:szCs w:val="24"/>
          <w:lang w:val="en-US"/>
        </w:rPr>
        <w:t>.</w:t>
      </w:r>
      <w:r w:rsidR="00276AD1" w:rsidRPr="00191694">
        <w:rPr>
          <w:rFonts w:ascii="Times New Roman" w:hAnsi="Times New Roman" w:cs="Times New Roman"/>
          <w:sz w:val="24"/>
          <w:szCs w:val="24"/>
          <w:lang w:val="en-US"/>
        </w:rPr>
        <w:t xml:space="preserve"> Hepatitis B surface </w:t>
      </w:r>
      <w:r w:rsidR="00490670" w:rsidRPr="00191694">
        <w:rPr>
          <w:rFonts w:ascii="Times New Roman" w:hAnsi="Times New Roman" w:cs="Times New Roman"/>
          <w:sz w:val="24"/>
          <w:szCs w:val="24"/>
          <w:lang w:val="en-US"/>
        </w:rPr>
        <w:t>antibody (</w:t>
      </w:r>
      <w:r w:rsidR="00490670" w:rsidRPr="00191694">
        <w:rPr>
          <w:rFonts w:ascii="Times New Roman" w:hAnsi="Times New Roman" w:cs="Times New Roman"/>
          <w:sz w:val="24"/>
          <w:szCs w:val="24"/>
        </w:rPr>
        <w:t>Anti</w:t>
      </w:r>
      <w:r w:rsidR="00F22572" w:rsidRPr="00191694">
        <w:rPr>
          <w:rFonts w:ascii="Times New Roman" w:hAnsi="Times New Roman" w:cs="Times New Roman"/>
          <w:sz w:val="24"/>
          <w:szCs w:val="24"/>
        </w:rPr>
        <w:t>-HBsAg</w:t>
      </w:r>
      <w:r w:rsidR="00F22572" w:rsidRPr="00191694">
        <w:rPr>
          <w:rFonts w:ascii="Times New Roman" w:hAnsi="Times New Roman" w:cs="Times New Roman"/>
          <w:sz w:val="24"/>
          <w:szCs w:val="24"/>
          <w:lang w:val="en-US"/>
        </w:rPr>
        <w:t>)</w:t>
      </w:r>
      <w:r w:rsidR="00616819" w:rsidRPr="00191694">
        <w:rPr>
          <w:rFonts w:ascii="Times New Roman" w:hAnsi="Times New Roman" w:cs="Times New Roman"/>
          <w:sz w:val="24"/>
          <w:szCs w:val="24"/>
          <w:lang w:val="en-US"/>
        </w:rPr>
        <w:t xml:space="preserve"> indicates immunity</w:t>
      </w:r>
      <w:r w:rsidR="007F6FB3" w:rsidRPr="00191694">
        <w:rPr>
          <w:rFonts w:ascii="Times New Roman" w:hAnsi="Times New Roman" w:cs="Times New Roman"/>
          <w:sz w:val="24"/>
          <w:szCs w:val="24"/>
          <w:lang w:val="en-US"/>
        </w:rPr>
        <w:t xml:space="preserve"> acquired by resolution of past infection or through </w:t>
      </w:r>
      <w:r w:rsidR="006426E4" w:rsidRPr="00191694">
        <w:rPr>
          <w:rFonts w:ascii="Times New Roman" w:hAnsi="Times New Roman" w:cs="Times New Roman"/>
          <w:sz w:val="24"/>
          <w:szCs w:val="24"/>
          <w:lang w:val="en-US"/>
        </w:rPr>
        <w:t>immunization</w:t>
      </w:r>
      <w:r w:rsidR="00FD57FE" w:rsidRPr="00191694">
        <w:rPr>
          <w:rFonts w:ascii="Times New Roman" w:hAnsi="Times New Roman" w:cs="Times New Roman"/>
          <w:sz w:val="24"/>
          <w:szCs w:val="24"/>
          <w:lang w:val="en-US"/>
        </w:rPr>
        <w:t xml:space="preserve">. </w:t>
      </w:r>
      <w:r w:rsidR="00C86DEB" w:rsidRPr="00191694">
        <w:rPr>
          <w:rFonts w:ascii="Times New Roman" w:hAnsi="Times New Roman" w:cs="Times New Roman"/>
          <w:sz w:val="24"/>
          <w:szCs w:val="24"/>
          <w:lang w:val="en-US"/>
        </w:rPr>
        <w:t xml:space="preserve">The presence of </w:t>
      </w:r>
      <w:r w:rsidR="001F740A" w:rsidRPr="00191694">
        <w:rPr>
          <w:rFonts w:ascii="Times New Roman" w:hAnsi="Times New Roman" w:cs="Times New Roman"/>
          <w:bCs/>
          <w:sz w:val="24"/>
          <w:szCs w:val="24"/>
        </w:rPr>
        <w:t>Hepatitis B virus deoxyribonucleic acid</w:t>
      </w:r>
      <w:r w:rsidR="00BA4691" w:rsidRPr="00191694">
        <w:rPr>
          <w:rFonts w:ascii="Times New Roman" w:hAnsi="Times New Roman" w:cs="Times New Roman"/>
          <w:bCs/>
          <w:sz w:val="24"/>
          <w:szCs w:val="24"/>
        </w:rPr>
        <w:t xml:space="preserve"> (</w:t>
      </w:r>
      <w:r w:rsidR="00BA4691" w:rsidRPr="00191694">
        <w:rPr>
          <w:rFonts w:ascii="Times New Roman" w:hAnsi="Times New Roman" w:cs="Times New Roman"/>
          <w:sz w:val="24"/>
          <w:szCs w:val="24"/>
        </w:rPr>
        <w:t xml:space="preserve">HBV DNA) indicates active viral replication and </w:t>
      </w:r>
      <w:r w:rsidR="00BA4691" w:rsidRPr="00191694">
        <w:rPr>
          <w:rFonts w:ascii="Times New Roman" w:hAnsi="Times New Roman" w:cs="Times New Roman"/>
          <w:bCs/>
          <w:sz w:val="24"/>
          <w:szCs w:val="24"/>
        </w:rPr>
        <w:t>Hepatitis B e Antigen</w:t>
      </w:r>
      <w:r w:rsidR="00F22572" w:rsidRPr="00191694">
        <w:rPr>
          <w:rFonts w:ascii="Times New Roman" w:hAnsi="Times New Roman" w:cs="Times New Roman"/>
          <w:b/>
          <w:sz w:val="24"/>
          <w:szCs w:val="24"/>
        </w:rPr>
        <w:t xml:space="preserve"> (HBeAg)</w:t>
      </w:r>
      <w:r w:rsidR="00BA4691" w:rsidRPr="00191694">
        <w:rPr>
          <w:rFonts w:ascii="Times New Roman" w:hAnsi="Times New Roman" w:cs="Times New Roman"/>
          <w:bCs/>
          <w:sz w:val="24"/>
          <w:szCs w:val="24"/>
        </w:rPr>
        <w:t xml:space="preserve"> </w:t>
      </w:r>
      <w:r w:rsidR="00BA4691" w:rsidRPr="00191694">
        <w:rPr>
          <w:rFonts w:ascii="Times New Roman" w:hAnsi="Times New Roman" w:cs="Times New Roman"/>
          <w:sz w:val="24"/>
          <w:szCs w:val="24"/>
        </w:rPr>
        <w:t xml:space="preserve"> correlates with HBV replication</w:t>
      </w:r>
      <w:r w:rsidR="00A96591" w:rsidRPr="00191694">
        <w:rPr>
          <w:rFonts w:ascii="Times New Roman" w:hAnsi="Times New Roman" w:cs="Times New Roman"/>
          <w:sz w:val="24"/>
          <w:szCs w:val="24"/>
        </w:rPr>
        <w:t xml:space="preserve"> </w:t>
      </w:r>
      <w:r w:rsidR="00BA4691" w:rsidRPr="00191694">
        <w:rPr>
          <w:rFonts w:ascii="Times New Roman" w:hAnsi="Times New Roman" w:cs="Times New Roman"/>
          <w:sz w:val="24"/>
          <w:szCs w:val="24"/>
        </w:rPr>
        <w:t xml:space="preserve">and infectivity but </w:t>
      </w:r>
      <w:r w:rsidR="00C86DEB" w:rsidRPr="00191694">
        <w:rPr>
          <w:rFonts w:ascii="Times New Roman" w:hAnsi="Times New Roman" w:cs="Times New Roman"/>
          <w:sz w:val="24"/>
          <w:szCs w:val="24"/>
        </w:rPr>
        <w:t xml:space="preserve"> may be </w:t>
      </w:r>
      <w:r w:rsidR="00BA4691" w:rsidRPr="00191694">
        <w:rPr>
          <w:rFonts w:ascii="Times New Roman" w:hAnsi="Times New Roman" w:cs="Times New Roman"/>
          <w:sz w:val="24"/>
          <w:szCs w:val="24"/>
        </w:rPr>
        <w:t>absent in patients with pre core or core mutations</w:t>
      </w:r>
      <w:r w:rsidR="00C95441" w:rsidRPr="00191694">
        <w:rPr>
          <w:rFonts w:ascii="Times New Roman" w:hAnsi="Times New Roman" w:cs="Times New Roman"/>
          <w:sz w:val="24"/>
          <w:szCs w:val="24"/>
          <w:lang w:val="en-US"/>
        </w:rPr>
        <w:fldChar w:fldCharType="begin"/>
      </w:r>
      <w:r w:rsidR="00DF027B" w:rsidRPr="00191694">
        <w:rPr>
          <w:rFonts w:ascii="Times New Roman" w:hAnsi="Times New Roman" w:cs="Times New Roman"/>
          <w:sz w:val="24"/>
          <w:szCs w:val="24"/>
          <w:lang w:val="en-US"/>
        </w:rPr>
        <w:instrText xml:space="preserve"> ADDIN EN.CITE &lt;EndNote&gt;&lt;Cite&gt;&lt;Author&gt;MOH&lt;/Author&gt;&lt;Year&gt;2013&lt;/Year&gt;&lt;RecNum&gt;72&lt;/RecNum&gt;&lt;DisplayText&gt;(MOH, 2013)&lt;/DisplayText&gt;&lt;record&gt;&lt;rec-number&gt;72&lt;/rec-number&gt;&lt;foreign-keys&gt;&lt;key app="EN" db-id="02z29sr0qt0wf4efax6p2e2s5wft0stdr9r0"&gt;72&lt;/key&gt;&lt;/foreign-keys&gt;&lt;ref-type name="Journal Article"&gt;17&lt;/ref-type&gt;&lt;contributors&gt;&lt;authors&gt;&lt;author&gt;MOH&lt;/author&gt;&lt;/authors&gt;&lt;/contributors&gt;&lt;titles&gt;&lt;title&gt;Guidelines for the Treatment of&amp;#xD;Chronic Hepatitis B and C Viral&amp;#xD;Infections in Kenya&lt;/title&gt;&lt;/titles&gt;&lt;dates&gt;&lt;year&gt;2013&lt;/year&gt;&lt;/dates&gt;&lt;urls&gt;&lt;/urls&gt;&lt;/record&gt;&lt;/Cite&gt;&lt;/EndNote&gt;</w:instrText>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8" w:tooltip="MOH, 2013 #72" w:history="1">
        <w:r w:rsidR="00067020" w:rsidRPr="00191694">
          <w:rPr>
            <w:rFonts w:ascii="Times New Roman" w:hAnsi="Times New Roman" w:cs="Times New Roman"/>
            <w:noProof/>
            <w:sz w:val="24"/>
            <w:szCs w:val="24"/>
            <w:lang w:val="en-US"/>
          </w:rPr>
          <w:t>MOH, 2013</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00616819" w:rsidRPr="00191694">
        <w:rPr>
          <w:rFonts w:ascii="Times New Roman" w:hAnsi="Times New Roman" w:cs="Times New Roman"/>
          <w:sz w:val="24"/>
          <w:szCs w:val="24"/>
          <w:lang w:val="en-US"/>
        </w:rPr>
        <w:t>.</w:t>
      </w:r>
      <w:r w:rsidR="00276AD1" w:rsidRPr="00191694">
        <w:rPr>
          <w:rFonts w:ascii="Times New Roman" w:hAnsi="Times New Roman" w:cs="Times New Roman"/>
          <w:sz w:val="24"/>
          <w:szCs w:val="24"/>
          <w:lang w:val="en-US"/>
        </w:rPr>
        <w:t xml:space="preserve"> </w:t>
      </w:r>
      <w:r w:rsidRPr="00191694">
        <w:rPr>
          <w:rFonts w:ascii="Times New Roman" w:hAnsi="Times New Roman" w:cs="Times New Roman"/>
          <w:sz w:val="24"/>
          <w:szCs w:val="24"/>
          <w:lang w:val="en-US"/>
        </w:rPr>
        <w:t>There is no definitive treatment for acute infection; supportive care is indicated. Oral antivirals are used to slow disease progression in chronic infection</w:t>
      </w:r>
      <w:r w:rsidR="00ED46B6" w:rsidRPr="00191694">
        <w:rPr>
          <w:rFonts w:ascii="Times New Roman" w:hAnsi="Times New Roman" w:cs="Times New Roman"/>
          <w:sz w:val="24"/>
          <w:szCs w:val="24"/>
          <w:lang w:val="en-US"/>
        </w:rPr>
        <w:t xml:space="preserve"> </w:t>
      </w:r>
      <w:r w:rsidR="00C95441" w:rsidRPr="00191694">
        <w:rPr>
          <w:rFonts w:ascii="Times New Roman" w:hAnsi="Times New Roman" w:cs="Times New Roman"/>
          <w:sz w:val="24"/>
          <w:szCs w:val="24"/>
          <w:lang w:val="en-US"/>
        </w:rPr>
        <w:fldChar w:fldCharType="begin"/>
      </w:r>
      <w:r w:rsidR="00DF027B" w:rsidRPr="00191694">
        <w:rPr>
          <w:rFonts w:ascii="Times New Roman" w:hAnsi="Times New Roman" w:cs="Times New Roman"/>
          <w:sz w:val="24"/>
          <w:szCs w:val="24"/>
          <w:lang w:val="en-US"/>
        </w:rPr>
        <w:instrText xml:space="preserve"> ADDIN EN.CITE &lt;EndNote&gt;&lt;Cite&gt;&lt;Author&gt;Lok&lt;/Author&gt;&lt;Year&gt;2009&lt;/Year&gt;&lt;RecNum&gt;27&lt;/RecNum&gt;&lt;DisplayText&gt;(Lok &amp;amp; McMahon, 2009)&lt;/DisplayText&gt;&lt;record&gt;&lt;rec-number&gt;27&lt;/rec-number&gt;&lt;foreign-keys&gt;&lt;key app="EN" db-id="stat0erzmx9rwoe99fppdr9bpr2rw0w92zes"&gt;27&lt;/key&gt;&lt;/foreign-keys&gt;&lt;ref-type name="Journal Article"&gt;17&lt;/ref-type&gt;&lt;contributors&gt;&lt;authors&gt;&lt;author&gt;Lok, Anna SF&lt;/author&gt;&lt;author&gt;McMahon, Brian J&lt;/author&gt;&lt;/authors&gt;&lt;/contributors&gt;&lt;titles&gt;&lt;title&gt;Chronic hepatitis B: update 2009&lt;/title&gt;&lt;secondary-title&gt;Hepatology&lt;/secondary-title&gt;&lt;/titles&gt;&lt;periodical&gt;&lt;full-title&gt;Hepatology&lt;/full-title&gt;&lt;/periodical&gt;&lt;pages&gt;661-662&lt;/pages&gt;&lt;volume&gt;50&lt;/volume&gt;&lt;number&gt;3&lt;/number&gt;&lt;dates&gt;&lt;year&gt;2009&lt;/year&gt;&lt;/dates&gt;&lt;isbn&gt;1527-3350&lt;/isbn&gt;&lt;urls&gt;&lt;/urls&gt;&lt;/record&gt;&lt;/Cite&gt;&lt;/EndNote&gt;</w:instrText>
      </w:r>
      <w:r w:rsidR="00C95441" w:rsidRPr="00191694">
        <w:rPr>
          <w:rFonts w:ascii="Times New Roman" w:hAnsi="Times New Roman" w:cs="Times New Roman"/>
          <w:sz w:val="24"/>
          <w:szCs w:val="24"/>
          <w:lang w:val="en-US"/>
        </w:rPr>
        <w:fldChar w:fldCharType="separate"/>
      </w:r>
      <w:r w:rsidR="00DF027B" w:rsidRPr="00191694">
        <w:rPr>
          <w:rFonts w:ascii="Times New Roman" w:hAnsi="Times New Roman" w:cs="Times New Roman"/>
          <w:noProof/>
          <w:sz w:val="24"/>
          <w:szCs w:val="24"/>
          <w:lang w:val="en-US"/>
        </w:rPr>
        <w:t>(</w:t>
      </w:r>
      <w:hyperlink w:anchor="_ENREF_7" w:tooltip="Lok, 2009 #27" w:history="1">
        <w:r w:rsidR="00067020" w:rsidRPr="00191694">
          <w:rPr>
            <w:rFonts w:ascii="Times New Roman" w:hAnsi="Times New Roman" w:cs="Times New Roman"/>
            <w:noProof/>
            <w:sz w:val="24"/>
            <w:szCs w:val="24"/>
            <w:lang w:val="en-US"/>
          </w:rPr>
          <w:t>Lok &amp; McMahon, 2009</w:t>
        </w:r>
      </w:hyperlink>
      <w:r w:rsidR="00DF027B" w:rsidRPr="00191694">
        <w:rPr>
          <w:rFonts w:ascii="Times New Roman" w:hAnsi="Times New Roman" w:cs="Times New Roman"/>
          <w:noProof/>
          <w:sz w:val="24"/>
          <w:szCs w:val="24"/>
          <w:lang w:val="en-US"/>
        </w:rPr>
        <w:t>)</w:t>
      </w:r>
      <w:r w:rsidR="00C95441" w:rsidRPr="00191694">
        <w:rPr>
          <w:rFonts w:ascii="Times New Roman" w:hAnsi="Times New Roman" w:cs="Times New Roman"/>
          <w:sz w:val="24"/>
          <w:szCs w:val="24"/>
          <w:lang w:val="en-US"/>
        </w:rPr>
        <w:fldChar w:fldCharType="end"/>
      </w:r>
      <w:r w:rsidRPr="00191694">
        <w:rPr>
          <w:rFonts w:ascii="Times New Roman" w:hAnsi="Times New Roman" w:cs="Times New Roman"/>
          <w:sz w:val="24"/>
          <w:szCs w:val="24"/>
          <w:lang w:val="en-US"/>
        </w:rPr>
        <w:t>.</w:t>
      </w:r>
      <w:r w:rsidR="00053B84" w:rsidRPr="00191694">
        <w:rPr>
          <w:rFonts w:ascii="Times New Roman" w:hAnsi="Times New Roman" w:cs="Times New Roman"/>
          <w:sz w:val="24"/>
          <w:szCs w:val="24"/>
          <w:lang w:val="en-US"/>
        </w:rPr>
        <w:t xml:space="preserve"> Prevention is through Hepatitis B vaccin</w:t>
      </w:r>
      <w:r w:rsidR="00485151" w:rsidRPr="00191694">
        <w:rPr>
          <w:rFonts w:ascii="Times New Roman" w:hAnsi="Times New Roman" w:cs="Times New Roman"/>
          <w:sz w:val="24"/>
          <w:szCs w:val="24"/>
          <w:lang w:val="en-US"/>
        </w:rPr>
        <w:t>ation</w:t>
      </w:r>
      <w:r w:rsidR="00ED46B6" w:rsidRPr="00191694">
        <w:rPr>
          <w:rFonts w:ascii="Times New Roman" w:hAnsi="Times New Roman" w:cs="Times New Roman"/>
          <w:sz w:val="24"/>
          <w:szCs w:val="24"/>
          <w:lang w:val="en-US"/>
        </w:rPr>
        <w:t xml:space="preserve">. </w:t>
      </w:r>
    </w:p>
    <w:p w14:paraId="2206121D" w14:textId="77777777" w:rsidR="0078672D" w:rsidRPr="00191694" w:rsidRDefault="0078672D" w:rsidP="009C51E0">
      <w:pPr>
        <w:autoSpaceDE w:val="0"/>
        <w:autoSpaceDN w:val="0"/>
        <w:adjustRightInd w:val="0"/>
        <w:spacing w:after="0" w:line="276" w:lineRule="auto"/>
        <w:rPr>
          <w:rFonts w:ascii="Times New Roman" w:hAnsi="Times New Roman" w:cs="Times New Roman"/>
          <w:sz w:val="24"/>
          <w:szCs w:val="24"/>
          <w:lang w:val="en-US"/>
        </w:rPr>
      </w:pPr>
    </w:p>
    <w:p w14:paraId="5DF1B8C7" w14:textId="77777777" w:rsidR="00ED46B6" w:rsidRPr="00191694" w:rsidRDefault="00BD1751" w:rsidP="009C51E0">
      <w:pPr>
        <w:pStyle w:val="Heading2"/>
        <w:spacing w:line="276" w:lineRule="auto"/>
        <w:rPr>
          <w:rFonts w:ascii="Times New Roman" w:hAnsi="Times New Roman" w:cs="Times New Roman"/>
        </w:rPr>
      </w:pPr>
      <w:bookmarkStart w:id="4" w:name="_Toc1135129"/>
      <w:r w:rsidRPr="00191694">
        <w:rPr>
          <w:rFonts w:ascii="Times New Roman" w:hAnsi="Times New Roman" w:cs="Times New Roman"/>
        </w:rPr>
        <w:t xml:space="preserve">1.1. </w:t>
      </w:r>
      <w:r w:rsidR="00ED46B6" w:rsidRPr="00191694">
        <w:rPr>
          <w:rFonts w:ascii="Times New Roman" w:hAnsi="Times New Roman" w:cs="Times New Roman"/>
        </w:rPr>
        <w:t>Justification</w:t>
      </w:r>
      <w:bookmarkEnd w:id="4"/>
      <w:r w:rsidR="00ED46B6" w:rsidRPr="00191694">
        <w:rPr>
          <w:rFonts w:ascii="Times New Roman" w:hAnsi="Times New Roman" w:cs="Times New Roman"/>
        </w:rPr>
        <w:t xml:space="preserve"> </w:t>
      </w:r>
    </w:p>
    <w:p w14:paraId="1D4A86C2" w14:textId="77777777" w:rsidR="008F59D8" w:rsidRPr="00191694" w:rsidRDefault="008F59D8" w:rsidP="009C51E0">
      <w:pPr>
        <w:spacing w:line="276" w:lineRule="auto"/>
        <w:rPr>
          <w:rFonts w:ascii="Times New Roman" w:hAnsi="Times New Roman" w:cs="Times New Roman"/>
          <w:sz w:val="24"/>
          <w:szCs w:val="24"/>
          <w:lang w:val="en-US"/>
        </w:rPr>
      </w:pPr>
      <w:r w:rsidRPr="00191694">
        <w:rPr>
          <w:rFonts w:ascii="Times New Roman" w:hAnsi="Times New Roman" w:cs="Times New Roman"/>
          <w:sz w:val="24"/>
          <w:szCs w:val="24"/>
          <w:lang w:val="en-US"/>
        </w:rPr>
        <w:t xml:space="preserve">Baringo, Elgeyo Marakwet and West Pokot counties have reported an upsurge of reported cases of Hepatitis B. </w:t>
      </w:r>
    </w:p>
    <w:p w14:paraId="4F20797F" w14:textId="77777777" w:rsidR="00123322" w:rsidRPr="00191694" w:rsidRDefault="00123322" w:rsidP="009C51E0">
      <w:pPr>
        <w:spacing w:line="276" w:lineRule="auto"/>
        <w:rPr>
          <w:rFonts w:ascii="Times New Roman" w:hAnsi="Times New Roman" w:cs="Times New Roman"/>
          <w:b/>
          <w:sz w:val="24"/>
          <w:szCs w:val="24"/>
          <w:lang w:val="en-US"/>
        </w:rPr>
      </w:pPr>
      <w:r w:rsidRPr="00191694">
        <w:rPr>
          <w:rFonts w:ascii="Times New Roman" w:hAnsi="Times New Roman" w:cs="Times New Roman"/>
          <w:b/>
          <w:sz w:val="24"/>
          <w:szCs w:val="24"/>
          <w:lang w:val="en-US"/>
        </w:rPr>
        <w:t>Baringo County</w:t>
      </w:r>
    </w:p>
    <w:p w14:paraId="2BE1DFBE" w14:textId="77777777" w:rsidR="00320ED5" w:rsidRPr="00191694" w:rsidRDefault="00BA7F94" w:rsidP="009C51E0">
      <w:pPr>
        <w:spacing w:line="276" w:lineRule="auto"/>
        <w:rPr>
          <w:rFonts w:ascii="Times New Roman" w:hAnsi="Times New Roman" w:cs="Times New Roman"/>
          <w:sz w:val="24"/>
          <w:szCs w:val="24"/>
          <w:lang w:val="en-US"/>
        </w:rPr>
      </w:pPr>
      <w:r w:rsidRPr="00191694">
        <w:rPr>
          <w:rFonts w:ascii="Times New Roman" w:hAnsi="Times New Roman" w:cs="Times New Roman"/>
          <w:sz w:val="24"/>
          <w:szCs w:val="24"/>
          <w:lang w:val="en-US"/>
        </w:rPr>
        <w:t>Baringo County</w:t>
      </w:r>
      <w:r w:rsidR="00471983" w:rsidRPr="00191694">
        <w:rPr>
          <w:rFonts w:ascii="Times New Roman" w:hAnsi="Times New Roman" w:cs="Times New Roman"/>
          <w:sz w:val="24"/>
          <w:szCs w:val="24"/>
          <w:lang w:val="en-US"/>
        </w:rPr>
        <w:t xml:space="preserve"> </w:t>
      </w:r>
      <w:r w:rsidR="003B6703" w:rsidRPr="00191694">
        <w:rPr>
          <w:rFonts w:ascii="Times New Roman" w:hAnsi="Times New Roman" w:cs="Times New Roman"/>
          <w:sz w:val="24"/>
          <w:szCs w:val="24"/>
          <w:lang w:val="en-US"/>
        </w:rPr>
        <w:t>reported an</w:t>
      </w:r>
      <w:r w:rsidR="00DD5FD9" w:rsidRPr="00191694">
        <w:rPr>
          <w:rFonts w:ascii="Times New Roman" w:hAnsi="Times New Roman" w:cs="Times New Roman"/>
          <w:sz w:val="24"/>
          <w:szCs w:val="24"/>
          <w:lang w:val="en-US"/>
        </w:rPr>
        <w:t xml:space="preserve"> upsurge </w:t>
      </w:r>
      <w:r w:rsidR="00CC056B" w:rsidRPr="00191694">
        <w:rPr>
          <w:rFonts w:ascii="Times New Roman" w:hAnsi="Times New Roman" w:cs="Times New Roman"/>
          <w:sz w:val="24"/>
          <w:szCs w:val="24"/>
          <w:lang w:val="en-US"/>
        </w:rPr>
        <w:t>of Hepatitis</w:t>
      </w:r>
      <w:r w:rsidR="00E64A4E" w:rsidRPr="00191694">
        <w:rPr>
          <w:rFonts w:ascii="Times New Roman" w:hAnsi="Times New Roman" w:cs="Times New Roman"/>
          <w:sz w:val="24"/>
          <w:szCs w:val="24"/>
          <w:lang w:val="en-US"/>
        </w:rPr>
        <w:t xml:space="preserve"> B</w:t>
      </w:r>
      <w:r w:rsidRPr="00191694">
        <w:rPr>
          <w:rFonts w:ascii="Times New Roman" w:hAnsi="Times New Roman" w:cs="Times New Roman"/>
          <w:sz w:val="24"/>
          <w:szCs w:val="24"/>
          <w:lang w:val="en-US"/>
        </w:rPr>
        <w:t xml:space="preserve"> and the Department of Health has been conducting routine screening and testing</w:t>
      </w:r>
      <w:r w:rsidR="00AB5745" w:rsidRPr="00191694">
        <w:rPr>
          <w:rFonts w:ascii="Times New Roman" w:hAnsi="Times New Roman" w:cs="Times New Roman"/>
          <w:sz w:val="24"/>
          <w:szCs w:val="24"/>
          <w:lang w:val="en-US"/>
        </w:rPr>
        <w:t xml:space="preserve"> for general population</w:t>
      </w:r>
      <w:r w:rsidR="00242D15" w:rsidRPr="00191694">
        <w:rPr>
          <w:rFonts w:ascii="Times New Roman" w:hAnsi="Times New Roman" w:cs="Times New Roman"/>
          <w:sz w:val="24"/>
          <w:szCs w:val="24"/>
          <w:lang w:val="en-US"/>
        </w:rPr>
        <w:t xml:space="preserve">, in the community and health care workers at the county hospitals and sub-county hospitals and additional select health centres and dispensaries. </w:t>
      </w:r>
      <w:r w:rsidR="00A96591" w:rsidRPr="00191694">
        <w:rPr>
          <w:rFonts w:ascii="Times New Roman" w:hAnsi="Times New Roman" w:cs="Times New Roman"/>
          <w:sz w:val="24"/>
          <w:szCs w:val="24"/>
          <w:lang w:val="en-US"/>
        </w:rPr>
        <w:t>(</w:t>
      </w:r>
      <w:r w:rsidR="00937B50" w:rsidRPr="00191694">
        <w:rPr>
          <w:rFonts w:ascii="Times New Roman" w:hAnsi="Times New Roman" w:cs="Times New Roman"/>
          <w:sz w:val="24"/>
          <w:szCs w:val="24"/>
          <w:lang w:val="en-US"/>
        </w:rPr>
        <w:t>T</w:t>
      </w:r>
      <w:r w:rsidR="00C338FE" w:rsidRPr="00191694">
        <w:rPr>
          <w:rFonts w:ascii="Times New Roman" w:hAnsi="Times New Roman" w:cs="Times New Roman"/>
          <w:sz w:val="24"/>
          <w:szCs w:val="24"/>
          <w:lang w:val="en-US"/>
        </w:rPr>
        <w:t xml:space="preserve">able 1). </w:t>
      </w:r>
      <w:r w:rsidR="00E64A4E" w:rsidRPr="00191694">
        <w:rPr>
          <w:rFonts w:ascii="Times New Roman" w:hAnsi="Times New Roman" w:cs="Times New Roman"/>
          <w:sz w:val="24"/>
          <w:szCs w:val="24"/>
          <w:lang w:val="en-US"/>
        </w:rPr>
        <w:t xml:space="preserve"> </w:t>
      </w:r>
      <w:r w:rsidR="00250DE1" w:rsidRPr="00191694">
        <w:rPr>
          <w:rFonts w:ascii="Times New Roman" w:hAnsi="Times New Roman" w:cs="Times New Roman"/>
          <w:sz w:val="24"/>
          <w:szCs w:val="24"/>
          <w:lang w:val="en-US"/>
        </w:rPr>
        <w:t>In January 2018, 27</w:t>
      </w:r>
      <w:r w:rsidR="00805415" w:rsidRPr="00191694">
        <w:rPr>
          <w:rFonts w:ascii="Times New Roman" w:hAnsi="Times New Roman" w:cs="Times New Roman"/>
          <w:sz w:val="24"/>
          <w:szCs w:val="24"/>
          <w:lang w:val="en-US"/>
        </w:rPr>
        <w:t>/243 (11.1%)</w:t>
      </w:r>
      <w:r w:rsidR="00250DE1" w:rsidRPr="00191694">
        <w:rPr>
          <w:rFonts w:ascii="Times New Roman" w:hAnsi="Times New Roman" w:cs="Times New Roman"/>
          <w:sz w:val="24"/>
          <w:szCs w:val="24"/>
          <w:lang w:val="en-US"/>
        </w:rPr>
        <w:t xml:space="preserve"> screened </w:t>
      </w:r>
      <w:r w:rsidR="003B6703" w:rsidRPr="00191694">
        <w:rPr>
          <w:rFonts w:ascii="Times New Roman" w:hAnsi="Times New Roman" w:cs="Times New Roman"/>
          <w:sz w:val="24"/>
          <w:szCs w:val="24"/>
          <w:lang w:val="en-US"/>
        </w:rPr>
        <w:t xml:space="preserve">tested </w:t>
      </w:r>
      <w:r w:rsidR="00250DE1" w:rsidRPr="00191694">
        <w:rPr>
          <w:rFonts w:ascii="Times New Roman" w:hAnsi="Times New Roman" w:cs="Times New Roman"/>
          <w:sz w:val="24"/>
          <w:szCs w:val="24"/>
          <w:lang w:val="en-US"/>
        </w:rPr>
        <w:t xml:space="preserve">positive </w:t>
      </w:r>
      <w:r w:rsidR="003B6703" w:rsidRPr="00191694">
        <w:rPr>
          <w:rFonts w:ascii="Times New Roman" w:hAnsi="Times New Roman" w:cs="Times New Roman"/>
          <w:sz w:val="24"/>
          <w:szCs w:val="24"/>
          <w:lang w:val="en-US"/>
        </w:rPr>
        <w:t xml:space="preserve">for </w:t>
      </w:r>
      <w:r w:rsidR="00805415" w:rsidRPr="00191694">
        <w:rPr>
          <w:rFonts w:ascii="Times New Roman" w:hAnsi="Times New Roman" w:cs="Times New Roman"/>
          <w:sz w:val="24"/>
          <w:szCs w:val="24"/>
          <w:lang w:val="en-US"/>
        </w:rPr>
        <w:t xml:space="preserve">Hepatitis B </w:t>
      </w:r>
      <w:r w:rsidR="003B6703" w:rsidRPr="00191694">
        <w:rPr>
          <w:rFonts w:ascii="Times New Roman" w:hAnsi="Times New Roman" w:cs="Times New Roman"/>
          <w:sz w:val="24"/>
          <w:szCs w:val="24"/>
          <w:lang w:val="en-US"/>
        </w:rPr>
        <w:t>surface antigen (HBsAg</w:t>
      </w:r>
      <w:r w:rsidR="006D5E81" w:rsidRPr="00191694">
        <w:rPr>
          <w:rFonts w:ascii="Times New Roman" w:hAnsi="Times New Roman" w:cs="Times New Roman"/>
          <w:sz w:val="24"/>
          <w:szCs w:val="24"/>
          <w:lang w:val="en-US"/>
        </w:rPr>
        <w:t xml:space="preserve"> using DiaSpot Rapid Diagnostic Test kit</w:t>
      </w:r>
      <w:r w:rsidR="00A96591" w:rsidRPr="00191694">
        <w:rPr>
          <w:rFonts w:ascii="Times New Roman" w:hAnsi="Times New Roman" w:cs="Times New Roman"/>
          <w:sz w:val="24"/>
          <w:szCs w:val="24"/>
          <w:lang w:val="en-US"/>
        </w:rPr>
        <w:t>)</w:t>
      </w:r>
      <w:r w:rsidR="00805415" w:rsidRPr="00191694">
        <w:rPr>
          <w:rFonts w:ascii="Times New Roman" w:hAnsi="Times New Roman" w:cs="Times New Roman"/>
          <w:sz w:val="24"/>
          <w:szCs w:val="24"/>
          <w:lang w:val="en-US"/>
        </w:rPr>
        <w:t xml:space="preserve">. </w:t>
      </w:r>
      <w:r w:rsidR="00C338FE" w:rsidRPr="00191694">
        <w:rPr>
          <w:rFonts w:ascii="Times New Roman" w:hAnsi="Times New Roman" w:cs="Times New Roman"/>
          <w:sz w:val="24"/>
          <w:szCs w:val="24"/>
          <w:lang w:val="en-US"/>
        </w:rPr>
        <w:t>I</w:t>
      </w:r>
      <w:r w:rsidR="00E64A4E" w:rsidRPr="00191694">
        <w:rPr>
          <w:rFonts w:ascii="Times New Roman" w:hAnsi="Times New Roman" w:cs="Times New Roman"/>
          <w:sz w:val="24"/>
          <w:szCs w:val="24"/>
          <w:lang w:val="en-US"/>
        </w:rPr>
        <w:t xml:space="preserve">n October 2018 </w:t>
      </w:r>
      <w:r w:rsidR="003B6703" w:rsidRPr="00191694">
        <w:rPr>
          <w:rFonts w:ascii="Times New Roman" w:hAnsi="Times New Roman" w:cs="Times New Roman"/>
          <w:sz w:val="24"/>
          <w:szCs w:val="24"/>
          <w:lang w:val="en-US"/>
        </w:rPr>
        <w:t>HBsAg</w:t>
      </w:r>
      <w:r w:rsidR="003B6703" w:rsidRPr="00191694" w:rsidDel="003B6703">
        <w:rPr>
          <w:rFonts w:ascii="Times New Roman" w:hAnsi="Times New Roman" w:cs="Times New Roman"/>
          <w:sz w:val="24"/>
          <w:szCs w:val="24"/>
          <w:lang w:val="en-US"/>
        </w:rPr>
        <w:t xml:space="preserve"> </w:t>
      </w:r>
      <w:r w:rsidR="001441B8" w:rsidRPr="00191694">
        <w:rPr>
          <w:rFonts w:ascii="Times New Roman" w:hAnsi="Times New Roman" w:cs="Times New Roman"/>
          <w:sz w:val="24"/>
          <w:szCs w:val="24"/>
          <w:lang w:val="en-US"/>
        </w:rPr>
        <w:t xml:space="preserve">positivity rate </w:t>
      </w:r>
      <w:r w:rsidR="003B6703" w:rsidRPr="00191694">
        <w:rPr>
          <w:rFonts w:ascii="Times New Roman" w:hAnsi="Times New Roman" w:cs="Times New Roman"/>
          <w:sz w:val="24"/>
          <w:szCs w:val="24"/>
          <w:lang w:val="en-US"/>
        </w:rPr>
        <w:t xml:space="preserve">in Baringo North </w:t>
      </w:r>
      <w:r w:rsidR="001441B8" w:rsidRPr="00191694">
        <w:rPr>
          <w:rFonts w:ascii="Times New Roman" w:hAnsi="Times New Roman" w:cs="Times New Roman"/>
          <w:sz w:val="24"/>
          <w:szCs w:val="24"/>
          <w:lang w:val="en-US"/>
        </w:rPr>
        <w:t xml:space="preserve">was 7.8%. Samples from those </w:t>
      </w:r>
      <w:r w:rsidR="00A96591" w:rsidRPr="00191694">
        <w:rPr>
          <w:rFonts w:ascii="Times New Roman" w:hAnsi="Times New Roman" w:cs="Times New Roman"/>
          <w:sz w:val="24"/>
          <w:szCs w:val="24"/>
          <w:lang w:val="en-US"/>
        </w:rPr>
        <w:t xml:space="preserve">who </w:t>
      </w:r>
      <w:r w:rsidR="003B6703" w:rsidRPr="00191694">
        <w:rPr>
          <w:rFonts w:ascii="Times New Roman" w:hAnsi="Times New Roman" w:cs="Times New Roman"/>
          <w:sz w:val="24"/>
          <w:szCs w:val="24"/>
          <w:lang w:val="en-US"/>
        </w:rPr>
        <w:t xml:space="preserve">were HBsAg </w:t>
      </w:r>
      <w:r w:rsidR="001441B8" w:rsidRPr="00191694">
        <w:rPr>
          <w:rFonts w:ascii="Times New Roman" w:hAnsi="Times New Roman" w:cs="Times New Roman"/>
          <w:sz w:val="24"/>
          <w:szCs w:val="24"/>
          <w:lang w:val="en-US"/>
        </w:rPr>
        <w:t>positive were referred for Polymerase Chain Reaction (PCR) testing</w:t>
      </w:r>
      <w:r w:rsidR="00104B85" w:rsidRPr="00191694">
        <w:rPr>
          <w:rFonts w:ascii="Times New Roman" w:hAnsi="Times New Roman" w:cs="Times New Roman"/>
          <w:sz w:val="24"/>
          <w:szCs w:val="24"/>
          <w:lang w:val="en-US"/>
        </w:rPr>
        <w:t xml:space="preserve"> at Kenya Medical Research Institute </w:t>
      </w:r>
      <w:r w:rsidR="0086373B" w:rsidRPr="00191694">
        <w:rPr>
          <w:rFonts w:ascii="Times New Roman" w:hAnsi="Times New Roman" w:cs="Times New Roman"/>
          <w:sz w:val="24"/>
          <w:szCs w:val="24"/>
          <w:lang w:val="en-US"/>
        </w:rPr>
        <w:t xml:space="preserve">(KEMRI) </w:t>
      </w:r>
      <w:r w:rsidR="00242D15" w:rsidRPr="00191694">
        <w:rPr>
          <w:rFonts w:ascii="Times New Roman" w:hAnsi="Times New Roman" w:cs="Times New Roman"/>
          <w:sz w:val="24"/>
          <w:szCs w:val="24"/>
          <w:lang w:val="en-US"/>
        </w:rPr>
        <w:t>Centre for virology research.</w:t>
      </w:r>
      <w:r w:rsidR="00937B50" w:rsidRPr="00191694">
        <w:rPr>
          <w:rFonts w:ascii="Times New Roman" w:hAnsi="Times New Roman" w:cs="Times New Roman"/>
          <w:sz w:val="24"/>
          <w:szCs w:val="24"/>
          <w:lang w:val="en-US"/>
        </w:rPr>
        <w:t xml:space="preserve"> (Table 2</w:t>
      </w:r>
      <w:r w:rsidRPr="00191694">
        <w:rPr>
          <w:rFonts w:ascii="Times New Roman" w:hAnsi="Times New Roman" w:cs="Times New Roman"/>
          <w:sz w:val="24"/>
          <w:szCs w:val="24"/>
          <w:lang w:val="en-US"/>
        </w:rPr>
        <w:t>)</w:t>
      </w:r>
      <w:r w:rsidR="00937B50" w:rsidRPr="00191694">
        <w:rPr>
          <w:rFonts w:ascii="Times New Roman" w:hAnsi="Times New Roman" w:cs="Times New Roman"/>
          <w:sz w:val="24"/>
          <w:szCs w:val="24"/>
          <w:lang w:val="en-US"/>
        </w:rPr>
        <w:t>.</w:t>
      </w:r>
    </w:p>
    <w:p w14:paraId="1351575D" w14:textId="77777777" w:rsidR="00320ED5" w:rsidRPr="00191694" w:rsidRDefault="00320ED5" w:rsidP="009C51E0">
      <w:pPr>
        <w:pStyle w:val="Caption"/>
        <w:keepNext/>
        <w:spacing w:line="276" w:lineRule="auto"/>
        <w:rPr>
          <w:rFonts w:ascii="Times New Roman" w:hAnsi="Times New Roman" w:cs="Times New Roman"/>
          <w:b/>
          <w:i w:val="0"/>
          <w:color w:val="auto"/>
          <w:sz w:val="24"/>
          <w:szCs w:val="24"/>
        </w:rPr>
      </w:pPr>
      <w:r w:rsidRPr="00191694">
        <w:rPr>
          <w:rFonts w:ascii="Times New Roman" w:hAnsi="Times New Roman" w:cs="Times New Roman"/>
          <w:b/>
          <w:i w:val="0"/>
          <w:color w:val="auto"/>
          <w:sz w:val="24"/>
          <w:szCs w:val="24"/>
        </w:rPr>
        <w:t xml:space="preserve">Table </w:t>
      </w:r>
      <w:r w:rsidR="00C95441" w:rsidRPr="00191694">
        <w:rPr>
          <w:rFonts w:ascii="Times New Roman" w:hAnsi="Times New Roman" w:cs="Times New Roman"/>
          <w:b/>
          <w:i w:val="0"/>
          <w:color w:val="auto"/>
          <w:sz w:val="24"/>
          <w:szCs w:val="24"/>
        </w:rPr>
        <w:fldChar w:fldCharType="begin"/>
      </w:r>
      <w:r w:rsidRPr="00191694">
        <w:rPr>
          <w:rFonts w:ascii="Times New Roman" w:hAnsi="Times New Roman" w:cs="Times New Roman"/>
          <w:b/>
          <w:i w:val="0"/>
          <w:color w:val="auto"/>
          <w:sz w:val="24"/>
          <w:szCs w:val="24"/>
        </w:rPr>
        <w:instrText xml:space="preserve"> SEQ Table \* ARABIC </w:instrText>
      </w:r>
      <w:r w:rsidR="00C95441" w:rsidRPr="00191694">
        <w:rPr>
          <w:rFonts w:ascii="Times New Roman" w:hAnsi="Times New Roman" w:cs="Times New Roman"/>
          <w:b/>
          <w:i w:val="0"/>
          <w:color w:val="auto"/>
          <w:sz w:val="24"/>
          <w:szCs w:val="24"/>
        </w:rPr>
        <w:fldChar w:fldCharType="separate"/>
      </w:r>
      <w:r w:rsidR="00240D55" w:rsidRPr="00191694">
        <w:rPr>
          <w:rFonts w:ascii="Times New Roman" w:hAnsi="Times New Roman" w:cs="Times New Roman"/>
          <w:b/>
          <w:i w:val="0"/>
          <w:noProof/>
          <w:color w:val="auto"/>
          <w:sz w:val="24"/>
          <w:szCs w:val="24"/>
        </w:rPr>
        <w:t>1</w:t>
      </w:r>
      <w:r w:rsidR="00C95441" w:rsidRPr="00191694">
        <w:rPr>
          <w:rFonts w:ascii="Times New Roman" w:hAnsi="Times New Roman" w:cs="Times New Roman"/>
          <w:b/>
          <w:i w:val="0"/>
          <w:color w:val="auto"/>
          <w:sz w:val="24"/>
          <w:szCs w:val="24"/>
        </w:rPr>
        <w:fldChar w:fldCharType="end"/>
      </w:r>
      <w:r w:rsidRPr="00191694">
        <w:rPr>
          <w:rFonts w:ascii="Times New Roman" w:hAnsi="Times New Roman" w:cs="Times New Roman"/>
          <w:b/>
          <w:i w:val="0"/>
          <w:color w:val="auto"/>
          <w:sz w:val="24"/>
          <w:szCs w:val="24"/>
        </w:rPr>
        <w:t xml:space="preserve">: Hepatitis B Screening </w:t>
      </w:r>
      <w:r w:rsidR="00E46332" w:rsidRPr="00191694">
        <w:rPr>
          <w:rFonts w:ascii="Times New Roman" w:hAnsi="Times New Roman" w:cs="Times New Roman"/>
          <w:b/>
          <w:i w:val="0"/>
          <w:color w:val="auto"/>
          <w:sz w:val="24"/>
          <w:szCs w:val="24"/>
        </w:rPr>
        <w:t xml:space="preserve">using HBsAg </w:t>
      </w:r>
      <w:r w:rsidRPr="00191694">
        <w:rPr>
          <w:rFonts w:ascii="Times New Roman" w:hAnsi="Times New Roman" w:cs="Times New Roman"/>
          <w:b/>
          <w:i w:val="0"/>
          <w:color w:val="auto"/>
          <w:sz w:val="24"/>
          <w:szCs w:val="24"/>
        </w:rPr>
        <w:t>and Vaccination by sub-county, Baringo County, 2016-2018</w:t>
      </w:r>
    </w:p>
    <w:tbl>
      <w:tblPr>
        <w:tblStyle w:val="TableGrid"/>
        <w:tblW w:w="9715" w:type="dxa"/>
        <w:tblLayout w:type="fixed"/>
        <w:tblLook w:val="04A0" w:firstRow="1" w:lastRow="0" w:firstColumn="1" w:lastColumn="0" w:noHBand="0" w:noVBand="1"/>
      </w:tblPr>
      <w:tblGrid>
        <w:gridCol w:w="1487"/>
        <w:gridCol w:w="897"/>
        <w:gridCol w:w="951"/>
        <w:gridCol w:w="1085"/>
        <w:gridCol w:w="1246"/>
        <w:gridCol w:w="1169"/>
        <w:gridCol w:w="1440"/>
        <w:gridCol w:w="1440"/>
      </w:tblGrid>
      <w:tr w:rsidR="00123322" w:rsidRPr="00191694" w14:paraId="003B7319" w14:textId="77777777" w:rsidTr="00123322">
        <w:trPr>
          <w:trHeight w:val="683"/>
        </w:trPr>
        <w:tc>
          <w:tcPr>
            <w:tcW w:w="1487" w:type="dxa"/>
            <w:noWrap/>
            <w:hideMark/>
          </w:tcPr>
          <w:p w14:paraId="32914E5F"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Sub-County</w:t>
            </w:r>
          </w:p>
        </w:tc>
        <w:tc>
          <w:tcPr>
            <w:tcW w:w="897" w:type="dxa"/>
            <w:noWrap/>
            <w:hideMark/>
          </w:tcPr>
          <w:p w14:paraId="0B786636"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Period</w:t>
            </w:r>
          </w:p>
        </w:tc>
        <w:tc>
          <w:tcPr>
            <w:tcW w:w="951" w:type="dxa"/>
            <w:noWrap/>
            <w:hideMark/>
          </w:tcPr>
          <w:p w14:paraId="24F5D4F9" w14:textId="77777777" w:rsidR="00C338FE" w:rsidRPr="00191694" w:rsidRDefault="00123322"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No</w:t>
            </w:r>
            <w:r w:rsidR="003B6703" w:rsidRPr="00191694">
              <w:rPr>
                <w:rFonts w:ascii="Times New Roman" w:hAnsi="Times New Roman" w:cs="Times New Roman"/>
                <w:b/>
                <w:bCs/>
                <w:sz w:val="24"/>
                <w:szCs w:val="24"/>
              </w:rPr>
              <w:t>.</w:t>
            </w:r>
            <w:r w:rsidR="00C338FE" w:rsidRPr="00191694">
              <w:rPr>
                <w:rFonts w:ascii="Times New Roman" w:hAnsi="Times New Roman" w:cs="Times New Roman"/>
                <w:b/>
                <w:bCs/>
                <w:sz w:val="24"/>
                <w:szCs w:val="24"/>
              </w:rPr>
              <w:t xml:space="preserve"> tested </w:t>
            </w:r>
          </w:p>
        </w:tc>
        <w:tc>
          <w:tcPr>
            <w:tcW w:w="1085" w:type="dxa"/>
            <w:noWrap/>
            <w:hideMark/>
          </w:tcPr>
          <w:p w14:paraId="05F82682" w14:textId="77777777" w:rsidR="00C338FE" w:rsidRPr="00191694" w:rsidRDefault="00123322"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No</w:t>
            </w:r>
            <w:r w:rsidR="003B6703" w:rsidRPr="00191694">
              <w:rPr>
                <w:rFonts w:ascii="Times New Roman" w:hAnsi="Times New Roman" w:cs="Times New Roman"/>
                <w:b/>
                <w:bCs/>
                <w:sz w:val="24"/>
                <w:szCs w:val="24"/>
              </w:rPr>
              <w:t xml:space="preserve">. </w:t>
            </w:r>
            <w:r w:rsidR="00C338FE" w:rsidRPr="00191694">
              <w:rPr>
                <w:rFonts w:ascii="Times New Roman" w:hAnsi="Times New Roman" w:cs="Times New Roman"/>
                <w:b/>
                <w:bCs/>
                <w:sz w:val="24"/>
                <w:szCs w:val="24"/>
              </w:rPr>
              <w:t xml:space="preserve">positive </w:t>
            </w:r>
          </w:p>
        </w:tc>
        <w:tc>
          <w:tcPr>
            <w:tcW w:w="1246" w:type="dxa"/>
            <w:noWrap/>
            <w:hideMark/>
          </w:tcPr>
          <w:p w14:paraId="1BE9F8BC" w14:textId="77777777" w:rsidR="00C338FE" w:rsidRPr="00191694" w:rsidRDefault="00123322"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P</w:t>
            </w:r>
            <w:r w:rsidR="00C338FE" w:rsidRPr="00191694">
              <w:rPr>
                <w:rFonts w:ascii="Times New Roman" w:hAnsi="Times New Roman" w:cs="Times New Roman"/>
                <w:b/>
                <w:bCs/>
                <w:sz w:val="24"/>
                <w:szCs w:val="24"/>
              </w:rPr>
              <w:t>ositivity</w:t>
            </w:r>
            <w:r w:rsidRPr="00191694">
              <w:rPr>
                <w:rFonts w:ascii="Times New Roman" w:hAnsi="Times New Roman" w:cs="Times New Roman"/>
                <w:b/>
                <w:bCs/>
                <w:sz w:val="24"/>
                <w:szCs w:val="24"/>
              </w:rPr>
              <w:t xml:space="preserve"> rate (%)</w:t>
            </w:r>
          </w:p>
        </w:tc>
        <w:tc>
          <w:tcPr>
            <w:tcW w:w="1169" w:type="dxa"/>
            <w:noWrap/>
            <w:hideMark/>
          </w:tcPr>
          <w:p w14:paraId="79F7FDEA" w14:textId="77777777" w:rsidR="00C338FE" w:rsidRPr="00191694" w:rsidRDefault="00123322"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 xml:space="preserve">No </w:t>
            </w:r>
            <w:r w:rsidR="00C338FE" w:rsidRPr="00191694">
              <w:rPr>
                <w:rFonts w:ascii="Times New Roman" w:hAnsi="Times New Roman" w:cs="Times New Roman"/>
                <w:b/>
                <w:bCs/>
                <w:sz w:val="24"/>
                <w:szCs w:val="24"/>
              </w:rPr>
              <w:t>negative</w:t>
            </w:r>
          </w:p>
        </w:tc>
        <w:tc>
          <w:tcPr>
            <w:tcW w:w="1440" w:type="dxa"/>
          </w:tcPr>
          <w:p w14:paraId="39D4EDFF"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HCW Vaccinated</w:t>
            </w:r>
          </w:p>
        </w:tc>
        <w:tc>
          <w:tcPr>
            <w:tcW w:w="1440" w:type="dxa"/>
            <w:noWrap/>
            <w:hideMark/>
          </w:tcPr>
          <w:p w14:paraId="38BB305F"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 xml:space="preserve">Total vaccinated </w:t>
            </w:r>
          </w:p>
        </w:tc>
      </w:tr>
      <w:tr w:rsidR="00123322" w:rsidRPr="00191694" w14:paraId="6576C694" w14:textId="77777777" w:rsidTr="00123322">
        <w:trPr>
          <w:trHeight w:val="449"/>
        </w:trPr>
        <w:tc>
          <w:tcPr>
            <w:tcW w:w="1487" w:type="dxa"/>
            <w:noWrap/>
            <w:hideMark/>
          </w:tcPr>
          <w:p w14:paraId="03BB3D9C"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Baringo Central</w:t>
            </w:r>
          </w:p>
        </w:tc>
        <w:tc>
          <w:tcPr>
            <w:tcW w:w="897" w:type="dxa"/>
            <w:noWrap/>
            <w:hideMark/>
          </w:tcPr>
          <w:p w14:paraId="41372DA4"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2016-2018</w:t>
            </w:r>
          </w:p>
        </w:tc>
        <w:tc>
          <w:tcPr>
            <w:tcW w:w="951" w:type="dxa"/>
            <w:noWrap/>
            <w:hideMark/>
          </w:tcPr>
          <w:p w14:paraId="7CDEB59E"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2391</w:t>
            </w:r>
          </w:p>
        </w:tc>
        <w:tc>
          <w:tcPr>
            <w:tcW w:w="1085" w:type="dxa"/>
            <w:noWrap/>
            <w:hideMark/>
          </w:tcPr>
          <w:p w14:paraId="06EA5B93"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159</w:t>
            </w:r>
          </w:p>
        </w:tc>
        <w:tc>
          <w:tcPr>
            <w:tcW w:w="1246" w:type="dxa"/>
            <w:noWrap/>
            <w:hideMark/>
          </w:tcPr>
          <w:p w14:paraId="67C7BC8A"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6.6</w:t>
            </w:r>
          </w:p>
        </w:tc>
        <w:tc>
          <w:tcPr>
            <w:tcW w:w="1169" w:type="dxa"/>
            <w:noWrap/>
            <w:hideMark/>
          </w:tcPr>
          <w:p w14:paraId="7498E56D"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2232</w:t>
            </w:r>
          </w:p>
        </w:tc>
        <w:tc>
          <w:tcPr>
            <w:tcW w:w="1440" w:type="dxa"/>
          </w:tcPr>
          <w:p w14:paraId="28A68AFF"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597</w:t>
            </w:r>
          </w:p>
        </w:tc>
        <w:tc>
          <w:tcPr>
            <w:tcW w:w="1440" w:type="dxa"/>
            <w:noWrap/>
            <w:hideMark/>
          </w:tcPr>
          <w:p w14:paraId="182F30FB"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1787</w:t>
            </w:r>
          </w:p>
        </w:tc>
      </w:tr>
      <w:tr w:rsidR="00123322" w:rsidRPr="00191694" w14:paraId="3355D8C1" w14:textId="77777777" w:rsidTr="00123322">
        <w:trPr>
          <w:trHeight w:val="315"/>
        </w:trPr>
        <w:tc>
          <w:tcPr>
            <w:tcW w:w="1487" w:type="dxa"/>
            <w:noWrap/>
            <w:hideMark/>
          </w:tcPr>
          <w:p w14:paraId="18ACFADA"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Mogotio</w:t>
            </w:r>
          </w:p>
        </w:tc>
        <w:tc>
          <w:tcPr>
            <w:tcW w:w="897" w:type="dxa"/>
            <w:noWrap/>
            <w:hideMark/>
          </w:tcPr>
          <w:p w14:paraId="3F2043EE"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2018</w:t>
            </w:r>
          </w:p>
        </w:tc>
        <w:tc>
          <w:tcPr>
            <w:tcW w:w="951" w:type="dxa"/>
            <w:noWrap/>
            <w:hideMark/>
          </w:tcPr>
          <w:p w14:paraId="53DAC6EB"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1482</w:t>
            </w:r>
          </w:p>
        </w:tc>
        <w:tc>
          <w:tcPr>
            <w:tcW w:w="1085" w:type="dxa"/>
            <w:noWrap/>
            <w:hideMark/>
          </w:tcPr>
          <w:p w14:paraId="0B0E0DD3"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38</w:t>
            </w:r>
          </w:p>
        </w:tc>
        <w:tc>
          <w:tcPr>
            <w:tcW w:w="1246" w:type="dxa"/>
            <w:noWrap/>
            <w:hideMark/>
          </w:tcPr>
          <w:p w14:paraId="35351312"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2.6</w:t>
            </w:r>
          </w:p>
        </w:tc>
        <w:tc>
          <w:tcPr>
            <w:tcW w:w="1169" w:type="dxa"/>
            <w:noWrap/>
            <w:hideMark/>
          </w:tcPr>
          <w:p w14:paraId="502974F3"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1439</w:t>
            </w:r>
          </w:p>
        </w:tc>
        <w:tc>
          <w:tcPr>
            <w:tcW w:w="1440" w:type="dxa"/>
          </w:tcPr>
          <w:p w14:paraId="61787F31" w14:textId="77777777" w:rsidR="00C338FE" w:rsidRPr="00191694" w:rsidRDefault="00E46332"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1440" w:type="dxa"/>
            <w:noWrap/>
            <w:hideMark/>
          </w:tcPr>
          <w:p w14:paraId="66B470BC"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1439</w:t>
            </w:r>
          </w:p>
        </w:tc>
      </w:tr>
      <w:tr w:rsidR="00123322" w:rsidRPr="00191694" w14:paraId="7019D4C0" w14:textId="77777777" w:rsidTr="00123322">
        <w:trPr>
          <w:trHeight w:val="315"/>
        </w:trPr>
        <w:tc>
          <w:tcPr>
            <w:tcW w:w="1487" w:type="dxa"/>
            <w:noWrap/>
            <w:hideMark/>
          </w:tcPr>
          <w:p w14:paraId="7F6932A2"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Baringo South</w:t>
            </w:r>
          </w:p>
        </w:tc>
        <w:tc>
          <w:tcPr>
            <w:tcW w:w="897" w:type="dxa"/>
            <w:noWrap/>
            <w:hideMark/>
          </w:tcPr>
          <w:p w14:paraId="01C87ED8"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2014-2018</w:t>
            </w:r>
          </w:p>
        </w:tc>
        <w:tc>
          <w:tcPr>
            <w:tcW w:w="951" w:type="dxa"/>
            <w:noWrap/>
            <w:hideMark/>
          </w:tcPr>
          <w:p w14:paraId="03B6E00A"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815</w:t>
            </w:r>
          </w:p>
        </w:tc>
        <w:tc>
          <w:tcPr>
            <w:tcW w:w="1085" w:type="dxa"/>
            <w:noWrap/>
            <w:hideMark/>
          </w:tcPr>
          <w:p w14:paraId="19BDA2A0"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102</w:t>
            </w:r>
          </w:p>
        </w:tc>
        <w:tc>
          <w:tcPr>
            <w:tcW w:w="1246" w:type="dxa"/>
            <w:noWrap/>
            <w:hideMark/>
          </w:tcPr>
          <w:p w14:paraId="1B148712"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12.5</w:t>
            </w:r>
          </w:p>
        </w:tc>
        <w:tc>
          <w:tcPr>
            <w:tcW w:w="1169" w:type="dxa"/>
            <w:noWrap/>
            <w:hideMark/>
          </w:tcPr>
          <w:p w14:paraId="7D8E758B"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715</w:t>
            </w:r>
          </w:p>
        </w:tc>
        <w:tc>
          <w:tcPr>
            <w:tcW w:w="1440" w:type="dxa"/>
          </w:tcPr>
          <w:p w14:paraId="5D40604D" w14:textId="77777777" w:rsidR="00C338FE" w:rsidRPr="00191694" w:rsidRDefault="00E46332"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1440" w:type="dxa"/>
            <w:noWrap/>
            <w:hideMark/>
          </w:tcPr>
          <w:p w14:paraId="09BB4384"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703</w:t>
            </w:r>
          </w:p>
        </w:tc>
      </w:tr>
      <w:tr w:rsidR="00123322" w:rsidRPr="00191694" w14:paraId="3D92EB0D" w14:textId="77777777" w:rsidTr="00123322">
        <w:trPr>
          <w:trHeight w:val="315"/>
        </w:trPr>
        <w:tc>
          <w:tcPr>
            <w:tcW w:w="1487" w:type="dxa"/>
            <w:noWrap/>
            <w:hideMark/>
          </w:tcPr>
          <w:p w14:paraId="2A03B3A0"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Baringo North</w:t>
            </w:r>
          </w:p>
        </w:tc>
        <w:tc>
          <w:tcPr>
            <w:tcW w:w="897" w:type="dxa"/>
            <w:noWrap/>
            <w:hideMark/>
          </w:tcPr>
          <w:p w14:paraId="6B0ECDED"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2016</w:t>
            </w:r>
          </w:p>
        </w:tc>
        <w:tc>
          <w:tcPr>
            <w:tcW w:w="951" w:type="dxa"/>
            <w:noWrap/>
            <w:hideMark/>
          </w:tcPr>
          <w:p w14:paraId="31FEDDE8"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728</w:t>
            </w:r>
          </w:p>
        </w:tc>
        <w:tc>
          <w:tcPr>
            <w:tcW w:w="1085" w:type="dxa"/>
            <w:noWrap/>
            <w:hideMark/>
          </w:tcPr>
          <w:p w14:paraId="1993DAD6"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53</w:t>
            </w:r>
          </w:p>
        </w:tc>
        <w:tc>
          <w:tcPr>
            <w:tcW w:w="1246" w:type="dxa"/>
            <w:noWrap/>
            <w:hideMark/>
          </w:tcPr>
          <w:p w14:paraId="583EF724"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7.3</w:t>
            </w:r>
          </w:p>
        </w:tc>
        <w:tc>
          <w:tcPr>
            <w:tcW w:w="1169" w:type="dxa"/>
            <w:noWrap/>
            <w:hideMark/>
          </w:tcPr>
          <w:p w14:paraId="029C1126"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671</w:t>
            </w:r>
          </w:p>
        </w:tc>
        <w:tc>
          <w:tcPr>
            <w:tcW w:w="1440" w:type="dxa"/>
          </w:tcPr>
          <w:p w14:paraId="384A95F4"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39</w:t>
            </w:r>
          </w:p>
        </w:tc>
        <w:tc>
          <w:tcPr>
            <w:tcW w:w="1440" w:type="dxa"/>
            <w:noWrap/>
            <w:hideMark/>
          </w:tcPr>
          <w:p w14:paraId="20677F7F"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678</w:t>
            </w:r>
          </w:p>
        </w:tc>
      </w:tr>
      <w:tr w:rsidR="00123322" w:rsidRPr="00191694" w14:paraId="2F07D641" w14:textId="77777777" w:rsidTr="00123322">
        <w:trPr>
          <w:trHeight w:val="315"/>
        </w:trPr>
        <w:tc>
          <w:tcPr>
            <w:tcW w:w="1487" w:type="dxa"/>
            <w:noWrap/>
            <w:hideMark/>
          </w:tcPr>
          <w:p w14:paraId="4850293D"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lastRenderedPageBreak/>
              <w:t>Koibatek</w:t>
            </w:r>
          </w:p>
        </w:tc>
        <w:tc>
          <w:tcPr>
            <w:tcW w:w="897" w:type="dxa"/>
            <w:noWrap/>
            <w:hideMark/>
          </w:tcPr>
          <w:p w14:paraId="464AE8FE"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2017-2018</w:t>
            </w:r>
          </w:p>
        </w:tc>
        <w:tc>
          <w:tcPr>
            <w:tcW w:w="951" w:type="dxa"/>
            <w:noWrap/>
            <w:hideMark/>
          </w:tcPr>
          <w:p w14:paraId="42D93E53"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167</w:t>
            </w:r>
          </w:p>
        </w:tc>
        <w:tc>
          <w:tcPr>
            <w:tcW w:w="1085" w:type="dxa"/>
            <w:noWrap/>
            <w:hideMark/>
          </w:tcPr>
          <w:p w14:paraId="2338DF21"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22</w:t>
            </w:r>
          </w:p>
        </w:tc>
        <w:tc>
          <w:tcPr>
            <w:tcW w:w="1246" w:type="dxa"/>
            <w:noWrap/>
            <w:hideMark/>
          </w:tcPr>
          <w:p w14:paraId="57D4BAD2"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13.2</w:t>
            </w:r>
          </w:p>
        </w:tc>
        <w:tc>
          <w:tcPr>
            <w:tcW w:w="1169" w:type="dxa"/>
            <w:noWrap/>
            <w:hideMark/>
          </w:tcPr>
          <w:p w14:paraId="170FEF38"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153</w:t>
            </w:r>
          </w:p>
        </w:tc>
        <w:tc>
          <w:tcPr>
            <w:tcW w:w="1440" w:type="dxa"/>
          </w:tcPr>
          <w:p w14:paraId="59590485" w14:textId="77777777" w:rsidR="00C338FE" w:rsidRPr="00191694" w:rsidRDefault="00E46332"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1440" w:type="dxa"/>
            <w:noWrap/>
            <w:hideMark/>
          </w:tcPr>
          <w:p w14:paraId="470F3F9A"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371</w:t>
            </w:r>
          </w:p>
        </w:tc>
      </w:tr>
      <w:tr w:rsidR="00123322" w:rsidRPr="00191694" w14:paraId="52F6ED86" w14:textId="77777777" w:rsidTr="00123322">
        <w:trPr>
          <w:trHeight w:val="315"/>
        </w:trPr>
        <w:tc>
          <w:tcPr>
            <w:tcW w:w="1487" w:type="dxa"/>
            <w:noWrap/>
            <w:hideMark/>
          </w:tcPr>
          <w:p w14:paraId="5AB35740"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Tiaty </w:t>
            </w:r>
          </w:p>
        </w:tc>
        <w:tc>
          <w:tcPr>
            <w:tcW w:w="897" w:type="dxa"/>
            <w:noWrap/>
            <w:hideMark/>
          </w:tcPr>
          <w:p w14:paraId="2D2711B6"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951" w:type="dxa"/>
            <w:noWrap/>
            <w:hideMark/>
          </w:tcPr>
          <w:p w14:paraId="4EDF3654"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1085" w:type="dxa"/>
            <w:noWrap/>
            <w:hideMark/>
          </w:tcPr>
          <w:p w14:paraId="64340BBB"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1246" w:type="dxa"/>
            <w:noWrap/>
            <w:hideMark/>
          </w:tcPr>
          <w:p w14:paraId="3BB2EF42" w14:textId="77777777" w:rsidR="00C338FE" w:rsidRPr="00191694" w:rsidRDefault="00C338FE" w:rsidP="009C51E0">
            <w:pPr>
              <w:spacing w:line="276" w:lineRule="auto"/>
              <w:rPr>
                <w:rFonts w:ascii="Times New Roman" w:hAnsi="Times New Roman" w:cs="Times New Roman"/>
                <w:sz w:val="24"/>
                <w:szCs w:val="24"/>
              </w:rPr>
            </w:pPr>
          </w:p>
        </w:tc>
        <w:tc>
          <w:tcPr>
            <w:tcW w:w="1169" w:type="dxa"/>
            <w:noWrap/>
            <w:hideMark/>
          </w:tcPr>
          <w:p w14:paraId="5A918726"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1440" w:type="dxa"/>
          </w:tcPr>
          <w:p w14:paraId="1BFAA448" w14:textId="77777777" w:rsidR="00C338FE" w:rsidRPr="00191694" w:rsidRDefault="00E46332"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1440" w:type="dxa"/>
            <w:noWrap/>
            <w:hideMark/>
          </w:tcPr>
          <w:p w14:paraId="797D3213" w14:textId="77777777" w:rsidR="00C338FE" w:rsidRPr="00191694" w:rsidRDefault="00C338FE"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r>
      <w:tr w:rsidR="00123322" w:rsidRPr="00191694" w14:paraId="1512BDBE" w14:textId="77777777" w:rsidTr="00123322">
        <w:trPr>
          <w:trHeight w:val="315"/>
        </w:trPr>
        <w:tc>
          <w:tcPr>
            <w:tcW w:w="1487" w:type="dxa"/>
            <w:noWrap/>
            <w:hideMark/>
          </w:tcPr>
          <w:p w14:paraId="660319CD" w14:textId="77777777" w:rsidR="00C338FE" w:rsidRPr="00191694" w:rsidRDefault="00320ED5"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Total</w:t>
            </w:r>
          </w:p>
        </w:tc>
        <w:tc>
          <w:tcPr>
            <w:tcW w:w="897" w:type="dxa"/>
            <w:noWrap/>
            <w:hideMark/>
          </w:tcPr>
          <w:p w14:paraId="2001AB6F" w14:textId="77777777" w:rsidR="00C338FE" w:rsidRPr="00191694" w:rsidRDefault="00C338FE" w:rsidP="009C51E0">
            <w:pPr>
              <w:spacing w:line="276" w:lineRule="auto"/>
              <w:rPr>
                <w:rFonts w:ascii="Times New Roman" w:hAnsi="Times New Roman" w:cs="Times New Roman"/>
                <w:b/>
                <w:bCs/>
                <w:sz w:val="24"/>
                <w:szCs w:val="24"/>
              </w:rPr>
            </w:pPr>
          </w:p>
        </w:tc>
        <w:tc>
          <w:tcPr>
            <w:tcW w:w="951" w:type="dxa"/>
            <w:noWrap/>
            <w:hideMark/>
          </w:tcPr>
          <w:p w14:paraId="7B1A929E"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5583</w:t>
            </w:r>
          </w:p>
        </w:tc>
        <w:tc>
          <w:tcPr>
            <w:tcW w:w="1085" w:type="dxa"/>
            <w:noWrap/>
            <w:hideMark/>
          </w:tcPr>
          <w:p w14:paraId="4577BAAC"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374</w:t>
            </w:r>
          </w:p>
        </w:tc>
        <w:tc>
          <w:tcPr>
            <w:tcW w:w="1246" w:type="dxa"/>
            <w:noWrap/>
            <w:hideMark/>
          </w:tcPr>
          <w:p w14:paraId="1D413B51"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6.7</w:t>
            </w:r>
          </w:p>
        </w:tc>
        <w:tc>
          <w:tcPr>
            <w:tcW w:w="1169" w:type="dxa"/>
            <w:noWrap/>
            <w:hideMark/>
          </w:tcPr>
          <w:p w14:paraId="6A8D5C4E"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5210</w:t>
            </w:r>
          </w:p>
        </w:tc>
        <w:tc>
          <w:tcPr>
            <w:tcW w:w="1440" w:type="dxa"/>
          </w:tcPr>
          <w:p w14:paraId="4C1AF9EC"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636</w:t>
            </w:r>
          </w:p>
        </w:tc>
        <w:tc>
          <w:tcPr>
            <w:tcW w:w="1440" w:type="dxa"/>
            <w:noWrap/>
            <w:hideMark/>
          </w:tcPr>
          <w:p w14:paraId="41F2A78E" w14:textId="77777777" w:rsidR="00C338FE" w:rsidRPr="00191694" w:rsidRDefault="00C338FE" w:rsidP="009C51E0">
            <w:pPr>
              <w:spacing w:line="276" w:lineRule="auto"/>
              <w:rPr>
                <w:rFonts w:ascii="Times New Roman" w:hAnsi="Times New Roman" w:cs="Times New Roman"/>
                <w:b/>
                <w:bCs/>
                <w:sz w:val="24"/>
                <w:szCs w:val="24"/>
              </w:rPr>
            </w:pPr>
            <w:r w:rsidRPr="00191694">
              <w:rPr>
                <w:rFonts w:ascii="Times New Roman" w:hAnsi="Times New Roman" w:cs="Times New Roman"/>
                <w:b/>
                <w:bCs/>
                <w:sz w:val="24"/>
                <w:szCs w:val="24"/>
              </w:rPr>
              <w:t>4978</w:t>
            </w:r>
          </w:p>
        </w:tc>
      </w:tr>
    </w:tbl>
    <w:p w14:paraId="0B05DC9F" w14:textId="77777777" w:rsidR="00C338FE" w:rsidRPr="00191694" w:rsidRDefault="00DD5FD9" w:rsidP="009C51E0">
      <w:pPr>
        <w:spacing w:line="276" w:lineRule="auto"/>
        <w:rPr>
          <w:rFonts w:ascii="Times New Roman" w:hAnsi="Times New Roman" w:cs="Times New Roman"/>
          <w:sz w:val="24"/>
          <w:szCs w:val="24"/>
          <w:lang w:val="en-US"/>
        </w:rPr>
      </w:pPr>
      <w:r w:rsidRPr="00191694">
        <w:rPr>
          <w:rFonts w:ascii="Times New Roman" w:hAnsi="Times New Roman" w:cs="Times New Roman"/>
          <w:sz w:val="24"/>
          <w:szCs w:val="24"/>
          <w:lang w:val="en-US"/>
        </w:rPr>
        <w:t>(Source: Baringo County Surveillance Report</w:t>
      </w:r>
      <w:r w:rsidR="00274F50" w:rsidRPr="00191694">
        <w:rPr>
          <w:rFonts w:ascii="Times New Roman" w:hAnsi="Times New Roman" w:cs="Times New Roman"/>
          <w:sz w:val="24"/>
          <w:szCs w:val="24"/>
          <w:lang w:val="en-US"/>
        </w:rPr>
        <w:t>, 2018)</w:t>
      </w:r>
    </w:p>
    <w:p w14:paraId="7AED74E2" w14:textId="77777777" w:rsidR="00320ED5" w:rsidRPr="00191694" w:rsidRDefault="00320ED5" w:rsidP="009C51E0">
      <w:pPr>
        <w:pStyle w:val="Caption"/>
        <w:keepNext/>
        <w:spacing w:line="276" w:lineRule="auto"/>
        <w:rPr>
          <w:rFonts w:ascii="Times New Roman" w:hAnsi="Times New Roman" w:cs="Times New Roman"/>
          <w:b/>
          <w:i w:val="0"/>
          <w:color w:val="auto"/>
          <w:sz w:val="24"/>
          <w:szCs w:val="24"/>
        </w:rPr>
      </w:pPr>
      <w:r w:rsidRPr="00191694">
        <w:rPr>
          <w:rFonts w:ascii="Times New Roman" w:hAnsi="Times New Roman" w:cs="Times New Roman"/>
          <w:b/>
          <w:i w:val="0"/>
          <w:color w:val="auto"/>
          <w:sz w:val="24"/>
          <w:szCs w:val="24"/>
        </w:rPr>
        <w:t xml:space="preserve">Table </w:t>
      </w:r>
      <w:r w:rsidR="00C95441" w:rsidRPr="00191694">
        <w:rPr>
          <w:rFonts w:ascii="Times New Roman" w:hAnsi="Times New Roman" w:cs="Times New Roman"/>
          <w:b/>
          <w:i w:val="0"/>
          <w:color w:val="auto"/>
          <w:sz w:val="24"/>
          <w:szCs w:val="24"/>
        </w:rPr>
        <w:fldChar w:fldCharType="begin"/>
      </w:r>
      <w:r w:rsidRPr="00191694">
        <w:rPr>
          <w:rFonts w:ascii="Times New Roman" w:hAnsi="Times New Roman" w:cs="Times New Roman"/>
          <w:b/>
          <w:i w:val="0"/>
          <w:color w:val="auto"/>
          <w:sz w:val="24"/>
          <w:szCs w:val="24"/>
        </w:rPr>
        <w:instrText xml:space="preserve"> SEQ Table \* ARABIC </w:instrText>
      </w:r>
      <w:r w:rsidR="00C95441" w:rsidRPr="00191694">
        <w:rPr>
          <w:rFonts w:ascii="Times New Roman" w:hAnsi="Times New Roman" w:cs="Times New Roman"/>
          <w:b/>
          <w:i w:val="0"/>
          <w:color w:val="auto"/>
          <w:sz w:val="24"/>
          <w:szCs w:val="24"/>
        </w:rPr>
        <w:fldChar w:fldCharType="separate"/>
      </w:r>
      <w:r w:rsidR="00240D55" w:rsidRPr="00191694">
        <w:rPr>
          <w:rFonts w:ascii="Times New Roman" w:hAnsi="Times New Roman" w:cs="Times New Roman"/>
          <w:b/>
          <w:i w:val="0"/>
          <w:noProof/>
          <w:color w:val="auto"/>
          <w:sz w:val="24"/>
          <w:szCs w:val="24"/>
        </w:rPr>
        <w:t>2</w:t>
      </w:r>
      <w:r w:rsidR="00C95441" w:rsidRPr="00191694">
        <w:rPr>
          <w:rFonts w:ascii="Times New Roman" w:hAnsi="Times New Roman" w:cs="Times New Roman"/>
          <w:b/>
          <w:i w:val="0"/>
          <w:color w:val="auto"/>
          <w:sz w:val="24"/>
          <w:szCs w:val="24"/>
        </w:rPr>
        <w:fldChar w:fldCharType="end"/>
      </w:r>
      <w:r w:rsidRPr="00191694">
        <w:rPr>
          <w:rFonts w:ascii="Times New Roman" w:hAnsi="Times New Roman" w:cs="Times New Roman"/>
          <w:b/>
          <w:i w:val="0"/>
          <w:color w:val="auto"/>
          <w:sz w:val="24"/>
          <w:szCs w:val="24"/>
        </w:rPr>
        <w:t>: Results of Hepatitis B Screening</w:t>
      </w:r>
      <w:r w:rsidR="00E46332" w:rsidRPr="00191694">
        <w:rPr>
          <w:rFonts w:ascii="Times New Roman" w:hAnsi="Times New Roman" w:cs="Times New Roman"/>
          <w:b/>
          <w:i w:val="0"/>
          <w:color w:val="auto"/>
          <w:sz w:val="24"/>
          <w:szCs w:val="24"/>
        </w:rPr>
        <w:t xml:space="preserve"> using </w:t>
      </w:r>
      <w:r w:rsidR="00E46332" w:rsidRPr="00191694">
        <w:rPr>
          <w:rFonts w:ascii="Times New Roman" w:hAnsi="Times New Roman" w:cs="Times New Roman"/>
          <w:b/>
          <w:color w:val="auto"/>
          <w:sz w:val="24"/>
          <w:szCs w:val="24"/>
          <w:lang w:val="en-US"/>
        </w:rPr>
        <w:t>HBsAg</w:t>
      </w:r>
      <w:r w:rsidRPr="00191694">
        <w:rPr>
          <w:rFonts w:ascii="Times New Roman" w:hAnsi="Times New Roman" w:cs="Times New Roman"/>
          <w:b/>
          <w:i w:val="0"/>
          <w:color w:val="auto"/>
          <w:sz w:val="24"/>
          <w:szCs w:val="24"/>
        </w:rPr>
        <w:t>, vaccination Baringo North</w:t>
      </w:r>
      <w:r w:rsidR="00E46332" w:rsidRPr="00191694">
        <w:rPr>
          <w:rFonts w:ascii="Times New Roman" w:hAnsi="Times New Roman" w:cs="Times New Roman"/>
          <w:b/>
          <w:i w:val="0"/>
          <w:color w:val="auto"/>
          <w:sz w:val="24"/>
          <w:szCs w:val="24"/>
        </w:rPr>
        <w:t xml:space="preserve"> Sub County</w:t>
      </w:r>
      <w:r w:rsidRPr="00191694">
        <w:rPr>
          <w:rFonts w:ascii="Times New Roman" w:hAnsi="Times New Roman" w:cs="Times New Roman"/>
          <w:b/>
          <w:i w:val="0"/>
          <w:color w:val="auto"/>
          <w:sz w:val="24"/>
          <w:szCs w:val="24"/>
        </w:rPr>
        <w:t>, October 2018</w:t>
      </w:r>
      <w:r w:rsidR="00E46332" w:rsidRPr="00191694">
        <w:rPr>
          <w:rFonts w:ascii="Times New Roman" w:hAnsi="Times New Roman" w:cs="Times New Roman"/>
          <w:b/>
          <w:i w:val="0"/>
          <w:color w:val="auto"/>
          <w:sz w:val="24"/>
          <w:szCs w:val="24"/>
        </w:rPr>
        <w:t>.</w:t>
      </w:r>
    </w:p>
    <w:tbl>
      <w:tblPr>
        <w:tblStyle w:val="TableGrid"/>
        <w:tblW w:w="0" w:type="auto"/>
        <w:tblLook w:val="04A0" w:firstRow="1" w:lastRow="0" w:firstColumn="1" w:lastColumn="0" w:noHBand="0" w:noVBand="1"/>
      </w:tblPr>
      <w:tblGrid>
        <w:gridCol w:w="1647"/>
        <w:gridCol w:w="1399"/>
        <w:gridCol w:w="1485"/>
        <w:gridCol w:w="1764"/>
        <w:gridCol w:w="1638"/>
      </w:tblGrid>
      <w:tr w:rsidR="001B035B" w:rsidRPr="00191694" w14:paraId="678F5908" w14:textId="77777777" w:rsidTr="00CC7CB5">
        <w:trPr>
          <w:trHeight w:val="796"/>
        </w:trPr>
        <w:tc>
          <w:tcPr>
            <w:tcW w:w="1647" w:type="dxa"/>
          </w:tcPr>
          <w:p w14:paraId="02A9F9FE"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Venue</w:t>
            </w:r>
          </w:p>
        </w:tc>
        <w:tc>
          <w:tcPr>
            <w:tcW w:w="1399" w:type="dxa"/>
          </w:tcPr>
          <w:p w14:paraId="4DE82A5D"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Date</w:t>
            </w:r>
          </w:p>
        </w:tc>
        <w:tc>
          <w:tcPr>
            <w:tcW w:w="1485" w:type="dxa"/>
          </w:tcPr>
          <w:p w14:paraId="5EAE0841"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Total tested</w:t>
            </w:r>
          </w:p>
        </w:tc>
        <w:tc>
          <w:tcPr>
            <w:tcW w:w="1764" w:type="dxa"/>
          </w:tcPr>
          <w:p w14:paraId="557F879E"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Positive</w:t>
            </w:r>
          </w:p>
        </w:tc>
        <w:tc>
          <w:tcPr>
            <w:tcW w:w="1638" w:type="dxa"/>
          </w:tcPr>
          <w:p w14:paraId="1882A8B8"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Positivity rate (%)</w:t>
            </w:r>
          </w:p>
        </w:tc>
      </w:tr>
      <w:tr w:rsidR="001B035B" w:rsidRPr="00191694" w14:paraId="20DE228F" w14:textId="77777777" w:rsidTr="00CC7CB5">
        <w:trPr>
          <w:trHeight w:val="435"/>
        </w:trPr>
        <w:tc>
          <w:tcPr>
            <w:tcW w:w="1647" w:type="dxa"/>
            <w:vMerge w:val="restart"/>
          </w:tcPr>
          <w:p w14:paraId="01577EF9"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Kuikui</w:t>
            </w:r>
          </w:p>
        </w:tc>
        <w:tc>
          <w:tcPr>
            <w:tcW w:w="1399" w:type="dxa"/>
          </w:tcPr>
          <w:p w14:paraId="14AEBBA0"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2/10/2018</w:t>
            </w:r>
          </w:p>
        </w:tc>
        <w:tc>
          <w:tcPr>
            <w:tcW w:w="1485" w:type="dxa"/>
          </w:tcPr>
          <w:p w14:paraId="0E60A034"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36</w:t>
            </w:r>
          </w:p>
        </w:tc>
        <w:tc>
          <w:tcPr>
            <w:tcW w:w="1764" w:type="dxa"/>
          </w:tcPr>
          <w:p w14:paraId="2BEE96EA"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4(M-2 F-2)</w:t>
            </w:r>
          </w:p>
        </w:tc>
        <w:tc>
          <w:tcPr>
            <w:tcW w:w="1638" w:type="dxa"/>
          </w:tcPr>
          <w:p w14:paraId="7B204AAF"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11.1</w:t>
            </w:r>
          </w:p>
        </w:tc>
      </w:tr>
      <w:tr w:rsidR="001B035B" w:rsidRPr="00191694" w14:paraId="01817E31" w14:textId="77777777" w:rsidTr="00CC7CB5">
        <w:trPr>
          <w:trHeight w:val="141"/>
        </w:trPr>
        <w:tc>
          <w:tcPr>
            <w:tcW w:w="1647" w:type="dxa"/>
            <w:vMerge/>
          </w:tcPr>
          <w:p w14:paraId="04E0974D" w14:textId="77777777" w:rsidR="001B035B" w:rsidRPr="00191694" w:rsidRDefault="001B035B" w:rsidP="009C51E0">
            <w:pPr>
              <w:spacing w:line="276" w:lineRule="auto"/>
              <w:rPr>
                <w:rFonts w:ascii="Times New Roman" w:hAnsi="Times New Roman" w:cs="Times New Roman"/>
                <w:sz w:val="24"/>
                <w:szCs w:val="24"/>
              </w:rPr>
            </w:pPr>
          </w:p>
        </w:tc>
        <w:tc>
          <w:tcPr>
            <w:tcW w:w="1399" w:type="dxa"/>
          </w:tcPr>
          <w:p w14:paraId="37192629"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3/10/2018</w:t>
            </w:r>
          </w:p>
        </w:tc>
        <w:tc>
          <w:tcPr>
            <w:tcW w:w="1485" w:type="dxa"/>
          </w:tcPr>
          <w:p w14:paraId="5AD9CDC8"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101</w:t>
            </w:r>
          </w:p>
        </w:tc>
        <w:tc>
          <w:tcPr>
            <w:tcW w:w="1764" w:type="dxa"/>
          </w:tcPr>
          <w:p w14:paraId="70B85828"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8(M-5 F-3)</w:t>
            </w:r>
          </w:p>
        </w:tc>
        <w:tc>
          <w:tcPr>
            <w:tcW w:w="1638" w:type="dxa"/>
          </w:tcPr>
          <w:p w14:paraId="6B1AE2F3"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7.9</w:t>
            </w:r>
          </w:p>
        </w:tc>
      </w:tr>
      <w:tr w:rsidR="001B035B" w:rsidRPr="00191694" w14:paraId="43370D36" w14:textId="77777777" w:rsidTr="00CC7CB5">
        <w:trPr>
          <w:trHeight w:val="435"/>
        </w:trPr>
        <w:tc>
          <w:tcPr>
            <w:tcW w:w="1647" w:type="dxa"/>
            <w:vMerge w:val="restart"/>
          </w:tcPr>
          <w:p w14:paraId="5FD2BF4B"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Chemintany</w:t>
            </w:r>
          </w:p>
        </w:tc>
        <w:tc>
          <w:tcPr>
            <w:tcW w:w="1399" w:type="dxa"/>
          </w:tcPr>
          <w:p w14:paraId="33018181"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2/10/2018</w:t>
            </w:r>
          </w:p>
        </w:tc>
        <w:tc>
          <w:tcPr>
            <w:tcW w:w="1485" w:type="dxa"/>
          </w:tcPr>
          <w:p w14:paraId="5BD20E53"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134</w:t>
            </w:r>
          </w:p>
        </w:tc>
        <w:tc>
          <w:tcPr>
            <w:tcW w:w="1764" w:type="dxa"/>
          </w:tcPr>
          <w:p w14:paraId="247C658A"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17(M-12 F-5)</w:t>
            </w:r>
          </w:p>
        </w:tc>
        <w:tc>
          <w:tcPr>
            <w:tcW w:w="1638" w:type="dxa"/>
          </w:tcPr>
          <w:p w14:paraId="53501B60"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12.7</w:t>
            </w:r>
          </w:p>
        </w:tc>
      </w:tr>
      <w:tr w:rsidR="001B035B" w:rsidRPr="00191694" w14:paraId="7D69E034" w14:textId="77777777" w:rsidTr="00CC7CB5">
        <w:trPr>
          <w:trHeight w:val="141"/>
        </w:trPr>
        <w:tc>
          <w:tcPr>
            <w:tcW w:w="1647" w:type="dxa"/>
            <w:vMerge/>
          </w:tcPr>
          <w:p w14:paraId="3202BA91" w14:textId="77777777" w:rsidR="001B035B" w:rsidRPr="00191694" w:rsidRDefault="001B035B" w:rsidP="009C51E0">
            <w:pPr>
              <w:spacing w:line="276" w:lineRule="auto"/>
              <w:rPr>
                <w:rFonts w:ascii="Times New Roman" w:hAnsi="Times New Roman" w:cs="Times New Roman"/>
                <w:sz w:val="24"/>
                <w:szCs w:val="24"/>
              </w:rPr>
            </w:pPr>
          </w:p>
        </w:tc>
        <w:tc>
          <w:tcPr>
            <w:tcW w:w="1399" w:type="dxa"/>
          </w:tcPr>
          <w:p w14:paraId="2DBC205F"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3/10/2018</w:t>
            </w:r>
          </w:p>
        </w:tc>
        <w:tc>
          <w:tcPr>
            <w:tcW w:w="1485" w:type="dxa"/>
          </w:tcPr>
          <w:p w14:paraId="2532B23B"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266</w:t>
            </w:r>
          </w:p>
        </w:tc>
        <w:tc>
          <w:tcPr>
            <w:tcW w:w="1764" w:type="dxa"/>
          </w:tcPr>
          <w:p w14:paraId="24EC537B"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13(M-6 F-7)</w:t>
            </w:r>
          </w:p>
        </w:tc>
        <w:tc>
          <w:tcPr>
            <w:tcW w:w="1638" w:type="dxa"/>
          </w:tcPr>
          <w:p w14:paraId="194B6B8E" w14:textId="77777777" w:rsidR="001B035B" w:rsidRPr="00191694" w:rsidRDefault="001B035B"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4.9</w:t>
            </w:r>
          </w:p>
        </w:tc>
      </w:tr>
      <w:tr w:rsidR="001B035B" w:rsidRPr="00191694" w14:paraId="634BE079" w14:textId="77777777" w:rsidTr="00CC7CB5">
        <w:trPr>
          <w:trHeight w:val="435"/>
        </w:trPr>
        <w:tc>
          <w:tcPr>
            <w:tcW w:w="1647" w:type="dxa"/>
          </w:tcPr>
          <w:p w14:paraId="61CB1EE1"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Total</w:t>
            </w:r>
          </w:p>
        </w:tc>
        <w:tc>
          <w:tcPr>
            <w:tcW w:w="1399" w:type="dxa"/>
          </w:tcPr>
          <w:p w14:paraId="486C7E78" w14:textId="77777777" w:rsidR="001B035B" w:rsidRPr="00191694" w:rsidRDefault="001B035B" w:rsidP="009C51E0">
            <w:pPr>
              <w:spacing w:line="276" w:lineRule="auto"/>
              <w:rPr>
                <w:rFonts w:ascii="Times New Roman" w:hAnsi="Times New Roman" w:cs="Times New Roman"/>
                <w:b/>
                <w:sz w:val="24"/>
                <w:szCs w:val="24"/>
              </w:rPr>
            </w:pPr>
          </w:p>
        </w:tc>
        <w:tc>
          <w:tcPr>
            <w:tcW w:w="1485" w:type="dxa"/>
          </w:tcPr>
          <w:p w14:paraId="053CAE8B"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537</w:t>
            </w:r>
          </w:p>
        </w:tc>
        <w:tc>
          <w:tcPr>
            <w:tcW w:w="1764" w:type="dxa"/>
          </w:tcPr>
          <w:p w14:paraId="0400C206"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42(7.8%)</w:t>
            </w:r>
          </w:p>
        </w:tc>
        <w:tc>
          <w:tcPr>
            <w:tcW w:w="1638" w:type="dxa"/>
          </w:tcPr>
          <w:p w14:paraId="2C200426" w14:textId="77777777" w:rsidR="001B035B" w:rsidRPr="00191694" w:rsidRDefault="001B035B"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7.8</w:t>
            </w:r>
          </w:p>
        </w:tc>
      </w:tr>
    </w:tbl>
    <w:p w14:paraId="70EF6469" w14:textId="77777777" w:rsidR="00274F50" w:rsidRPr="00191694" w:rsidRDefault="00274F50" w:rsidP="009C51E0">
      <w:pPr>
        <w:spacing w:line="276" w:lineRule="auto"/>
        <w:rPr>
          <w:rFonts w:ascii="Times New Roman" w:hAnsi="Times New Roman" w:cs="Times New Roman"/>
          <w:sz w:val="24"/>
          <w:szCs w:val="24"/>
          <w:lang w:val="en-US"/>
        </w:rPr>
      </w:pPr>
      <w:r w:rsidRPr="00191694">
        <w:rPr>
          <w:rFonts w:ascii="Times New Roman" w:hAnsi="Times New Roman" w:cs="Times New Roman"/>
          <w:sz w:val="24"/>
          <w:szCs w:val="24"/>
          <w:lang w:val="en-US"/>
        </w:rPr>
        <w:t>(Source: Baringo County Surveillance Report, 2018)</w:t>
      </w:r>
    </w:p>
    <w:p w14:paraId="2AEC03E9" w14:textId="77777777" w:rsidR="009901DA" w:rsidRPr="00191694" w:rsidRDefault="009901DA" w:rsidP="009C51E0">
      <w:pPr>
        <w:spacing w:line="276" w:lineRule="auto"/>
        <w:jc w:val="both"/>
        <w:rPr>
          <w:rFonts w:ascii="Times New Roman" w:eastAsia="Calibri" w:hAnsi="Times New Roman" w:cs="Times New Roman"/>
          <w:b/>
          <w:sz w:val="24"/>
          <w:szCs w:val="24"/>
        </w:rPr>
      </w:pPr>
      <w:r w:rsidRPr="00191694">
        <w:rPr>
          <w:rFonts w:ascii="Times New Roman" w:eastAsia="Calibri" w:hAnsi="Times New Roman" w:cs="Times New Roman"/>
          <w:b/>
          <w:sz w:val="24"/>
          <w:szCs w:val="24"/>
        </w:rPr>
        <w:t>Elgeyo Marakwet County</w:t>
      </w:r>
    </w:p>
    <w:p w14:paraId="3B5ECD8C" w14:textId="77777777" w:rsidR="009901DA" w:rsidRPr="00191694" w:rsidRDefault="009901DA" w:rsidP="009C51E0">
      <w:pPr>
        <w:spacing w:line="276" w:lineRule="auto"/>
        <w:jc w:val="both"/>
        <w:rPr>
          <w:rFonts w:ascii="Times New Roman" w:hAnsi="Times New Roman" w:cs="Times New Roman"/>
          <w:b/>
          <w:sz w:val="24"/>
          <w:szCs w:val="24"/>
        </w:rPr>
      </w:pPr>
      <w:r w:rsidRPr="00191694">
        <w:rPr>
          <w:rFonts w:ascii="Times New Roman" w:eastAsia="Calibri" w:hAnsi="Times New Roman" w:cs="Times New Roman"/>
          <w:sz w:val="24"/>
          <w:szCs w:val="24"/>
        </w:rPr>
        <w:t>Since 2017, at least 6 deaths from 4 Sub-counties (Keiyo North, Keiyo South, Keiyo East and Marakwet West) have been reported and were suspected to be due to Hepatitis B infection.</w:t>
      </w:r>
      <w:r w:rsidRPr="00191694">
        <w:rPr>
          <w:rFonts w:ascii="Times New Roman" w:eastAsia="Calibri" w:hAnsi="Times New Roman" w:cs="Times New Roman"/>
          <w:sz w:val="24"/>
          <w:szCs w:val="24"/>
          <w:lang w:val="en-US"/>
        </w:rPr>
        <w:t xml:space="preserve"> The index case was a 43-year-old male nurse working at Tambach Sub-county Hospital who died while undergoing treatment for Hepatitis B.</w:t>
      </w:r>
      <w:r w:rsidRPr="00191694">
        <w:rPr>
          <w:rFonts w:ascii="Times New Roman" w:eastAsia="Calibri" w:hAnsi="Times New Roman" w:cs="Times New Roman"/>
          <w:sz w:val="24"/>
          <w:szCs w:val="24"/>
        </w:rPr>
        <w:t xml:space="preserve"> In Keiyo South in 2017, 2/160 (1.3%) screened tested positive. In 2018, 7 people from Marakwet West Sub-county were reported to have tested Hepatitis B positive by Rapid Diagnostic Test (RDT). From May through September 2018, 519 people were screened and 5 (1%) tested positive for Hepatitis B. Those with negative tests received 1</w:t>
      </w:r>
      <w:r w:rsidRPr="00191694">
        <w:rPr>
          <w:rFonts w:ascii="Times New Roman" w:eastAsia="Calibri" w:hAnsi="Times New Roman" w:cs="Times New Roman"/>
          <w:sz w:val="24"/>
          <w:szCs w:val="24"/>
          <w:vertAlign w:val="superscript"/>
        </w:rPr>
        <w:t>st</w:t>
      </w:r>
      <w:r w:rsidRPr="00191694">
        <w:rPr>
          <w:rFonts w:ascii="Times New Roman" w:eastAsia="Calibri" w:hAnsi="Times New Roman" w:cs="Times New Roman"/>
          <w:sz w:val="24"/>
          <w:szCs w:val="24"/>
        </w:rPr>
        <w:t xml:space="preserve"> dose of Hepatitis B vaccine. </w:t>
      </w:r>
    </w:p>
    <w:p w14:paraId="3F004DC6" w14:textId="77777777" w:rsidR="00326130" w:rsidRPr="00191694" w:rsidRDefault="00805415" w:rsidP="009C51E0">
      <w:pPr>
        <w:spacing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West Pokot County</w:t>
      </w:r>
    </w:p>
    <w:p w14:paraId="09B47D93" w14:textId="77777777" w:rsidR="0078672D" w:rsidRPr="00191694" w:rsidRDefault="00320ED5"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By Novem</w:t>
      </w:r>
      <w:r w:rsidR="00326130" w:rsidRPr="00191694">
        <w:rPr>
          <w:rFonts w:ascii="Times New Roman" w:hAnsi="Times New Roman" w:cs="Times New Roman"/>
          <w:sz w:val="24"/>
          <w:szCs w:val="24"/>
        </w:rPr>
        <w:t>b</w:t>
      </w:r>
      <w:r w:rsidRPr="00191694">
        <w:rPr>
          <w:rFonts w:ascii="Times New Roman" w:hAnsi="Times New Roman" w:cs="Times New Roman"/>
          <w:sz w:val="24"/>
          <w:szCs w:val="24"/>
        </w:rPr>
        <w:t>e</w:t>
      </w:r>
      <w:r w:rsidR="00326130" w:rsidRPr="00191694">
        <w:rPr>
          <w:rFonts w:ascii="Times New Roman" w:hAnsi="Times New Roman" w:cs="Times New Roman"/>
          <w:sz w:val="24"/>
          <w:szCs w:val="24"/>
        </w:rPr>
        <w:t xml:space="preserve">r 2018, </w:t>
      </w:r>
      <w:r w:rsidR="00A51D3E" w:rsidRPr="00191694">
        <w:rPr>
          <w:rFonts w:ascii="Times New Roman" w:hAnsi="Times New Roman" w:cs="Times New Roman"/>
          <w:sz w:val="24"/>
          <w:szCs w:val="24"/>
        </w:rPr>
        <w:t>33/295 (11.2%) had</w:t>
      </w:r>
      <w:r w:rsidR="00067020" w:rsidRPr="00191694">
        <w:rPr>
          <w:rFonts w:ascii="Times New Roman" w:hAnsi="Times New Roman" w:cs="Times New Roman"/>
          <w:sz w:val="24"/>
          <w:szCs w:val="24"/>
        </w:rPr>
        <w:t xml:space="preserve"> </w:t>
      </w:r>
      <w:r w:rsidR="00F14E02" w:rsidRPr="00191694">
        <w:rPr>
          <w:rFonts w:ascii="Times New Roman" w:hAnsi="Times New Roman" w:cs="Times New Roman"/>
          <w:sz w:val="24"/>
          <w:szCs w:val="24"/>
        </w:rPr>
        <w:t xml:space="preserve">tested positive for </w:t>
      </w:r>
      <w:r w:rsidRPr="00191694">
        <w:rPr>
          <w:rFonts w:ascii="Times New Roman" w:hAnsi="Times New Roman" w:cs="Times New Roman"/>
          <w:sz w:val="24"/>
          <w:szCs w:val="24"/>
        </w:rPr>
        <w:t>H</w:t>
      </w:r>
      <w:r w:rsidR="0086373B" w:rsidRPr="00191694">
        <w:rPr>
          <w:rFonts w:ascii="Times New Roman" w:hAnsi="Times New Roman" w:cs="Times New Roman"/>
          <w:sz w:val="24"/>
          <w:szCs w:val="24"/>
        </w:rPr>
        <w:t>BsAg</w:t>
      </w:r>
      <w:r w:rsidR="00DD087C" w:rsidRPr="00191694">
        <w:rPr>
          <w:rFonts w:ascii="Times New Roman" w:hAnsi="Times New Roman" w:cs="Times New Roman"/>
          <w:sz w:val="24"/>
          <w:szCs w:val="24"/>
        </w:rPr>
        <w:t xml:space="preserve"> using </w:t>
      </w:r>
      <w:r w:rsidR="00A51D3E" w:rsidRPr="00191694">
        <w:rPr>
          <w:rFonts w:ascii="Times New Roman" w:hAnsi="Times New Roman" w:cs="Times New Roman"/>
          <w:sz w:val="24"/>
          <w:szCs w:val="24"/>
        </w:rPr>
        <w:t xml:space="preserve">Diaspot </w:t>
      </w:r>
      <w:r w:rsidR="00DD087C" w:rsidRPr="00191694">
        <w:rPr>
          <w:rFonts w:ascii="Times New Roman" w:hAnsi="Times New Roman" w:cs="Times New Roman"/>
          <w:sz w:val="24"/>
          <w:szCs w:val="24"/>
        </w:rPr>
        <w:t>RDT.</w:t>
      </w:r>
      <w:r w:rsidRPr="00191694">
        <w:rPr>
          <w:rFonts w:ascii="Times New Roman" w:hAnsi="Times New Roman" w:cs="Times New Roman"/>
          <w:sz w:val="24"/>
          <w:szCs w:val="24"/>
        </w:rPr>
        <w:t xml:space="preserve"> </w:t>
      </w:r>
      <w:r w:rsidR="00067020" w:rsidRPr="00191694">
        <w:rPr>
          <w:rFonts w:ascii="Times New Roman" w:hAnsi="Times New Roman" w:cs="Times New Roman"/>
          <w:sz w:val="24"/>
          <w:szCs w:val="24"/>
        </w:rPr>
        <w:t>As at November 2018</w:t>
      </w:r>
      <w:r w:rsidRPr="00191694">
        <w:rPr>
          <w:rFonts w:ascii="Times New Roman" w:hAnsi="Times New Roman" w:cs="Times New Roman"/>
          <w:sz w:val="24"/>
          <w:szCs w:val="24"/>
        </w:rPr>
        <w:t>,</w:t>
      </w:r>
      <w:r w:rsidR="00067020" w:rsidRPr="00191694">
        <w:rPr>
          <w:rFonts w:ascii="Times New Roman" w:hAnsi="Times New Roman" w:cs="Times New Roman"/>
          <w:sz w:val="24"/>
          <w:szCs w:val="24"/>
        </w:rPr>
        <w:t>t</w:t>
      </w:r>
      <w:r w:rsidR="005E6EEE" w:rsidRPr="00191694">
        <w:rPr>
          <w:rFonts w:ascii="Times New Roman" w:hAnsi="Times New Roman" w:cs="Times New Roman"/>
          <w:sz w:val="24"/>
          <w:szCs w:val="24"/>
        </w:rPr>
        <w:t>wenty</w:t>
      </w:r>
      <w:r w:rsidR="003C23C4" w:rsidRPr="00191694">
        <w:rPr>
          <w:rFonts w:ascii="Times New Roman" w:hAnsi="Times New Roman" w:cs="Times New Roman"/>
          <w:sz w:val="24"/>
          <w:szCs w:val="24"/>
        </w:rPr>
        <w:t xml:space="preserve"> </w:t>
      </w:r>
      <w:r w:rsidR="005E6EEE" w:rsidRPr="00191694">
        <w:rPr>
          <w:rFonts w:ascii="Times New Roman" w:hAnsi="Times New Roman" w:cs="Times New Roman"/>
          <w:sz w:val="24"/>
          <w:szCs w:val="24"/>
        </w:rPr>
        <w:t xml:space="preserve">three of them were from GK Prison and six of them were from Kompass village in Pokot North. </w:t>
      </w:r>
      <w:r w:rsidRPr="00191694">
        <w:rPr>
          <w:rFonts w:ascii="Times New Roman" w:hAnsi="Times New Roman" w:cs="Times New Roman"/>
          <w:sz w:val="24"/>
          <w:szCs w:val="24"/>
        </w:rPr>
        <w:t xml:space="preserve">Out of those who had positive screening test results, 10 (30.3%) were confirmed by the reference laboratory. Hepatitis A and C testing was negative. </w:t>
      </w:r>
      <w:r w:rsidR="003A696D" w:rsidRPr="00191694">
        <w:rPr>
          <w:rFonts w:ascii="Times New Roman" w:hAnsi="Times New Roman" w:cs="Times New Roman"/>
          <w:sz w:val="24"/>
          <w:szCs w:val="24"/>
        </w:rPr>
        <w:t xml:space="preserve">Out of the 14 samples referred to the National Public Health Laboratory (NPHL), 10 (71.4%) were positive. </w:t>
      </w:r>
      <w:r w:rsidRPr="00191694">
        <w:rPr>
          <w:rFonts w:ascii="Times New Roman" w:hAnsi="Times New Roman" w:cs="Times New Roman"/>
          <w:sz w:val="24"/>
          <w:szCs w:val="24"/>
        </w:rPr>
        <w:t>The county awaits confirmatory results of the other 23 individuals. The county is currently vaccinating health care workers. Out of the targeted 1344, 863 (64.2%) have received at least 1 vaccine dose.</w:t>
      </w:r>
    </w:p>
    <w:p w14:paraId="6C421F4E" w14:textId="77777777" w:rsidR="00320ED5" w:rsidRPr="00191694" w:rsidRDefault="00320ED5" w:rsidP="009C51E0">
      <w:pPr>
        <w:spacing w:line="276" w:lineRule="auto"/>
        <w:jc w:val="both"/>
        <w:rPr>
          <w:rFonts w:ascii="Times New Roman" w:hAnsi="Times New Roman" w:cs="Times New Roman"/>
          <w:b/>
          <w:iCs/>
          <w:sz w:val="24"/>
          <w:szCs w:val="24"/>
        </w:rPr>
      </w:pPr>
      <w:r w:rsidRPr="00191694">
        <w:rPr>
          <w:rFonts w:ascii="Times New Roman" w:hAnsi="Times New Roman" w:cs="Times New Roman"/>
          <w:b/>
          <w:iCs/>
          <w:sz w:val="24"/>
          <w:szCs w:val="24"/>
        </w:rPr>
        <w:t xml:space="preserve">Table </w:t>
      </w:r>
      <w:r w:rsidR="00C95441" w:rsidRPr="00191694">
        <w:rPr>
          <w:rFonts w:ascii="Times New Roman" w:hAnsi="Times New Roman" w:cs="Times New Roman"/>
          <w:b/>
          <w:iCs/>
          <w:sz w:val="24"/>
          <w:szCs w:val="24"/>
        </w:rPr>
        <w:fldChar w:fldCharType="begin"/>
      </w:r>
      <w:r w:rsidRPr="00191694">
        <w:rPr>
          <w:rFonts w:ascii="Times New Roman" w:hAnsi="Times New Roman" w:cs="Times New Roman"/>
          <w:b/>
          <w:iCs/>
          <w:sz w:val="24"/>
          <w:szCs w:val="24"/>
        </w:rPr>
        <w:instrText xml:space="preserve"> SEQ Table \* ARABIC </w:instrText>
      </w:r>
      <w:r w:rsidR="00C95441" w:rsidRPr="00191694">
        <w:rPr>
          <w:rFonts w:ascii="Times New Roman" w:hAnsi="Times New Roman" w:cs="Times New Roman"/>
          <w:b/>
          <w:iCs/>
          <w:sz w:val="24"/>
          <w:szCs w:val="24"/>
        </w:rPr>
        <w:fldChar w:fldCharType="separate"/>
      </w:r>
      <w:r w:rsidR="00240D55" w:rsidRPr="00191694">
        <w:rPr>
          <w:rFonts w:ascii="Times New Roman" w:hAnsi="Times New Roman" w:cs="Times New Roman"/>
          <w:b/>
          <w:iCs/>
          <w:noProof/>
          <w:sz w:val="24"/>
          <w:szCs w:val="24"/>
        </w:rPr>
        <w:t>3</w:t>
      </w:r>
      <w:r w:rsidR="00C95441" w:rsidRPr="00191694">
        <w:rPr>
          <w:rFonts w:ascii="Times New Roman" w:hAnsi="Times New Roman" w:cs="Times New Roman"/>
          <w:b/>
          <w:sz w:val="24"/>
          <w:szCs w:val="24"/>
        </w:rPr>
        <w:fldChar w:fldCharType="end"/>
      </w:r>
      <w:r w:rsidRPr="00191694">
        <w:rPr>
          <w:rFonts w:ascii="Times New Roman" w:hAnsi="Times New Roman" w:cs="Times New Roman"/>
          <w:b/>
          <w:sz w:val="24"/>
          <w:szCs w:val="24"/>
        </w:rPr>
        <w:t>: Results of Hepatitis B Screening by Sub-county, West Pokot, 2018</w:t>
      </w:r>
    </w:p>
    <w:tbl>
      <w:tblPr>
        <w:tblStyle w:val="TableGrid"/>
        <w:tblW w:w="5000" w:type="pct"/>
        <w:tblLook w:val="04A0" w:firstRow="1" w:lastRow="0" w:firstColumn="1" w:lastColumn="0" w:noHBand="0" w:noVBand="1"/>
      </w:tblPr>
      <w:tblGrid>
        <w:gridCol w:w="1930"/>
        <w:gridCol w:w="1477"/>
        <w:gridCol w:w="1766"/>
        <w:gridCol w:w="1387"/>
        <w:gridCol w:w="1346"/>
        <w:gridCol w:w="1670"/>
      </w:tblGrid>
      <w:tr w:rsidR="00320ED5" w:rsidRPr="00191694" w14:paraId="71E2E64B" w14:textId="77777777" w:rsidTr="00CC7CB5">
        <w:trPr>
          <w:trHeight w:val="1079"/>
        </w:trPr>
        <w:tc>
          <w:tcPr>
            <w:tcW w:w="1008" w:type="pct"/>
          </w:tcPr>
          <w:p w14:paraId="3FB7E84D" w14:textId="77777777" w:rsidR="00320ED5" w:rsidRPr="00191694" w:rsidRDefault="00123322" w:rsidP="009C51E0">
            <w:pPr>
              <w:spacing w:line="276" w:lineRule="auto"/>
              <w:jc w:val="both"/>
              <w:rPr>
                <w:rFonts w:ascii="Times New Roman" w:hAnsi="Times New Roman" w:cs="Times New Roman"/>
                <w:b/>
                <w:sz w:val="24"/>
                <w:szCs w:val="24"/>
                <w:lang w:val="en-US"/>
              </w:rPr>
            </w:pPr>
            <w:r w:rsidRPr="00191694">
              <w:rPr>
                <w:rFonts w:ascii="Times New Roman" w:hAnsi="Times New Roman" w:cs="Times New Roman"/>
                <w:b/>
                <w:sz w:val="24"/>
                <w:szCs w:val="24"/>
                <w:lang w:val="en-US"/>
              </w:rPr>
              <w:lastRenderedPageBreak/>
              <w:t>Sub county</w:t>
            </w:r>
          </w:p>
        </w:tc>
        <w:tc>
          <w:tcPr>
            <w:tcW w:w="771" w:type="pct"/>
          </w:tcPr>
          <w:p w14:paraId="0D579A48" w14:textId="77777777" w:rsidR="00320ED5" w:rsidRPr="00191694" w:rsidRDefault="00320ED5" w:rsidP="009C51E0">
            <w:pPr>
              <w:spacing w:line="276" w:lineRule="auto"/>
              <w:jc w:val="both"/>
              <w:rPr>
                <w:rFonts w:ascii="Times New Roman" w:hAnsi="Times New Roman" w:cs="Times New Roman"/>
                <w:b/>
                <w:sz w:val="24"/>
                <w:szCs w:val="24"/>
                <w:lang w:val="en-US"/>
              </w:rPr>
            </w:pPr>
            <w:r w:rsidRPr="00191694">
              <w:rPr>
                <w:rFonts w:ascii="Times New Roman" w:hAnsi="Times New Roman" w:cs="Times New Roman"/>
                <w:b/>
                <w:sz w:val="24"/>
                <w:szCs w:val="24"/>
                <w:lang w:val="en-US"/>
              </w:rPr>
              <w:t>Village</w:t>
            </w:r>
          </w:p>
        </w:tc>
        <w:tc>
          <w:tcPr>
            <w:tcW w:w="922" w:type="pct"/>
          </w:tcPr>
          <w:p w14:paraId="74C67A7E" w14:textId="77777777" w:rsidR="00320ED5" w:rsidRPr="00191694" w:rsidRDefault="00320ED5" w:rsidP="009C51E0">
            <w:pPr>
              <w:spacing w:line="276" w:lineRule="auto"/>
              <w:jc w:val="both"/>
              <w:rPr>
                <w:rFonts w:ascii="Times New Roman" w:hAnsi="Times New Roman" w:cs="Times New Roman"/>
                <w:b/>
                <w:sz w:val="24"/>
                <w:szCs w:val="24"/>
                <w:lang w:val="en-US"/>
              </w:rPr>
            </w:pPr>
            <w:r w:rsidRPr="00191694">
              <w:rPr>
                <w:rFonts w:ascii="Times New Roman" w:hAnsi="Times New Roman" w:cs="Times New Roman"/>
                <w:b/>
                <w:sz w:val="24"/>
                <w:szCs w:val="24"/>
                <w:lang w:val="en-US"/>
              </w:rPr>
              <w:t>Pop(estimates)</w:t>
            </w:r>
          </w:p>
        </w:tc>
        <w:tc>
          <w:tcPr>
            <w:tcW w:w="724" w:type="pct"/>
          </w:tcPr>
          <w:p w14:paraId="7D5638C5" w14:textId="77777777" w:rsidR="00320ED5" w:rsidRPr="00191694" w:rsidRDefault="00320ED5" w:rsidP="009C51E0">
            <w:pPr>
              <w:spacing w:line="276" w:lineRule="auto"/>
              <w:jc w:val="both"/>
              <w:rPr>
                <w:rFonts w:ascii="Times New Roman" w:hAnsi="Times New Roman" w:cs="Times New Roman"/>
                <w:b/>
                <w:sz w:val="24"/>
                <w:szCs w:val="24"/>
                <w:lang w:val="en-US"/>
              </w:rPr>
            </w:pPr>
            <w:r w:rsidRPr="00191694">
              <w:rPr>
                <w:rFonts w:ascii="Times New Roman" w:hAnsi="Times New Roman" w:cs="Times New Roman"/>
                <w:b/>
                <w:sz w:val="24"/>
                <w:szCs w:val="24"/>
                <w:lang w:val="en-US"/>
              </w:rPr>
              <w:t>Number screened</w:t>
            </w:r>
          </w:p>
        </w:tc>
        <w:tc>
          <w:tcPr>
            <w:tcW w:w="703" w:type="pct"/>
          </w:tcPr>
          <w:p w14:paraId="6FCCC74A" w14:textId="77777777" w:rsidR="00320ED5" w:rsidRPr="00191694" w:rsidRDefault="00320ED5" w:rsidP="009C51E0">
            <w:pPr>
              <w:spacing w:line="276" w:lineRule="auto"/>
              <w:jc w:val="both"/>
              <w:rPr>
                <w:rFonts w:ascii="Times New Roman" w:hAnsi="Times New Roman" w:cs="Times New Roman"/>
                <w:b/>
                <w:sz w:val="24"/>
                <w:szCs w:val="24"/>
                <w:lang w:val="en-US"/>
              </w:rPr>
            </w:pPr>
            <w:r w:rsidRPr="00191694">
              <w:rPr>
                <w:rFonts w:ascii="Times New Roman" w:hAnsi="Times New Roman" w:cs="Times New Roman"/>
                <w:b/>
                <w:sz w:val="24"/>
                <w:szCs w:val="24"/>
                <w:lang w:val="en-US"/>
              </w:rPr>
              <w:t>Number Positive</w:t>
            </w:r>
          </w:p>
        </w:tc>
        <w:tc>
          <w:tcPr>
            <w:tcW w:w="872" w:type="pct"/>
          </w:tcPr>
          <w:p w14:paraId="1E06471D" w14:textId="77777777" w:rsidR="00320ED5" w:rsidRPr="00191694" w:rsidRDefault="00320ED5" w:rsidP="009C51E0">
            <w:pPr>
              <w:spacing w:line="276" w:lineRule="auto"/>
              <w:jc w:val="both"/>
              <w:rPr>
                <w:rFonts w:ascii="Times New Roman" w:hAnsi="Times New Roman" w:cs="Times New Roman"/>
                <w:b/>
                <w:sz w:val="24"/>
                <w:szCs w:val="24"/>
                <w:lang w:val="en-US"/>
              </w:rPr>
            </w:pPr>
            <w:r w:rsidRPr="00191694">
              <w:rPr>
                <w:rFonts w:ascii="Times New Roman" w:hAnsi="Times New Roman" w:cs="Times New Roman"/>
                <w:b/>
                <w:sz w:val="24"/>
                <w:szCs w:val="24"/>
                <w:lang w:val="en-US"/>
              </w:rPr>
              <w:t>Percentage (%)</w:t>
            </w:r>
          </w:p>
        </w:tc>
      </w:tr>
      <w:tr w:rsidR="00320ED5" w:rsidRPr="00191694" w14:paraId="0FB00FC8" w14:textId="77777777" w:rsidTr="00CC7CB5">
        <w:trPr>
          <w:trHeight w:val="290"/>
        </w:trPr>
        <w:tc>
          <w:tcPr>
            <w:tcW w:w="1008" w:type="pct"/>
            <w:vMerge w:val="restart"/>
          </w:tcPr>
          <w:p w14:paraId="28A9C562" w14:textId="77777777" w:rsidR="00320ED5" w:rsidRPr="00191694" w:rsidRDefault="00CC7CB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 xml:space="preserve">Pokot </w:t>
            </w:r>
            <w:r w:rsidR="00320ED5" w:rsidRPr="00191694">
              <w:rPr>
                <w:rFonts w:ascii="Times New Roman" w:hAnsi="Times New Roman" w:cs="Times New Roman"/>
                <w:sz w:val="24"/>
                <w:szCs w:val="24"/>
                <w:lang w:val="en-US"/>
              </w:rPr>
              <w:t>North</w:t>
            </w:r>
          </w:p>
        </w:tc>
        <w:tc>
          <w:tcPr>
            <w:tcW w:w="771" w:type="pct"/>
          </w:tcPr>
          <w:p w14:paraId="1405F714"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Chemworor</w:t>
            </w:r>
          </w:p>
        </w:tc>
        <w:tc>
          <w:tcPr>
            <w:tcW w:w="922" w:type="pct"/>
          </w:tcPr>
          <w:p w14:paraId="43E46FC4"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225</w:t>
            </w:r>
          </w:p>
        </w:tc>
        <w:tc>
          <w:tcPr>
            <w:tcW w:w="724" w:type="pct"/>
          </w:tcPr>
          <w:p w14:paraId="2DA08034"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47</w:t>
            </w:r>
          </w:p>
        </w:tc>
        <w:tc>
          <w:tcPr>
            <w:tcW w:w="703" w:type="pct"/>
          </w:tcPr>
          <w:p w14:paraId="0163281B"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0</w:t>
            </w:r>
          </w:p>
        </w:tc>
        <w:tc>
          <w:tcPr>
            <w:tcW w:w="872" w:type="pct"/>
          </w:tcPr>
          <w:p w14:paraId="540645C9"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0</w:t>
            </w:r>
          </w:p>
        </w:tc>
      </w:tr>
      <w:tr w:rsidR="00320ED5" w:rsidRPr="00191694" w14:paraId="6049EC87" w14:textId="77777777" w:rsidTr="00CC7CB5">
        <w:trPr>
          <w:trHeight w:val="290"/>
        </w:trPr>
        <w:tc>
          <w:tcPr>
            <w:tcW w:w="1008" w:type="pct"/>
            <w:vMerge/>
          </w:tcPr>
          <w:p w14:paraId="705A2FD7" w14:textId="77777777" w:rsidR="00320ED5" w:rsidRPr="00191694" w:rsidRDefault="00320ED5" w:rsidP="009C51E0">
            <w:pPr>
              <w:spacing w:line="276" w:lineRule="auto"/>
              <w:jc w:val="both"/>
              <w:rPr>
                <w:rFonts w:ascii="Times New Roman" w:hAnsi="Times New Roman" w:cs="Times New Roman"/>
                <w:sz w:val="24"/>
                <w:szCs w:val="24"/>
                <w:lang w:val="en-US"/>
              </w:rPr>
            </w:pPr>
          </w:p>
        </w:tc>
        <w:tc>
          <w:tcPr>
            <w:tcW w:w="771" w:type="pct"/>
          </w:tcPr>
          <w:p w14:paraId="4EEA302F"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Shongen</w:t>
            </w:r>
          </w:p>
        </w:tc>
        <w:tc>
          <w:tcPr>
            <w:tcW w:w="922" w:type="pct"/>
          </w:tcPr>
          <w:p w14:paraId="09475644"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300</w:t>
            </w:r>
          </w:p>
        </w:tc>
        <w:tc>
          <w:tcPr>
            <w:tcW w:w="724" w:type="pct"/>
          </w:tcPr>
          <w:p w14:paraId="10C5245B"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165</w:t>
            </w:r>
          </w:p>
        </w:tc>
        <w:tc>
          <w:tcPr>
            <w:tcW w:w="703" w:type="pct"/>
          </w:tcPr>
          <w:p w14:paraId="76106CA1"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4</w:t>
            </w:r>
          </w:p>
        </w:tc>
        <w:tc>
          <w:tcPr>
            <w:tcW w:w="872" w:type="pct"/>
          </w:tcPr>
          <w:p w14:paraId="6F2457D1"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2.2</w:t>
            </w:r>
          </w:p>
        </w:tc>
      </w:tr>
      <w:tr w:rsidR="00320ED5" w:rsidRPr="00191694" w14:paraId="0C4528E3" w14:textId="77777777" w:rsidTr="00CC7CB5">
        <w:trPr>
          <w:trHeight w:val="290"/>
        </w:trPr>
        <w:tc>
          <w:tcPr>
            <w:tcW w:w="1008" w:type="pct"/>
            <w:vMerge/>
          </w:tcPr>
          <w:p w14:paraId="0F03DDC6" w14:textId="77777777" w:rsidR="00320ED5" w:rsidRPr="00191694" w:rsidRDefault="00320ED5" w:rsidP="009C51E0">
            <w:pPr>
              <w:spacing w:line="276" w:lineRule="auto"/>
              <w:jc w:val="both"/>
              <w:rPr>
                <w:rFonts w:ascii="Times New Roman" w:hAnsi="Times New Roman" w:cs="Times New Roman"/>
                <w:sz w:val="24"/>
                <w:szCs w:val="24"/>
                <w:lang w:val="en-US"/>
              </w:rPr>
            </w:pPr>
          </w:p>
        </w:tc>
        <w:tc>
          <w:tcPr>
            <w:tcW w:w="771" w:type="pct"/>
          </w:tcPr>
          <w:p w14:paraId="225FA988"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Kompass</w:t>
            </w:r>
          </w:p>
        </w:tc>
        <w:tc>
          <w:tcPr>
            <w:tcW w:w="922" w:type="pct"/>
          </w:tcPr>
          <w:p w14:paraId="4AF78D83"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260</w:t>
            </w:r>
          </w:p>
        </w:tc>
        <w:tc>
          <w:tcPr>
            <w:tcW w:w="724" w:type="pct"/>
          </w:tcPr>
          <w:p w14:paraId="15FCC2E5"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48</w:t>
            </w:r>
          </w:p>
        </w:tc>
        <w:tc>
          <w:tcPr>
            <w:tcW w:w="703" w:type="pct"/>
          </w:tcPr>
          <w:p w14:paraId="1CCD78AD"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6</w:t>
            </w:r>
          </w:p>
        </w:tc>
        <w:tc>
          <w:tcPr>
            <w:tcW w:w="872" w:type="pct"/>
          </w:tcPr>
          <w:p w14:paraId="119B4224"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12.3</w:t>
            </w:r>
          </w:p>
        </w:tc>
      </w:tr>
      <w:tr w:rsidR="00320ED5" w:rsidRPr="00191694" w14:paraId="182C708C" w14:textId="77777777" w:rsidTr="00CC7CB5">
        <w:trPr>
          <w:trHeight w:val="290"/>
        </w:trPr>
        <w:tc>
          <w:tcPr>
            <w:tcW w:w="1008" w:type="pct"/>
          </w:tcPr>
          <w:p w14:paraId="543E3CB8" w14:textId="77777777" w:rsidR="00320ED5" w:rsidRPr="00191694" w:rsidRDefault="00CC7CB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 xml:space="preserve">Pokot </w:t>
            </w:r>
            <w:r w:rsidR="00320ED5" w:rsidRPr="00191694">
              <w:rPr>
                <w:rFonts w:ascii="Times New Roman" w:hAnsi="Times New Roman" w:cs="Times New Roman"/>
                <w:sz w:val="24"/>
                <w:szCs w:val="24"/>
                <w:lang w:val="en-US"/>
              </w:rPr>
              <w:t>South</w:t>
            </w:r>
          </w:p>
        </w:tc>
        <w:tc>
          <w:tcPr>
            <w:tcW w:w="771" w:type="pct"/>
          </w:tcPr>
          <w:p w14:paraId="72AC37C8" w14:textId="77777777" w:rsidR="00320ED5" w:rsidRPr="00191694" w:rsidRDefault="00123322"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L</w:t>
            </w:r>
            <w:r w:rsidR="00320ED5" w:rsidRPr="00191694">
              <w:rPr>
                <w:rFonts w:ascii="Times New Roman" w:hAnsi="Times New Roman" w:cs="Times New Roman"/>
                <w:sz w:val="24"/>
                <w:szCs w:val="24"/>
                <w:lang w:val="en-US"/>
              </w:rPr>
              <w:t>omuke</w:t>
            </w:r>
          </w:p>
        </w:tc>
        <w:tc>
          <w:tcPr>
            <w:tcW w:w="922" w:type="pct"/>
          </w:tcPr>
          <w:p w14:paraId="53E4E4CC"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256</w:t>
            </w:r>
          </w:p>
        </w:tc>
        <w:tc>
          <w:tcPr>
            <w:tcW w:w="724" w:type="pct"/>
          </w:tcPr>
          <w:p w14:paraId="0F2A4ABE"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35</w:t>
            </w:r>
          </w:p>
        </w:tc>
        <w:tc>
          <w:tcPr>
            <w:tcW w:w="703" w:type="pct"/>
          </w:tcPr>
          <w:p w14:paraId="64820C53"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0</w:t>
            </w:r>
          </w:p>
        </w:tc>
        <w:tc>
          <w:tcPr>
            <w:tcW w:w="872" w:type="pct"/>
          </w:tcPr>
          <w:p w14:paraId="6C1FB9EC"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0</w:t>
            </w:r>
          </w:p>
        </w:tc>
      </w:tr>
      <w:tr w:rsidR="00320ED5" w:rsidRPr="00191694" w14:paraId="7716EE20" w14:textId="77777777" w:rsidTr="00CC7CB5">
        <w:trPr>
          <w:trHeight w:val="290"/>
        </w:trPr>
        <w:tc>
          <w:tcPr>
            <w:tcW w:w="1008" w:type="pct"/>
          </w:tcPr>
          <w:p w14:paraId="7BE66E37"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West Pokot</w:t>
            </w:r>
          </w:p>
        </w:tc>
        <w:tc>
          <w:tcPr>
            <w:tcW w:w="771" w:type="pct"/>
          </w:tcPr>
          <w:p w14:paraId="521F3F7F"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Gk Prison</w:t>
            </w:r>
          </w:p>
        </w:tc>
        <w:tc>
          <w:tcPr>
            <w:tcW w:w="922" w:type="pct"/>
          </w:tcPr>
          <w:p w14:paraId="13D3CD5F"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540</w:t>
            </w:r>
          </w:p>
        </w:tc>
        <w:tc>
          <w:tcPr>
            <w:tcW w:w="724" w:type="pct"/>
          </w:tcPr>
          <w:p w14:paraId="3F7A6E02" w14:textId="77777777" w:rsidR="00320ED5" w:rsidRPr="00191694" w:rsidRDefault="00320ED5" w:rsidP="009C51E0">
            <w:pPr>
              <w:spacing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539</w:t>
            </w:r>
          </w:p>
        </w:tc>
        <w:tc>
          <w:tcPr>
            <w:tcW w:w="703" w:type="pct"/>
          </w:tcPr>
          <w:p w14:paraId="56DB1AEB" w14:textId="77777777" w:rsidR="00320ED5" w:rsidRPr="00191694" w:rsidRDefault="00320ED5" w:rsidP="009C51E0">
            <w:pPr>
              <w:spacing w:line="276" w:lineRule="auto"/>
              <w:contextualSpacing/>
              <w:rPr>
                <w:rFonts w:ascii="Times New Roman" w:eastAsiaTheme="minorEastAsia" w:hAnsi="Times New Roman" w:cs="Times New Roman"/>
                <w:sz w:val="24"/>
                <w:szCs w:val="24"/>
                <w:lang w:val="en-US"/>
              </w:rPr>
            </w:pPr>
            <w:r w:rsidRPr="00191694">
              <w:rPr>
                <w:rFonts w:ascii="Times New Roman" w:eastAsiaTheme="minorEastAsia" w:hAnsi="Times New Roman" w:cs="Times New Roman"/>
                <w:sz w:val="24"/>
                <w:szCs w:val="24"/>
                <w:lang w:val="en-US"/>
              </w:rPr>
              <w:t>23</w:t>
            </w:r>
          </w:p>
        </w:tc>
        <w:tc>
          <w:tcPr>
            <w:tcW w:w="872" w:type="pct"/>
          </w:tcPr>
          <w:p w14:paraId="2EA47B32" w14:textId="77777777" w:rsidR="00320ED5" w:rsidRPr="00191694" w:rsidRDefault="00320ED5" w:rsidP="009C51E0">
            <w:pPr>
              <w:spacing w:line="276" w:lineRule="auto"/>
              <w:contextualSpacing/>
              <w:rPr>
                <w:rFonts w:ascii="Times New Roman" w:eastAsiaTheme="minorEastAsia" w:hAnsi="Times New Roman" w:cs="Times New Roman"/>
                <w:sz w:val="24"/>
                <w:szCs w:val="24"/>
                <w:lang w:val="en-US"/>
              </w:rPr>
            </w:pPr>
            <w:r w:rsidRPr="00191694">
              <w:rPr>
                <w:rFonts w:ascii="Times New Roman" w:eastAsiaTheme="minorEastAsia" w:hAnsi="Times New Roman" w:cs="Times New Roman"/>
                <w:sz w:val="24"/>
                <w:szCs w:val="24"/>
                <w:lang w:val="en-US"/>
              </w:rPr>
              <w:t>4.3</w:t>
            </w:r>
          </w:p>
        </w:tc>
      </w:tr>
      <w:tr w:rsidR="00320ED5" w:rsidRPr="00191694" w14:paraId="1BF552D5" w14:textId="77777777" w:rsidTr="00CC7CB5">
        <w:trPr>
          <w:trHeight w:val="290"/>
        </w:trPr>
        <w:tc>
          <w:tcPr>
            <w:tcW w:w="1008" w:type="pct"/>
          </w:tcPr>
          <w:p w14:paraId="45BA2DF9" w14:textId="77777777" w:rsidR="00320ED5" w:rsidRPr="00191694" w:rsidRDefault="00320ED5" w:rsidP="009C51E0">
            <w:pPr>
              <w:spacing w:line="276" w:lineRule="auto"/>
              <w:contextualSpacing/>
              <w:rPr>
                <w:rFonts w:ascii="Times New Roman" w:eastAsiaTheme="minorEastAsia" w:hAnsi="Times New Roman" w:cs="Times New Roman"/>
                <w:b/>
                <w:sz w:val="24"/>
                <w:szCs w:val="24"/>
                <w:lang w:val="en-US"/>
              </w:rPr>
            </w:pPr>
          </w:p>
        </w:tc>
        <w:tc>
          <w:tcPr>
            <w:tcW w:w="771" w:type="pct"/>
          </w:tcPr>
          <w:p w14:paraId="1282761D" w14:textId="77777777" w:rsidR="00320ED5" w:rsidRPr="00191694" w:rsidRDefault="00320ED5" w:rsidP="009C51E0">
            <w:pPr>
              <w:spacing w:line="276" w:lineRule="auto"/>
              <w:contextualSpacing/>
              <w:rPr>
                <w:rFonts w:ascii="Times New Roman" w:eastAsiaTheme="minorEastAsia" w:hAnsi="Times New Roman" w:cs="Times New Roman"/>
                <w:b/>
                <w:sz w:val="24"/>
                <w:szCs w:val="24"/>
                <w:lang w:val="en-US"/>
              </w:rPr>
            </w:pPr>
            <w:r w:rsidRPr="00191694">
              <w:rPr>
                <w:rFonts w:ascii="Times New Roman" w:eastAsiaTheme="minorEastAsia" w:hAnsi="Times New Roman" w:cs="Times New Roman"/>
                <w:b/>
                <w:sz w:val="24"/>
                <w:szCs w:val="24"/>
                <w:lang w:val="en-US"/>
              </w:rPr>
              <w:t>Total</w:t>
            </w:r>
          </w:p>
        </w:tc>
        <w:tc>
          <w:tcPr>
            <w:tcW w:w="922" w:type="pct"/>
          </w:tcPr>
          <w:p w14:paraId="31F9E30B" w14:textId="77777777" w:rsidR="00320ED5" w:rsidRPr="00191694" w:rsidRDefault="00320ED5" w:rsidP="009C51E0">
            <w:pPr>
              <w:spacing w:line="276" w:lineRule="auto"/>
              <w:contextualSpacing/>
              <w:rPr>
                <w:rFonts w:ascii="Times New Roman" w:eastAsiaTheme="minorEastAsia" w:hAnsi="Times New Roman" w:cs="Times New Roman"/>
                <w:b/>
                <w:sz w:val="24"/>
                <w:szCs w:val="24"/>
                <w:lang w:val="en-US"/>
              </w:rPr>
            </w:pPr>
            <w:r w:rsidRPr="00191694">
              <w:rPr>
                <w:rFonts w:ascii="Times New Roman" w:eastAsiaTheme="minorEastAsia" w:hAnsi="Times New Roman" w:cs="Times New Roman"/>
                <w:b/>
                <w:sz w:val="24"/>
                <w:szCs w:val="24"/>
                <w:lang w:val="en-US"/>
              </w:rPr>
              <w:t>1041</w:t>
            </w:r>
          </w:p>
        </w:tc>
        <w:tc>
          <w:tcPr>
            <w:tcW w:w="724" w:type="pct"/>
          </w:tcPr>
          <w:p w14:paraId="5A87F2CA" w14:textId="77777777" w:rsidR="00320ED5" w:rsidRPr="00191694" w:rsidRDefault="00F8003B" w:rsidP="009C51E0">
            <w:pPr>
              <w:spacing w:line="276" w:lineRule="auto"/>
              <w:contextualSpacing/>
              <w:rPr>
                <w:rFonts w:ascii="Times New Roman" w:eastAsiaTheme="minorEastAsia" w:hAnsi="Times New Roman" w:cs="Times New Roman"/>
                <w:b/>
                <w:sz w:val="24"/>
                <w:szCs w:val="24"/>
                <w:lang w:val="en-US"/>
              </w:rPr>
            </w:pPr>
            <w:r w:rsidRPr="00191694">
              <w:rPr>
                <w:rFonts w:ascii="Times New Roman" w:eastAsiaTheme="minorEastAsia" w:hAnsi="Times New Roman" w:cs="Times New Roman"/>
                <w:b/>
                <w:sz w:val="24"/>
                <w:szCs w:val="24"/>
                <w:lang w:val="en-US"/>
              </w:rPr>
              <w:t>834</w:t>
            </w:r>
          </w:p>
        </w:tc>
        <w:tc>
          <w:tcPr>
            <w:tcW w:w="703" w:type="pct"/>
          </w:tcPr>
          <w:p w14:paraId="2C7A0866" w14:textId="77777777" w:rsidR="00320ED5" w:rsidRPr="00191694" w:rsidRDefault="00320ED5" w:rsidP="009C51E0">
            <w:pPr>
              <w:spacing w:line="276" w:lineRule="auto"/>
              <w:contextualSpacing/>
              <w:rPr>
                <w:rFonts w:ascii="Times New Roman" w:eastAsiaTheme="minorEastAsia" w:hAnsi="Times New Roman" w:cs="Times New Roman"/>
                <w:b/>
                <w:sz w:val="24"/>
                <w:szCs w:val="24"/>
                <w:lang w:val="en-US"/>
              </w:rPr>
            </w:pPr>
            <w:r w:rsidRPr="00191694">
              <w:rPr>
                <w:rFonts w:ascii="Times New Roman" w:eastAsiaTheme="minorEastAsia" w:hAnsi="Times New Roman" w:cs="Times New Roman"/>
                <w:b/>
                <w:sz w:val="24"/>
                <w:szCs w:val="24"/>
                <w:lang w:val="en-US"/>
              </w:rPr>
              <w:t>33</w:t>
            </w:r>
          </w:p>
        </w:tc>
        <w:tc>
          <w:tcPr>
            <w:tcW w:w="872" w:type="pct"/>
          </w:tcPr>
          <w:p w14:paraId="60A102CD" w14:textId="77777777" w:rsidR="00320ED5" w:rsidRPr="00191694" w:rsidRDefault="00F8003B" w:rsidP="009C51E0">
            <w:pPr>
              <w:spacing w:line="276" w:lineRule="auto"/>
              <w:contextualSpacing/>
              <w:rPr>
                <w:rFonts w:ascii="Times New Roman" w:eastAsiaTheme="minorEastAsia" w:hAnsi="Times New Roman" w:cs="Times New Roman"/>
                <w:b/>
                <w:sz w:val="24"/>
                <w:szCs w:val="24"/>
                <w:lang w:val="en-US"/>
              </w:rPr>
            </w:pPr>
            <w:r w:rsidRPr="00191694">
              <w:rPr>
                <w:rFonts w:ascii="Times New Roman" w:eastAsiaTheme="minorEastAsia" w:hAnsi="Times New Roman" w:cs="Times New Roman"/>
                <w:b/>
                <w:sz w:val="24"/>
                <w:szCs w:val="24"/>
                <w:lang w:val="en-US"/>
              </w:rPr>
              <w:t>3.7</w:t>
            </w:r>
          </w:p>
        </w:tc>
      </w:tr>
    </w:tbl>
    <w:p w14:paraId="2D777F7C" w14:textId="77777777" w:rsidR="00320ED5" w:rsidRPr="00191694" w:rsidRDefault="00320ED5" w:rsidP="009C51E0">
      <w:pPr>
        <w:spacing w:line="276" w:lineRule="auto"/>
        <w:jc w:val="both"/>
        <w:rPr>
          <w:rFonts w:ascii="Times New Roman" w:hAnsi="Times New Roman" w:cs="Times New Roman"/>
          <w:sz w:val="24"/>
          <w:szCs w:val="24"/>
        </w:rPr>
      </w:pPr>
    </w:p>
    <w:p w14:paraId="5C62842C" w14:textId="77777777" w:rsidR="006C43E4" w:rsidRPr="00191694" w:rsidRDefault="006C43E4"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lang w:val="en-US"/>
        </w:rPr>
        <w:t>T</w:t>
      </w:r>
      <w:r w:rsidRPr="00191694">
        <w:rPr>
          <w:rFonts w:ascii="Times New Roman" w:hAnsi="Times New Roman" w:cs="Times New Roman"/>
          <w:sz w:val="24"/>
          <w:szCs w:val="24"/>
        </w:rPr>
        <w:t xml:space="preserve">he Ministry of Health </w:t>
      </w:r>
      <w:r w:rsidR="00C04D89" w:rsidRPr="00191694">
        <w:rPr>
          <w:rFonts w:ascii="Times New Roman" w:hAnsi="Times New Roman" w:cs="Times New Roman"/>
          <w:sz w:val="24"/>
          <w:szCs w:val="24"/>
        </w:rPr>
        <w:t>i</w:t>
      </w:r>
      <w:r w:rsidR="00E12D28" w:rsidRPr="00191694">
        <w:rPr>
          <w:rFonts w:ascii="Times New Roman" w:hAnsi="Times New Roman" w:cs="Times New Roman"/>
          <w:sz w:val="24"/>
          <w:szCs w:val="24"/>
        </w:rPr>
        <w:t>ntends to</w:t>
      </w:r>
      <w:r w:rsidR="00C04D89" w:rsidRPr="00191694">
        <w:rPr>
          <w:rFonts w:ascii="Times New Roman" w:hAnsi="Times New Roman" w:cs="Times New Roman"/>
          <w:sz w:val="24"/>
          <w:szCs w:val="24"/>
        </w:rPr>
        <w:t xml:space="preserve"> </w:t>
      </w:r>
      <w:r w:rsidRPr="00191694">
        <w:rPr>
          <w:rFonts w:ascii="Times New Roman" w:hAnsi="Times New Roman" w:cs="Times New Roman"/>
          <w:sz w:val="24"/>
          <w:szCs w:val="24"/>
        </w:rPr>
        <w:t xml:space="preserve">dispatch a team </w:t>
      </w:r>
      <w:r w:rsidR="00E12D28" w:rsidRPr="00191694">
        <w:rPr>
          <w:rFonts w:ascii="Times New Roman" w:hAnsi="Times New Roman" w:cs="Times New Roman"/>
          <w:sz w:val="24"/>
          <w:szCs w:val="24"/>
        </w:rPr>
        <w:t>of D</w:t>
      </w:r>
      <w:r w:rsidR="00320ED5" w:rsidRPr="00191694">
        <w:rPr>
          <w:rFonts w:ascii="Times New Roman" w:hAnsi="Times New Roman" w:cs="Times New Roman"/>
          <w:sz w:val="24"/>
          <w:szCs w:val="24"/>
        </w:rPr>
        <w:t xml:space="preserve">isease </w:t>
      </w:r>
      <w:r w:rsidR="00E12D28" w:rsidRPr="00191694">
        <w:rPr>
          <w:rFonts w:ascii="Times New Roman" w:hAnsi="Times New Roman" w:cs="Times New Roman"/>
          <w:sz w:val="24"/>
          <w:szCs w:val="24"/>
        </w:rPr>
        <w:t>S</w:t>
      </w:r>
      <w:r w:rsidR="00320ED5" w:rsidRPr="00191694">
        <w:rPr>
          <w:rFonts w:ascii="Times New Roman" w:hAnsi="Times New Roman" w:cs="Times New Roman"/>
          <w:sz w:val="24"/>
          <w:szCs w:val="24"/>
        </w:rPr>
        <w:t xml:space="preserve">urveillance and </w:t>
      </w:r>
      <w:r w:rsidR="00E12D28" w:rsidRPr="00191694">
        <w:rPr>
          <w:rFonts w:ascii="Times New Roman" w:hAnsi="Times New Roman" w:cs="Times New Roman"/>
          <w:sz w:val="24"/>
          <w:szCs w:val="24"/>
        </w:rPr>
        <w:t>R</w:t>
      </w:r>
      <w:r w:rsidR="00320ED5" w:rsidRPr="00191694">
        <w:rPr>
          <w:rFonts w:ascii="Times New Roman" w:hAnsi="Times New Roman" w:cs="Times New Roman"/>
          <w:sz w:val="24"/>
          <w:szCs w:val="24"/>
        </w:rPr>
        <w:t xml:space="preserve">esponse </w:t>
      </w:r>
      <w:r w:rsidR="00E12D28" w:rsidRPr="00191694">
        <w:rPr>
          <w:rFonts w:ascii="Times New Roman" w:hAnsi="Times New Roman" w:cs="Times New Roman"/>
          <w:sz w:val="24"/>
          <w:szCs w:val="24"/>
        </w:rPr>
        <w:t>U</w:t>
      </w:r>
      <w:r w:rsidR="00320ED5" w:rsidRPr="00191694">
        <w:rPr>
          <w:rFonts w:ascii="Times New Roman" w:hAnsi="Times New Roman" w:cs="Times New Roman"/>
          <w:sz w:val="24"/>
          <w:szCs w:val="24"/>
        </w:rPr>
        <w:t>nit (DSRU)</w:t>
      </w:r>
      <w:r w:rsidR="00E12D28" w:rsidRPr="00191694">
        <w:rPr>
          <w:rFonts w:ascii="Times New Roman" w:hAnsi="Times New Roman" w:cs="Times New Roman"/>
          <w:sz w:val="24"/>
          <w:szCs w:val="24"/>
        </w:rPr>
        <w:t xml:space="preserve"> officers backed up by their </w:t>
      </w:r>
      <w:r w:rsidRPr="00191694">
        <w:rPr>
          <w:rFonts w:ascii="Times New Roman" w:hAnsi="Times New Roman" w:cs="Times New Roman"/>
          <w:sz w:val="24"/>
          <w:szCs w:val="24"/>
        </w:rPr>
        <w:t xml:space="preserve">Field Epidemiology and Laboratory Training Program (FELTP) </w:t>
      </w:r>
      <w:r w:rsidR="00E12D28" w:rsidRPr="00191694">
        <w:rPr>
          <w:rFonts w:ascii="Times New Roman" w:hAnsi="Times New Roman" w:cs="Times New Roman"/>
          <w:sz w:val="24"/>
          <w:szCs w:val="24"/>
        </w:rPr>
        <w:t>colle</w:t>
      </w:r>
      <w:r w:rsidR="00C04D89" w:rsidRPr="00191694">
        <w:rPr>
          <w:rFonts w:ascii="Times New Roman" w:hAnsi="Times New Roman" w:cs="Times New Roman"/>
          <w:sz w:val="24"/>
          <w:szCs w:val="24"/>
        </w:rPr>
        <w:t>a</w:t>
      </w:r>
      <w:r w:rsidR="00E12D28" w:rsidRPr="00191694">
        <w:rPr>
          <w:rFonts w:ascii="Times New Roman" w:hAnsi="Times New Roman" w:cs="Times New Roman"/>
          <w:sz w:val="24"/>
          <w:szCs w:val="24"/>
        </w:rPr>
        <w:t>gues</w:t>
      </w:r>
      <w:r w:rsidRPr="00191694">
        <w:rPr>
          <w:rFonts w:ascii="Times New Roman" w:hAnsi="Times New Roman" w:cs="Times New Roman"/>
          <w:sz w:val="24"/>
          <w:szCs w:val="24"/>
        </w:rPr>
        <w:t xml:space="preserve"> to support the count</w:t>
      </w:r>
      <w:r w:rsidR="00320ED5" w:rsidRPr="00191694">
        <w:rPr>
          <w:rFonts w:ascii="Times New Roman" w:hAnsi="Times New Roman" w:cs="Times New Roman"/>
          <w:sz w:val="24"/>
          <w:szCs w:val="24"/>
        </w:rPr>
        <w:t>ies</w:t>
      </w:r>
      <w:r w:rsidRPr="00191694">
        <w:rPr>
          <w:rFonts w:ascii="Times New Roman" w:hAnsi="Times New Roman" w:cs="Times New Roman"/>
          <w:sz w:val="24"/>
          <w:szCs w:val="24"/>
        </w:rPr>
        <w:t xml:space="preserve"> in conducting </w:t>
      </w:r>
      <w:r w:rsidR="00320ED5" w:rsidRPr="00191694">
        <w:rPr>
          <w:rFonts w:ascii="Times New Roman" w:hAnsi="Times New Roman" w:cs="Times New Roman"/>
          <w:sz w:val="24"/>
          <w:szCs w:val="24"/>
        </w:rPr>
        <w:t xml:space="preserve">a </w:t>
      </w:r>
      <w:r w:rsidRPr="00191694">
        <w:rPr>
          <w:rFonts w:ascii="Times New Roman" w:hAnsi="Times New Roman" w:cs="Times New Roman"/>
          <w:sz w:val="24"/>
          <w:szCs w:val="24"/>
        </w:rPr>
        <w:t>sero-prevalence survey in-order to establish the prevalenc</w:t>
      </w:r>
      <w:r w:rsidR="00C04D89" w:rsidRPr="00191694">
        <w:rPr>
          <w:rFonts w:ascii="Times New Roman" w:hAnsi="Times New Roman" w:cs="Times New Roman"/>
          <w:sz w:val="24"/>
          <w:szCs w:val="24"/>
        </w:rPr>
        <w:t xml:space="preserve">e </w:t>
      </w:r>
      <w:r w:rsidR="00194510" w:rsidRPr="00191694">
        <w:rPr>
          <w:rFonts w:ascii="Times New Roman" w:hAnsi="Times New Roman" w:cs="Times New Roman"/>
          <w:sz w:val="24"/>
          <w:szCs w:val="24"/>
        </w:rPr>
        <w:t>of HBV</w:t>
      </w:r>
      <w:r w:rsidRPr="00191694">
        <w:rPr>
          <w:rFonts w:ascii="Times New Roman" w:hAnsi="Times New Roman" w:cs="Times New Roman"/>
          <w:sz w:val="24"/>
          <w:szCs w:val="24"/>
        </w:rPr>
        <w:t xml:space="preserve"> infection</w:t>
      </w:r>
      <w:r w:rsidR="00E12D28" w:rsidRPr="00191694">
        <w:rPr>
          <w:rFonts w:ascii="Times New Roman" w:hAnsi="Times New Roman" w:cs="Times New Roman"/>
          <w:sz w:val="24"/>
          <w:szCs w:val="24"/>
        </w:rPr>
        <w:t>,</w:t>
      </w:r>
      <w:r w:rsidRPr="00191694">
        <w:rPr>
          <w:rFonts w:ascii="Times New Roman" w:hAnsi="Times New Roman" w:cs="Times New Roman"/>
          <w:sz w:val="24"/>
          <w:szCs w:val="24"/>
        </w:rPr>
        <w:t xml:space="preserve"> </w:t>
      </w:r>
      <w:r w:rsidR="00E12D28" w:rsidRPr="00191694">
        <w:rPr>
          <w:rFonts w:ascii="Times New Roman" w:hAnsi="Times New Roman" w:cs="Times New Roman"/>
          <w:sz w:val="24"/>
          <w:szCs w:val="24"/>
        </w:rPr>
        <w:t xml:space="preserve">the </w:t>
      </w:r>
      <w:r w:rsidRPr="00191694">
        <w:rPr>
          <w:rFonts w:ascii="Times New Roman" w:hAnsi="Times New Roman" w:cs="Times New Roman"/>
          <w:sz w:val="24"/>
          <w:szCs w:val="24"/>
        </w:rPr>
        <w:t>associated risk</w:t>
      </w:r>
      <w:r w:rsidR="00320ED5" w:rsidRPr="00191694">
        <w:rPr>
          <w:rFonts w:ascii="Times New Roman" w:hAnsi="Times New Roman" w:cs="Times New Roman"/>
          <w:sz w:val="24"/>
          <w:szCs w:val="24"/>
        </w:rPr>
        <w:t xml:space="preserve"> factors in this communities and knowledge of, attitude and practices towards HB</w:t>
      </w:r>
      <w:r w:rsidR="007D17A3" w:rsidRPr="00191694">
        <w:rPr>
          <w:rFonts w:ascii="Times New Roman" w:hAnsi="Times New Roman" w:cs="Times New Roman"/>
          <w:sz w:val="24"/>
          <w:szCs w:val="24"/>
        </w:rPr>
        <w:t>V</w:t>
      </w:r>
      <w:r w:rsidR="00320ED5" w:rsidRPr="00191694">
        <w:rPr>
          <w:rFonts w:ascii="Times New Roman" w:hAnsi="Times New Roman" w:cs="Times New Roman"/>
          <w:sz w:val="24"/>
          <w:szCs w:val="24"/>
        </w:rPr>
        <w:t xml:space="preserve"> infection</w:t>
      </w:r>
      <w:r w:rsidRPr="00191694">
        <w:rPr>
          <w:rFonts w:ascii="Times New Roman" w:hAnsi="Times New Roman" w:cs="Times New Roman"/>
          <w:sz w:val="24"/>
          <w:szCs w:val="24"/>
        </w:rPr>
        <w:t xml:space="preserve">. This will help improve </w:t>
      </w:r>
      <w:r w:rsidR="00F8003B" w:rsidRPr="00191694">
        <w:rPr>
          <w:rFonts w:ascii="Times New Roman" w:hAnsi="Times New Roman" w:cs="Times New Roman"/>
          <w:sz w:val="24"/>
          <w:szCs w:val="24"/>
        </w:rPr>
        <w:t xml:space="preserve">prevention and response strategies for apparently high prevalence of HBV in these areas or populations. </w:t>
      </w:r>
    </w:p>
    <w:p w14:paraId="4A757ACE" w14:textId="77777777" w:rsidR="007C1980" w:rsidRPr="00191694" w:rsidRDefault="00BD1751" w:rsidP="009C51E0">
      <w:pPr>
        <w:pStyle w:val="Heading2"/>
        <w:spacing w:line="276" w:lineRule="auto"/>
        <w:rPr>
          <w:rFonts w:ascii="Times New Roman" w:hAnsi="Times New Roman" w:cs="Times New Roman"/>
        </w:rPr>
      </w:pPr>
      <w:bookmarkStart w:id="5" w:name="_Toc1135130"/>
      <w:r w:rsidRPr="00191694">
        <w:rPr>
          <w:rFonts w:ascii="Times New Roman" w:hAnsi="Times New Roman" w:cs="Times New Roman"/>
        </w:rPr>
        <w:t xml:space="preserve">1.2 </w:t>
      </w:r>
      <w:r w:rsidR="007C1980" w:rsidRPr="00191694">
        <w:rPr>
          <w:rFonts w:ascii="Times New Roman" w:hAnsi="Times New Roman" w:cs="Times New Roman"/>
        </w:rPr>
        <w:t>Objectives</w:t>
      </w:r>
      <w:bookmarkEnd w:id="5"/>
      <w:r w:rsidR="007C1980" w:rsidRPr="00191694">
        <w:rPr>
          <w:rFonts w:ascii="Times New Roman" w:hAnsi="Times New Roman" w:cs="Times New Roman"/>
        </w:rPr>
        <w:t xml:space="preserve"> </w:t>
      </w:r>
    </w:p>
    <w:p w14:paraId="17F4FD1E" w14:textId="77777777" w:rsidR="0015126B" w:rsidRPr="00191694" w:rsidRDefault="0015126B" w:rsidP="009C51E0">
      <w:pPr>
        <w:pStyle w:val="ListParagraph"/>
        <w:numPr>
          <w:ilvl w:val="0"/>
          <w:numId w:val="4"/>
        </w:num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To characterize </w:t>
      </w:r>
      <w:r w:rsidR="00DC6AC5" w:rsidRPr="00191694">
        <w:rPr>
          <w:rFonts w:ascii="Times New Roman" w:hAnsi="Times New Roman" w:cs="Times New Roman"/>
          <w:sz w:val="24"/>
          <w:szCs w:val="24"/>
        </w:rPr>
        <w:t>acute jaundice, suspected and confirmed HBV cases in Baringo and</w:t>
      </w:r>
      <w:r w:rsidR="00DC6AC5" w:rsidRPr="00191694">
        <w:rPr>
          <w:rFonts w:ascii="Times New Roman" w:hAnsi="Times New Roman" w:cs="Times New Roman"/>
          <w:color w:val="222222"/>
          <w:sz w:val="24"/>
          <w:szCs w:val="24"/>
          <w:shd w:val="clear" w:color="auto" w:fill="FFFFFF"/>
        </w:rPr>
        <w:t xml:space="preserve"> </w:t>
      </w:r>
      <w:r w:rsidR="00DC6AC5" w:rsidRPr="00191694">
        <w:rPr>
          <w:rFonts w:ascii="Times New Roman" w:hAnsi="Times New Roman" w:cs="Times New Roman"/>
          <w:sz w:val="24"/>
          <w:szCs w:val="24"/>
        </w:rPr>
        <w:t xml:space="preserve">Elgeyo Marakwet </w:t>
      </w:r>
      <w:r w:rsidRPr="00191694">
        <w:rPr>
          <w:rFonts w:ascii="Times New Roman" w:hAnsi="Times New Roman" w:cs="Times New Roman"/>
          <w:sz w:val="24"/>
          <w:szCs w:val="24"/>
        </w:rPr>
        <w:t>counties</w:t>
      </w:r>
    </w:p>
    <w:p w14:paraId="2C9F17EE" w14:textId="77777777" w:rsidR="007C1980" w:rsidRPr="00191694" w:rsidRDefault="007C1980" w:rsidP="009C51E0">
      <w:pPr>
        <w:pStyle w:val="ListParagraph"/>
        <w:numPr>
          <w:ilvl w:val="0"/>
          <w:numId w:val="4"/>
        </w:num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To </w:t>
      </w:r>
      <w:r w:rsidR="001451A0" w:rsidRPr="00191694">
        <w:rPr>
          <w:rFonts w:ascii="Times New Roman" w:hAnsi="Times New Roman" w:cs="Times New Roman"/>
          <w:sz w:val="24"/>
          <w:szCs w:val="24"/>
        </w:rPr>
        <w:t>estimate</w:t>
      </w:r>
      <w:r w:rsidRPr="00191694">
        <w:rPr>
          <w:rFonts w:ascii="Times New Roman" w:hAnsi="Times New Roman" w:cs="Times New Roman"/>
          <w:sz w:val="24"/>
          <w:szCs w:val="24"/>
        </w:rPr>
        <w:t xml:space="preserve"> the prevalence of </w:t>
      </w:r>
      <w:r w:rsidR="005362E0" w:rsidRPr="00191694">
        <w:rPr>
          <w:rFonts w:ascii="Times New Roman" w:hAnsi="Times New Roman" w:cs="Times New Roman"/>
          <w:sz w:val="24"/>
          <w:szCs w:val="24"/>
        </w:rPr>
        <w:t xml:space="preserve">chronic </w:t>
      </w:r>
      <w:r w:rsidRPr="00191694">
        <w:rPr>
          <w:rFonts w:ascii="Times New Roman" w:hAnsi="Times New Roman" w:cs="Times New Roman"/>
          <w:sz w:val="24"/>
          <w:szCs w:val="24"/>
        </w:rPr>
        <w:t>HBV infection among general population</w:t>
      </w:r>
      <w:r w:rsidR="00122633" w:rsidRPr="00191694">
        <w:rPr>
          <w:rFonts w:ascii="Times New Roman" w:hAnsi="Times New Roman" w:cs="Times New Roman"/>
          <w:sz w:val="24"/>
          <w:szCs w:val="24"/>
        </w:rPr>
        <w:t xml:space="preserve"> adults</w:t>
      </w:r>
      <w:r w:rsidR="00DA36DA" w:rsidRPr="00191694">
        <w:rPr>
          <w:rFonts w:ascii="Times New Roman" w:hAnsi="Times New Roman" w:cs="Times New Roman"/>
          <w:sz w:val="24"/>
          <w:szCs w:val="24"/>
        </w:rPr>
        <w:t>, health care workers and prisoners</w:t>
      </w:r>
      <w:r w:rsidRPr="00191694">
        <w:rPr>
          <w:rFonts w:ascii="Times New Roman" w:hAnsi="Times New Roman" w:cs="Times New Roman"/>
          <w:sz w:val="24"/>
          <w:szCs w:val="24"/>
        </w:rPr>
        <w:t xml:space="preserve"> in</w:t>
      </w:r>
      <w:r w:rsidR="00687869" w:rsidRPr="00191694">
        <w:rPr>
          <w:rFonts w:ascii="Times New Roman" w:hAnsi="Times New Roman" w:cs="Times New Roman"/>
          <w:sz w:val="24"/>
          <w:szCs w:val="24"/>
        </w:rPr>
        <w:t xml:space="preserve"> Baringo</w:t>
      </w:r>
      <w:r w:rsidR="00DA36DA" w:rsidRPr="00191694">
        <w:rPr>
          <w:rFonts w:ascii="Times New Roman" w:hAnsi="Times New Roman" w:cs="Times New Roman"/>
          <w:sz w:val="24"/>
          <w:szCs w:val="24"/>
        </w:rPr>
        <w:t xml:space="preserve"> </w:t>
      </w:r>
      <w:r w:rsidR="007C4CC0" w:rsidRPr="00191694">
        <w:rPr>
          <w:rFonts w:ascii="Times New Roman" w:hAnsi="Times New Roman" w:cs="Times New Roman"/>
          <w:sz w:val="24"/>
          <w:szCs w:val="24"/>
        </w:rPr>
        <w:t xml:space="preserve">and </w:t>
      </w:r>
      <w:r w:rsidR="00490670" w:rsidRPr="00191694">
        <w:rPr>
          <w:rFonts w:ascii="Times New Roman" w:hAnsi="Times New Roman" w:cs="Times New Roman"/>
          <w:sz w:val="24"/>
          <w:szCs w:val="24"/>
        </w:rPr>
        <w:t xml:space="preserve">Elgeyo-Marakwet </w:t>
      </w:r>
      <w:r w:rsidR="007C4CC0" w:rsidRPr="00191694">
        <w:rPr>
          <w:rFonts w:ascii="Times New Roman" w:hAnsi="Times New Roman" w:cs="Times New Roman"/>
          <w:sz w:val="24"/>
          <w:szCs w:val="24"/>
        </w:rPr>
        <w:t>counties</w:t>
      </w:r>
    </w:p>
    <w:p w14:paraId="6E65C97E" w14:textId="77777777" w:rsidR="00687869" w:rsidRPr="00191694" w:rsidRDefault="007C1980" w:rsidP="009C51E0">
      <w:pPr>
        <w:pStyle w:val="ListParagraph"/>
        <w:numPr>
          <w:ilvl w:val="0"/>
          <w:numId w:val="4"/>
        </w:num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To describe factors associated with</w:t>
      </w:r>
      <w:r w:rsidR="00DA36DA" w:rsidRPr="00191694">
        <w:rPr>
          <w:rFonts w:ascii="Times New Roman" w:hAnsi="Times New Roman" w:cs="Times New Roman"/>
          <w:sz w:val="24"/>
          <w:szCs w:val="24"/>
        </w:rPr>
        <w:t xml:space="preserve"> </w:t>
      </w:r>
      <w:r w:rsidR="005362E0" w:rsidRPr="00191694">
        <w:rPr>
          <w:rFonts w:ascii="Times New Roman" w:hAnsi="Times New Roman" w:cs="Times New Roman"/>
          <w:sz w:val="24"/>
          <w:szCs w:val="24"/>
        </w:rPr>
        <w:t xml:space="preserve">chronic </w:t>
      </w:r>
      <w:r w:rsidRPr="00191694">
        <w:rPr>
          <w:rFonts w:ascii="Times New Roman" w:hAnsi="Times New Roman" w:cs="Times New Roman"/>
          <w:sz w:val="24"/>
          <w:szCs w:val="24"/>
        </w:rPr>
        <w:t>HBV</w:t>
      </w:r>
      <w:r w:rsidR="00AF38F8" w:rsidRPr="00191694">
        <w:rPr>
          <w:rFonts w:ascii="Times New Roman" w:hAnsi="Times New Roman" w:cs="Times New Roman"/>
          <w:sz w:val="24"/>
          <w:szCs w:val="24"/>
        </w:rPr>
        <w:t xml:space="preserve"> </w:t>
      </w:r>
      <w:r w:rsidRPr="00191694">
        <w:rPr>
          <w:rFonts w:ascii="Times New Roman" w:hAnsi="Times New Roman" w:cs="Times New Roman"/>
          <w:sz w:val="24"/>
          <w:szCs w:val="24"/>
        </w:rPr>
        <w:t xml:space="preserve">infection in </w:t>
      </w:r>
      <w:r w:rsidR="00687869" w:rsidRPr="00191694">
        <w:rPr>
          <w:rFonts w:ascii="Times New Roman" w:hAnsi="Times New Roman" w:cs="Times New Roman"/>
          <w:sz w:val="24"/>
          <w:szCs w:val="24"/>
        </w:rPr>
        <w:t>Baringo</w:t>
      </w:r>
      <w:r w:rsidR="00DA36DA" w:rsidRPr="00191694">
        <w:rPr>
          <w:rFonts w:ascii="Times New Roman" w:hAnsi="Times New Roman" w:cs="Times New Roman"/>
          <w:sz w:val="24"/>
          <w:szCs w:val="24"/>
        </w:rPr>
        <w:t xml:space="preserve"> </w:t>
      </w:r>
      <w:r w:rsidR="00687869" w:rsidRPr="00191694">
        <w:rPr>
          <w:rFonts w:ascii="Times New Roman" w:hAnsi="Times New Roman" w:cs="Times New Roman"/>
          <w:sz w:val="24"/>
          <w:szCs w:val="24"/>
        </w:rPr>
        <w:t xml:space="preserve">and </w:t>
      </w:r>
      <w:r w:rsidR="00490670" w:rsidRPr="00191694">
        <w:rPr>
          <w:rFonts w:ascii="Times New Roman" w:hAnsi="Times New Roman" w:cs="Times New Roman"/>
          <w:sz w:val="24"/>
          <w:szCs w:val="24"/>
        </w:rPr>
        <w:t>Elgeyo-Marakwet</w:t>
      </w:r>
      <w:r w:rsidR="00687869" w:rsidRPr="00191694">
        <w:rPr>
          <w:rFonts w:ascii="Times New Roman" w:hAnsi="Times New Roman" w:cs="Times New Roman"/>
          <w:sz w:val="24"/>
          <w:szCs w:val="24"/>
        </w:rPr>
        <w:t xml:space="preserve"> counties </w:t>
      </w:r>
    </w:p>
    <w:p w14:paraId="51EFE447" w14:textId="77777777" w:rsidR="00067020" w:rsidRPr="00191694" w:rsidRDefault="009439E4" w:rsidP="009C51E0">
      <w:pPr>
        <w:pStyle w:val="ListParagraph"/>
        <w:numPr>
          <w:ilvl w:val="0"/>
          <w:numId w:val="4"/>
        </w:numPr>
        <w:spacing w:line="276" w:lineRule="auto"/>
        <w:jc w:val="both"/>
        <w:rPr>
          <w:rFonts w:ascii="Times New Roman" w:hAnsi="Times New Roman" w:cs="Times New Roman"/>
          <w:sz w:val="24"/>
          <w:szCs w:val="24"/>
        </w:rPr>
        <w:sectPr w:rsidR="00067020" w:rsidRPr="00191694">
          <w:footerReference w:type="default" r:id="rId9"/>
          <w:pgSz w:w="12240" w:h="15840"/>
          <w:pgMar w:top="1440" w:right="1440" w:bottom="1440" w:left="1440" w:header="720" w:footer="720" w:gutter="0"/>
          <w:cols w:space="720"/>
          <w:docGrid w:linePitch="360"/>
        </w:sectPr>
      </w:pPr>
      <w:r w:rsidRPr="00191694">
        <w:rPr>
          <w:rFonts w:ascii="Times New Roman" w:hAnsi="Times New Roman" w:cs="Times New Roman"/>
          <w:sz w:val="24"/>
          <w:szCs w:val="24"/>
        </w:rPr>
        <w:t xml:space="preserve">To </w:t>
      </w:r>
      <w:r w:rsidR="001451A0" w:rsidRPr="00191694">
        <w:rPr>
          <w:rFonts w:ascii="Times New Roman" w:hAnsi="Times New Roman" w:cs="Times New Roman"/>
          <w:sz w:val="24"/>
          <w:szCs w:val="24"/>
        </w:rPr>
        <w:t>assess</w:t>
      </w:r>
      <w:r w:rsidRPr="00191694">
        <w:rPr>
          <w:rFonts w:ascii="Times New Roman" w:hAnsi="Times New Roman" w:cs="Times New Roman"/>
          <w:sz w:val="24"/>
          <w:szCs w:val="24"/>
        </w:rPr>
        <w:t xml:space="preserve"> the knowledge</w:t>
      </w:r>
      <w:r w:rsidR="007C4CC0" w:rsidRPr="00191694">
        <w:rPr>
          <w:rFonts w:ascii="Times New Roman" w:hAnsi="Times New Roman" w:cs="Times New Roman"/>
          <w:sz w:val="24"/>
          <w:szCs w:val="24"/>
        </w:rPr>
        <w:t>,</w:t>
      </w:r>
      <w:r w:rsidRPr="00191694">
        <w:rPr>
          <w:rFonts w:ascii="Times New Roman" w:hAnsi="Times New Roman" w:cs="Times New Roman"/>
          <w:sz w:val="24"/>
          <w:szCs w:val="24"/>
        </w:rPr>
        <w:t xml:space="preserve"> attitude and practices</w:t>
      </w:r>
      <w:r w:rsidR="007C4CC0" w:rsidRPr="00191694">
        <w:rPr>
          <w:rFonts w:ascii="Times New Roman" w:hAnsi="Times New Roman" w:cs="Times New Roman"/>
          <w:sz w:val="24"/>
          <w:szCs w:val="24"/>
        </w:rPr>
        <w:t xml:space="preserve"> </w:t>
      </w:r>
      <w:r w:rsidR="00DA36DA" w:rsidRPr="00191694">
        <w:rPr>
          <w:rFonts w:ascii="Times New Roman" w:hAnsi="Times New Roman" w:cs="Times New Roman"/>
          <w:sz w:val="24"/>
          <w:szCs w:val="24"/>
        </w:rPr>
        <w:t xml:space="preserve">(KAP) </w:t>
      </w:r>
      <w:r w:rsidR="007C4CC0" w:rsidRPr="00191694">
        <w:rPr>
          <w:rFonts w:ascii="Times New Roman" w:hAnsi="Times New Roman" w:cs="Times New Roman"/>
          <w:sz w:val="24"/>
          <w:szCs w:val="24"/>
        </w:rPr>
        <w:t xml:space="preserve">towards HBV in </w:t>
      </w:r>
      <w:r w:rsidR="00687869" w:rsidRPr="00191694">
        <w:rPr>
          <w:rFonts w:ascii="Times New Roman" w:hAnsi="Times New Roman" w:cs="Times New Roman"/>
          <w:sz w:val="24"/>
          <w:szCs w:val="24"/>
        </w:rPr>
        <w:t>Baringo</w:t>
      </w:r>
      <w:r w:rsidR="00490670" w:rsidRPr="00191694">
        <w:rPr>
          <w:rFonts w:ascii="Times New Roman" w:hAnsi="Times New Roman" w:cs="Times New Roman"/>
          <w:sz w:val="24"/>
          <w:szCs w:val="24"/>
        </w:rPr>
        <w:t xml:space="preserve"> and</w:t>
      </w:r>
      <w:r w:rsidR="00687869" w:rsidRPr="00191694">
        <w:rPr>
          <w:rFonts w:ascii="Times New Roman" w:hAnsi="Times New Roman" w:cs="Times New Roman"/>
          <w:sz w:val="24"/>
          <w:szCs w:val="24"/>
        </w:rPr>
        <w:t xml:space="preserve"> Elgeyo</w:t>
      </w:r>
      <w:r w:rsidR="00490670" w:rsidRPr="00191694">
        <w:rPr>
          <w:rFonts w:ascii="Times New Roman" w:hAnsi="Times New Roman" w:cs="Times New Roman"/>
          <w:sz w:val="24"/>
          <w:szCs w:val="24"/>
        </w:rPr>
        <w:t>-</w:t>
      </w:r>
      <w:r w:rsidR="00687869" w:rsidRPr="00191694">
        <w:rPr>
          <w:rFonts w:ascii="Times New Roman" w:hAnsi="Times New Roman" w:cs="Times New Roman"/>
          <w:sz w:val="24"/>
          <w:szCs w:val="24"/>
        </w:rPr>
        <w:t xml:space="preserve"> Marakwet counties</w:t>
      </w:r>
    </w:p>
    <w:p w14:paraId="7B155B38" w14:textId="77777777" w:rsidR="007C1980" w:rsidRPr="00191694" w:rsidRDefault="00BD1751" w:rsidP="009C51E0">
      <w:pPr>
        <w:pStyle w:val="Heading1"/>
        <w:spacing w:line="276" w:lineRule="auto"/>
        <w:rPr>
          <w:rFonts w:ascii="Times New Roman" w:hAnsi="Times New Roman" w:cs="Times New Roman"/>
        </w:rPr>
      </w:pPr>
      <w:bookmarkStart w:id="6" w:name="_Toc1135131"/>
      <w:r w:rsidRPr="00191694">
        <w:rPr>
          <w:rFonts w:ascii="Times New Roman" w:hAnsi="Times New Roman" w:cs="Times New Roman"/>
        </w:rPr>
        <w:lastRenderedPageBreak/>
        <w:t xml:space="preserve">2.0 </w:t>
      </w:r>
      <w:r w:rsidR="00E01D74" w:rsidRPr="00191694">
        <w:rPr>
          <w:rFonts w:ascii="Times New Roman" w:hAnsi="Times New Roman" w:cs="Times New Roman"/>
        </w:rPr>
        <w:t>Methods</w:t>
      </w:r>
      <w:bookmarkEnd w:id="6"/>
      <w:r w:rsidR="00E01D74" w:rsidRPr="00191694">
        <w:rPr>
          <w:rFonts w:ascii="Times New Roman" w:hAnsi="Times New Roman" w:cs="Times New Roman"/>
        </w:rPr>
        <w:t xml:space="preserve"> </w:t>
      </w:r>
    </w:p>
    <w:p w14:paraId="7D5974F7" w14:textId="77777777" w:rsidR="00E01D74" w:rsidRPr="00191694" w:rsidRDefault="00BD1751" w:rsidP="009C51E0">
      <w:pPr>
        <w:pStyle w:val="Heading2"/>
        <w:spacing w:line="276" w:lineRule="auto"/>
        <w:rPr>
          <w:rFonts w:ascii="Times New Roman" w:hAnsi="Times New Roman" w:cs="Times New Roman"/>
        </w:rPr>
      </w:pPr>
      <w:bookmarkStart w:id="7" w:name="_Toc1135132"/>
      <w:r w:rsidRPr="00191694">
        <w:rPr>
          <w:rFonts w:ascii="Times New Roman" w:hAnsi="Times New Roman" w:cs="Times New Roman"/>
        </w:rPr>
        <w:t xml:space="preserve">2.1. </w:t>
      </w:r>
      <w:r w:rsidR="00123322" w:rsidRPr="00191694">
        <w:rPr>
          <w:rFonts w:ascii="Times New Roman" w:hAnsi="Times New Roman" w:cs="Times New Roman"/>
        </w:rPr>
        <w:t>Study sites</w:t>
      </w:r>
      <w:bookmarkEnd w:id="7"/>
    </w:p>
    <w:p w14:paraId="6BE93139" w14:textId="77777777" w:rsidR="00CC7CB5" w:rsidRPr="00191694" w:rsidRDefault="00123322" w:rsidP="009C51E0">
      <w:pPr>
        <w:pStyle w:val="NormalWeb"/>
        <w:spacing w:line="276" w:lineRule="auto"/>
        <w:jc w:val="both"/>
      </w:pPr>
      <w:r w:rsidRPr="00191694">
        <w:t xml:space="preserve">The </w:t>
      </w:r>
      <w:r w:rsidR="001451A0" w:rsidRPr="00191694">
        <w:t>t</w:t>
      </w:r>
      <w:r w:rsidR="003B216F" w:rsidRPr="00191694">
        <w:t>hree</w:t>
      </w:r>
      <w:r w:rsidRPr="00191694">
        <w:t xml:space="preserve"> counties border each other and are located in the Northern Rift region. </w:t>
      </w:r>
      <w:r w:rsidR="00A03353" w:rsidRPr="00191694">
        <w:t xml:space="preserve">They all fall within Arid and Semi-Arid </w:t>
      </w:r>
      <w:r w:rsidR="00CC056B" w:rsidRPr="00191694">
        <w:t>Lands (</w:t>
      </w:r>
      <w:r w:rsidR="00A03353" w:rsidRPr="00191694">
        <w:t>ASAL) with poor physical infrastructure,</w:t>
      </w:r>
      <w:r w:rsidR="00EB404C" w:rsidRPr="00191694">
        <w:t xml:space="preserve"> inhabited by highland and plain nilotes and main economic activities are livestock rearing and subsistence </w:t>
      </w:r>
      <w:r w:rsidR="00FD3CF6" w:rsidRPr="00191694">
        <w:t xml:space="preserve">crop </w:t>
      </w:r>
      <w:r w:rsidR="00EB404C" w:rsidRPr="00191694">
        <w:t>farming.</w:t>
      </w:r>
    </w:p>
    <w:p w14:paraId="6C123D88" w14:textId="77777777" w:rsidR="00123322" w:rsidRPr="00191694" w:rsidRDefault="00123322" w:rsidP="009C51E0">
      <w:pPr>
        <w:pStyle w:val="NormalWeb"/>
        <w:spacing w:line="276" w:lineRule="auto"/>
        <w:jc w:val="both"/>
      </w:pPr>
      <w:r w:rsidRPr="00191694">
        <w:t>Baringo County covers an area of 11075 km² and has a projected population of 754,014</w:t>
      </w:r>
      <w:r w:rsidR="009A2CCF" w:rsidRPr="00191694">
        <w:t xml:space="preserve"> and </w:t>
      </w:r>
      <w:r w:rsidR="008605A8" w:rsidRPr="00191694">
        <w:t>is made up of 6 sub</w:t>
      </w:r>
      <w:r w:rsidR="009A2CCF" w:rsidRPr="00191694">
        <w:t>-</w:t>
      </w:r>
      <w:r w:rsidR="008605A8" w:rsidRPr="00191694">
        <w:t xml:space="preserve">counties namely: Baringo North, Baringo South, Baringo Central, Mogotio, Tiaty and Eldama Ravine. </w:t>
      </w:r>
      <w:r w:rsidR="00811242" w:rsidRPr="00191694">
        <w:t>The main economic activity is dairy farming and agriculture.</w:t>
      </w:r>
    </w:p>
    <w:p w14:paraId="12CF84EB" w14:textId="77777777" w:rsidR="003B216F" w:rsidRPr="00191694" w:rsidRDefault="003B216F" w:rsidP="009C51E0">
      <w:pPr>
        <w:pStyle w:val="NormalWeb"/>
        <w:spacing w:line="276" w:lineRule="auto"/>
      </w:pPr>
      <w:r w:rsidRPr="00191694">
        <w:t xml:space="preserve">Elgeyo Marakwet has a projected population of 401989 as at 2012 and covers 3030km2 </w:t>
      </w:r>
      <w:r w:rsidR="009034CA" w:rsidRPr="00191694">
        <w:t>of land area. It is made up of four</w:t>
      </w:r>
      <w:r w:rsidRPr="00191694">
        <w:t xml:space="preserve"> sub-counties: Marakwet East, Marakwet West, Keiyo North and Keiyo South. The main economic activities are mixed farming, tourism and fluorspar mining. </w:t>
      </w:r>
    </w:p>
    <w:p w14:paraId="3E2ADE3F" w14:textId="77777777" w:rsidR="003B216F" w:rsidRPr="00191694" w:rsidRDefault="003B216F" w:rsidP="009C51E0">
      <w:pPr>
        <w:pStyle w:val="NormalWeb"/>
        <w:spacing w:line="276" w:lineRule="auto"/>
      </w:pPr>
      <w:r w:rsidRPr="00191694">
        <w:t xml:space="preserve">West Pokot County has a projected population of 664,035 and an approximate area of 8,400 km². The County is made up of four sub-counties namely; Pokot South, Central, West and North Pokot. Agriculture is the main economic activity; cattle, goats and sheep are a major source of revenue. </w:t>
      </w:r>
    </w:p>
    <w:p w14:paraId="0D9CFD8B" w14:textId="77777777" w:rsidR="00E95834" w:rsidRPr="00191694" w:rsidRDefault="007E7D64" w:rsidP="009C51E0">
      <w:pPr>
        <w:pStyle w:val="NormalWeb"/>
        <w:spacing w:line="276" w:lineRule="auto"/>
        <w:jc w:val="both"/>
      </w:pPr>
      <w:r>
        <w:rPr>
          <w:noProof/>
        </w:rPr>
        <w:lastRenderedPageBreak/>
        <w:pict w14:anchorId="61CE79D1">
          <v:shapetype id="_x0000_t32" coordsize="21600,21600" o:spt="32" o:oned="t" path="m,l21600,21600e" filled="f">
            <v:path arrowok="t" fillok="f" o:connecttype="none"/>
            <o:lock v:ext="edit" shapetype="t"/>
          </v:shapetype>
          <v:shape id="Straight Arrow Connector 8" o:spid="_x0000_s1026" type="#_x0000_t32" style="position:absolute;left:0;text-align:left;margin-left:113.25pt;margin-top:232.5pt;width:175.5pt;height:77.25pt;flip:x y;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" strokecolor="#5b9bd5 [3204]" strokeweight=".5pt">
            <v:stroke endarrow="block" joinstyle="miter"/>
          </v:shape>
        </w:pict>
      </w:r>
      <w:r>
        <w:rPr>
          <w:noProof/>
        </w:rPr>
        <w:pict w14:anchorId="4924348C">
          <v:shape id="Straight Arrow Connector 5" o:spid="_x0000_s1028" type="#_x0000_t32" style="position:absolute;left:0;text-align:left;margin-left:155.95pt;margin-top:271.5pt;width:140.25pt;height:45.75pt;flip:x y;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" strokecolor="black [3200]" strokeweight=".5pt">
            <v:stroke endarrow="block" joinstyle="miter"/>
          </v:shape>
        </w:pict>
      </w:r>
      <w:r>
        <w:rPr>
          <w:noProof/>
        </w:rPr>
        <w:pict w14:anchorId="0D00AEBD">
          <v:shape id="Straight Arrow Connector 4" o:spid="_x0000_s1027" type="#_x0000_t32" style="position:absolute;left:0;text-align:left;margin-left:101.95pt;margin-top:164.2pt;width:184.75pt;height:138.65pt;flip:x y;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" strokecolor="black [3200]" strokeweight=".5pt">
            <v:stroke endarrow="block" joinstyle="miter"/>
          </v:shape>
        </w:pict>
      </w:r>
      <w:r w:rsidR="003B216F" w:rsidRPr="00191694">
        <w:rPr>
          <w:noProof/>
        </w:rPr>
        <w:drawing>
          <wp:inline distT="0" distB="0" distL="0" distR="0" wp14:anchorId="6E3C2DE6" wp14:editId="15B9B4F6">
            <wp:extent cx="3038475" cy="52552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8475" cy="5255260"/>
                    </a:xfrm>
                    <a:prstGeom prst="rect">
                      <a:avLst/>
                    </a:prstGeom>
                    <a:noFill/>
                  </pic:spPr>
                </pic:pic>
              </a:graphicData>
            </a:graphic>
          </wp:inline>
        </w:drawing>
      </w:r>
      <w:r w:rsidR="000927C1" w:rsidRPr="00191694">
        <w:t xml:space="preserve">    </w:t>
      </w:r>
      <w:r w:rsidR="000927C1" w:rsidRPr="00191694">
        <w:rPr>
          <w:noProof/>
        </w:rPr>
        <w:t xml:space="preserve"> </w:t>
      </w:r>
      <w:r w:rsidR="003B216F" w:rsidRPr="00191694">
        <w:rPr>
          <w:noProof/>
        </w:rPr>
        <w:drawing>
          <wp:inline distT="0" distB="0" distL="0" distR="0" wp14:anchorId="10600422" wp14:editId="4E8B39C2">
            <wp:extent cx="1718945" cy="2420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8945" cy="2420620"/>
                    </a:xfrm>
                    <a:prstGeom prst="rect">
                      <a:avLst/>
                    </a:prstGeom>
                    <a:noFill/>
                  </pic:spPr>
                </pic:pic>
              </a:graphicData>
            </a:graphic>
          </wp:inline>
        </w:drawing>
      </w:r>
    </w:p>
    <w:p w14:paraId="5AB76B20" w14:textId="77777777" w:rsidR="00E01D74" w:rsidRPr="00191694" w:rsidRDefault="00E95834" w:rsidP="009C51E0">
      <w:pPr>
        <w:pStyle w:val="Caption"/>
        <w:spacing w:line="276" w:lineRule="auto"/>
        <w:jc w:val="both"/>
        <w:rPr>
          <w:rFonts w:ascii="Times New Roman" w:hAnsi="Times New Roman" w:cs="Times New Roman"/>
          <w:b/>
          <w:i w:val="0"/>
          <w:color w:val="auto"/>
          <w:sz w:val="24"/>
          <w:szCs w:val="24"/>
        </w:rPr>
      </w:pPr>
      <w:r w:rsidRPr="00191694">
        <w:rPr>
          <w:rFonts w:ascii="Times New Roman" w:hAnsi="Times New Roman" w:cs="Times New Roman"/>
          <w:b/>
          <w:i w:val="0"/>
          <w:color w:val="auto"/>
          <w:sz w:val="24"/>
          <w:szCs w:val="24"/>
        </w:rPr>
        <w:t xml:space="preserve">Figure </w:t>
      </w:r>
      <w:r w:rsidR="00C95441" w:rsidRPr="00191694">
        <w:rPr>
          <w:rFonts w:ascii="Times New Roman" w:hAnsi="Times New Roman" w:cs="Times New Roman"/>
          <w:b/>
          <w:i w:val="0"/>
          <w:color w:val="auto"/>
          <w:sz w:val="24"/>
          <w:szCs w:val="24"/>
        </w:rPr>
        <w:fldChar w:fldCharType="begin"/>
      </w:r>
      <w:r w:rsidRPr="00191694">
        <w:rPr>
          <w:rFonts w:ascii="Times New Roman" w:hAnsi="Times New Roman" w:cs="Times New Roman"/>
          <w:b/>
          <w:i w:val="0"/>
          <w:color w:val="auto"/>
          <w:sz w:val="24"/>
          <w:szCs w:val="24"/>
        </w:rPr>
        <w:instrText xml:space="preserve"> SEQ Figure \* ARABIC </w:instrText>
      </w:r>
      <w:r w:rsidR="00C95441" w:rsidRPr="00191694">
        <w:rPr>
          <w:rFonts w:ascii="Times New Roman" w:hAnsi="Times New Roman" w:cs="Times New Roman"/>
          <w:b/>
          <w:i w:val="0"/>
          <w:color w:val="auto"/>
          <w:sz w:val="24"/>
          <w:szCs w:val="24"/>
        </w:rPr>
        <w:fldChar w:fldCharType="separate"/>
      </w:r>
      <w:r w:rsidRPr="00191694">
        <w:rPr>
          <w:rFonts w:ascii="Times New Roman" w:hAnsi="Times New Roman" w:cs="Times New Roman"/>
          <w:b/>
          <w:i w:val="0"/>
          <w:noProof/>
          <w:color w:val="auto"/>
          <w:sz w:val="24"/>
          <w:szCs w:val="24"/>
        </w:rPr>
        <w:t>1</w:t>
      </w:r>
      <w:r w:rsidR="00C95441" w:rsidRPr="00191694">
        <w:rPr>
          <w:rFonts w:ascii="Times New Roman" w:hAnsi="Times New Roman" w:cs="Times New Roman"/>
          <w:b/>
          <w:i w:val="0"/>
          <w:color w:val="auto"/>
          <w:sz w:val="24"/>
          <w:szCs w:val="24"/>
        </w:rPr>
        <w:fldChar w:fldCharType="end"/>
      </w:r>
      <w:r w:rsidR="003B216F" w:rsidRPr="00191694">
        <w:rPr>
          <w:rFonts w:ascii="Times New Roman" w:hAnsi="Times New Roman" w:cs="Times New Roman"/>
          <w:b/>
          <w:i w:val="0"/>
          <w:color w:val="auto"/>
          <w:sz w:val="24"/>
          <w:szCs w:val="24"/>
        </w:rPr>
        <w:t xml:space="preserve">: Baringo, West Pokot </w:t>
      </w:r>
      <w:r w:rsidRPr="00191694">
        <w:rPr>
          <w:rFonts w:ascii="Times New Roman" w:hAnsi="Times New Roman" w:cs="Times New Roman"/>
          <w:b/>
          <w:i w:val="0"/>
          <w:color w:val="auto"/>
          <w:sz w:val="24"/>
          <w:szCs w:val="24"/>
        </w:rPr>
        <w:t>and West Pokot Counties</w:t>
      </w:r>
    </w:p>
    <w:p w14:paraId="49959C37" w14:textId="77777777" w:rsidR="00E95834" w:rsidRPr="00191694" w:rsidRDefault="00E95834" w:rsidP="009C51E0">
      <w:pPr>
        <w:spacing w:before="240" w:line="276" w:lineRule="auto"/>
        <w:jc w:val="both"/>
        <w:rPr>
          <w:rFonts w:ascii="Times New Roman" w:hAnsi="Times New Roman" w:cs="Times New Roman"/>
          <w:b/>
          <w:sz w:val="24"/>
          <w:szCs w:val="24"/>
        </w:rPr>
      </w:pPr>
    </w:p>
    <w:p w14:paraId="0B96D1E9" w14:textId="77777777" w:rsidR="00800531" w:rsidRPr="00191694" w:rsidRDefault="00800531" w:rsidP="009C51E0">
      <w:pPr>
        <w:spacing w:before="240" w:line="276" w:lineRule="auto"/>
        <w:jc w:val="both"/>
        <w:rPr>
          <w:rFonts w:ascii="Times New Roman" w:hAnsi="Times New Roman" w:cs="Times New Roman"/>
          <w:b/>
          <w:sz w:val="24"/>
          <w:szCs w:val="24"/>
        </w:rPr>
      </w:pPr>
    </w:p>
    <w:p w14:paraId="33FF88A6" w14:textId="77777777" w:rsidR="001B7768" w:rsidRPr="00191694" w:rsidRDefault="001B7768" w:rsidP="009C51E0">
      <w:pPr>
        <w:spacing w:before="240" w:line="276" w:lineRule="auto"/>
        <w:jc w:val="both"/>
        <w:rPr>
          <w:rFonts w:ascii="Times New Roman" w:hAnsi="Times New Roman" w:cs="Times New Roman"/>
          <w:b/>
          <w:sz w:val="24"/>
          <w:szCs w:val="24"/>
        </w:rPr>
      </w:pPr>
    </w:p>
    <w:p w14:paraId="6D2A1A33" w14:textId="77777777" w:rsidR="00E63331" w:rsidRPr="00191694" w:rsidRDefault="00E63331" w:rsidP="009C51E0">
      <w:pPr>
        <w:spacing w:before="240" w:line="276" w:lineRule="auto"/>
        <w:jc w:val="both"/>
        <w:rPr>
          <w:rFonts w:ascii="Times New Roman" w:hAnsi="Times New Roman" w:cs="Times New Roman"/>
          <w:b/>
          <w:sz w:val="24"/>
          <w:szCs w:val="24"/>
        </w:rPr>
        <w:sectPr w:rsidR="00E63331" w:rsidRPr="00191694">
          <w:pgSz w:w="12240" w:h="15840"/>
          <w:pgMar w:top="1440" w:right="1440" w:bottom="1440" w:left="1440" w:header="720" w:footer="720" w:gutter="0"/>
          <w:cols w:space="720"/>
          <w:docGrid w:linePitch="360"/>
        </w:sectPr>
      </w:pPr>
    </w:p>
    <w:p w14:paraId="033C04D3" w14:textId="77777777" w:rsidR="00E01D74" w:rsidRPr="00191694" w:rsidRDefault="00BD1751" w:rsidP="009C51E0">
      <w:pPr>
        <w:pStyle w:val="Heading2"/>
        <w:spacing w:line="276" w:lineRule="auto"/>
        <w:rPr>
          <w:rFonts w:ascii="Times New Roman" w:hAnsi="Times New Roman" w:cs="Times New Roman"/>
        </w:rPr>
      </w:pPr>
      <w:bookmarkStart w:id="8" w:name="_Toc1135133"/>
      <w:r w:rsidRPr="00191694">
        <w:rPr>
          <w:rFonts w:ascii="Times New Roman" w:hAnsi="Times New Roman" w:cs="Times New Roman"/>
        </w:rPr>
        <w:lastRenderedPageBreak/>
        <w:t xml:space="preserve">2.2. </w:t>
      </w:r>
      <w:r w:rsidR="00E01D74" w:rsidRPr="00191694">
        <w:rPr>
          <w:rFonts w:ascii="Times New Roman" w:hAnsi="Times New Roman" w:cs="Times New Roman"/>
        </w:rPr>
        <w:t>Study period</w:t>
      </w:r>
      <w:bookmarkEnd w:id="8"/>
    </w:p>
    <w:p w14:paraId="3091D484" w14:textId="77777777" w:rsidR="00E01D74" w:rsidRPr="00191694" w:rsidRDefault="00E01D74" w:rsidP="009C51E0">
      <w:pPr>
        <w:spacing w:before="240" w:line="276" w:lineRule="auto"/>
        <w:jc w:val="both"/>
        <w:rPr>
          <w:rFonts w:ascii="Times New Roman" w:hAnsi="Times New Roman" w:cs="Times New Roman"/>
          <w:sz w:val="24"/>
          <w:szCs w:val="24"/>
        </w:rPr>
      </w:pPr>
      <w:r w:rsidRPr="00191694">
        <w:rPr>
          <w:rFonts w:ascii="Times New Roman" w:hAnsi="Times New Roman" w:cs="Times New Roman"/>
          <w:sz w:val="24"/>
          <w:szCs w:val="24"/>
        </w:rPr>
        <w:t>The</w:t>
      </w:r>
      <w:r w:rsidR="00DD0B08" w:rsidRPr="00191694">
        <w:rPr>
          <w:rFonts w:ascii="Times New Roman" w:hAnsi="Times New Roman" w:cs="Times New Roman"/>
          <w:sz w:val="24"/>
          <w:szCs w:val="24"/>
        </w:rPr>
        <w:t xml:space="preserve"> study </w:t>
      </w:r>
      <w:r w:rsidR="003C23C4" w:rsidRPr="00191694">
        <w:rPr>
          <w:rFonts w:ascii="Times New Roman" w:hAnsi="Times New Roman" w:cs="Times New Roman"/>
          <w:sz w:val="24"/>
          <w:szCs w:val="24"/>
        </w:rPr>
        <w:t>was</w:t>
      </w:r>
      <w:r w:rsidR="00DD0B08" w:rsidRPr="00191694">
        <w:rPr>
          <w:rFonts w:ascii="Times New Roman" w:hAnsi="Times New Roman" w:cs="Times New Roman"/>
          <w:sz w:val="24"/>
          <w:szCs w:val="24"/>
        </w:rPr>
        <w:t xml:space="preserve"> carried out in </w:t>
      </w:r>
      <w:r w:rsidR="003C23C4" w:rsidRPr="00191694">
        <w:rPr>
          <w:rFonts w:ascii="Times New Roman" w:hAnsi="Times New Roman" w:cs="Times New Roman"/>
          <w:sz w:val="24"/>
          <w:szCs w:val="24"/>
        </w:rPr>
        <w:t>February</w:t>
      </w:r>
      <w:r w:rsidR="003D69EB" w:rsidRPr="00191694">
        <w:rPr>
          <w:rFonts w:ascii="Times New Roman" w:hAnsi="Times New Roman" w:cs="Times New Roman"/>
          <w:sz w:val="24"/>
          <w:szCs w:val="24"/>
        </w:rPr>
        <w:t xml:space="preserve"> 2019</w:t>
      </w:r>
    </w:p>
    <w:p w14:paraId="659298D4" w14:textId="77777777" w:rsidR="00E01D74" w:rsidRPr="00191694" w:rsidRDefault="00BD1751" w:rsidP="009C51E0">
      <w:pPr>
        <w:pStyle w:val="Heading2"/>
        <w:spacing w:line="276" w:lineRule="auto"/>
        <w:rPr>
          <w:rFonts w:ascii="Times New Roman" w:hAnsi="Times New Roman" w:cs="Times New Roman"/>
        </w:rPr>
      </w:pPr>
      <w:bookmarkStart w:id="9" w:name="_Toc1135134"/>
      <w:r w:rsidRPr="00191694">
        <w:rPr>
          <w:rFonts w:ascii="Times New Roman" w:hAnsi="Times New Roman" w:cs="Times New Roman"/>
        </w:rPr>
        <w:t xml:space="preserve">2.3. </w:t>
      </w:r>
      <w:r w:rsidR="003C1709" w:rsidRPr="00191694">
        <w:rPr>
          <w:rFonts w:ascii="Times New Roman" w:hAnsi="Times New Roman" w:cs="Times New Roman"/>
        </w:rPr>
        <w:t>Study Design</w:t>
      </w:r>
      <w:bookmarkEnd w:id="9"/>
    </w:p>
    <w:p w14:paraId="43FDFBCB" w14:textId="77777777" w:rsidR="0003043E" w:rsidRPr="00191694" w:rsidRDefault="003C170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This w</w:t>
      </w:r>
      <w:r w:rsidR="003C23C4" w:rsidRPr="00191694">
        <w:rPr>
          <w:rFonts w:ascii="Times New Roman" w:hAnsi="Times New Roman" w:cs="Times New Roman"/>
          <w:sz w:val="24"/>
          <w:szCs w:val="24"/>
        </w:rPr>
        <w:t>as</w:t>
      </w:r>
      <w:r w:rsidRPr="00191694">
        <w:rPr>
          <w:rFonts w:ascii="Times New Roman" w:hAnsi="Times New Roman" w:cs="Times New Roman"/>
          <w:sz w:val="24"/>
          <w:szCs w:val="24"/>
        </w:rPr>
        <w:t xml:space="preserve"> a</w:t>
      </w:r>
      <w:r w:rsidR="00DF027B" w:rsidRPr="00191694">
        <w:rPr>
          <w:rFonts w:ascii="Times New Roman" w:hAnsi="Times New Roman" w:cs="Times New Roman"/>
          <w:sz w:val="24"/>
          <w:szCs w:val="24"/>
        </w:rPr>
        <w:t xml:space="preserve"> </w:t>
      </w:r>
      <w:r w:rsidRPr="00191694">
        <w:rPr>
          <w:rFonts w:ascii="Times New Roman" w:hAnsi="Times New Roman" w:cs="Times New Roman"/>
          <w:sz w:val="24"/>
          <w:szCs w:val="24"/>
        </w:rPr>
        <w:t xml:space="preserve">cross sectional </w:t>
      </w:r>
      <w:r w:rsidR="00911583" w:rsidRPr="00191694">
        <w:rPr>
          <w:rFonts w:ascii="Times New Roman" w:hAnsi="Times New Roman" w:cs="Times New Roman"/>
          <w:sz w:val="24"/>
          <w:szCs w:val="24"/>
        </w:rPr>
        <w:t>study</w:t>
      </w:r>
      <w:r w:rsidR="001B7768" w:rsidRPr="00191694">
        <w:rPr>
          <w:rFonts w:ascii="Times New Roman" w:hAnsi="Times New Roman" w:cs="Times New Roman"/>
          <w:sz w:val="24"/>
          <w:szCs w:val="24"/>
        </w:rPr>
        <w:t>.</w:t>
      </w:r>
    </w:p>
    <w:p w14:paraId="01B1817A" w14:textId="77777777" w:rsidR="001451A0" w:rsidRPr="00191694" w:rsidRDefault="00BD1751" w:rsidP="009C51E0">
      <w:pPr>
        <w:pStyle w:val="Heading2"/>
        <w:spacing w:line="276" w:lineRule="auto"/>
        <w:rPr>
          <w:rFonts w:ascii="Times New Roman" w:hAnsi="Times New Roman" w:cs="Times New Roman"/>
        </w:rPr>
      </w:pPr>
      <w:bookmarkStart w:id="10" w:name="_Toc1135135"/>
      <w:r w:rsidRPr="00191694">
        <w:rPr>
          <w:rFonts w:ascii="Times New Roman" w:hAnsi="Times New Roman" w:cs="Times New Roman"/>
        </w:rPr>
        <w:t xml:space="preserve">2.4. </w:t>
      </w:r>
      <w:r w:rsidR="001451A0" w:rsidRPr="00191694">
        <w:rPr>
          <w:rFonts w:ascii="Times New Roman" w:hAnsi="Times New Roman" w:cs="Times New Roman"/>
        </w:rPr>
        <w:t>Study Population</w:t>
      </w:r>
      <w:bookmarkEnd w:id="10"/>
    </w:p>
    <w:p w14:paraId="11C0D9EC" w14:textId="77777777" w:rsidR="00BD1751" w:rsidRPr="00191694" w:rsidRDefault="00EB404C" w:rsidP="009C51E0">
      <w:pPr>
        <w:spacing w:after="0" w:line="276" w:lineRule="auto"/>
        <w:jc w:val="both"/>
        <w:rPr>
          <w:rFonts w:ascii="Times New Roman" w:hAnsi="Times New Roman" w:cs="Times New Roman"/>
          <w:b/>
          <w:sz w:val="24"/>
          <w:szCs w:val="24"/>
          <w:lang w:val="en-US"/>
        </w:rPr>
      </w:pPr>
      <w:r w:rsidRPr="00191694">
        <w:rPr>
          <w:rFonts w:ascii="Times New Roman" w:hAnsi="Times New Roman" w:cs="Times New Roman"/>
          <w:sz w:val="24"/>
          <w:szCs w:val="24"/>
        </w:rPr>
        <w:t xml:space="preserve">The </w:t>
      </w:r>
      <w:r w:rsidR="001B7768" w:rsidRPr="00191694">
        <w:rPr>
          <w:rFonts w:ascii="Times New Roman" w:hAnsi="Times New Roman" w:cs="Times New Roman"/>
          <w:sz w:val="24"/>
          <w:szCs w:val="24"/>
        </w:rPr>
        <w:t>study w</w:t>
      </w:r>
      <w:r w:rsidR="003C23C4" w:rsidRPr="00191694">
        <w:rPr>
          <w:rFonts w:ascii="Times New Roman" w:hAnsi="Times New Roman" w:cs="Times New Roman"/>
          <w:sz w:val="24"/>
          <w:szCs w:val="24"/>
        </w:rPr>
        <w:t xml:space="preserve">as </w:t>
      </w:r>
      <w:r w:rsidR="001B7768" w:rsidRPr="00191694">
        <w:rPr>
          <w:rFonts w:ascii="Times New Roman" w:hAnsi="Times New Roman" w:cs="Times New Roman"/>
          <w:sz w:val="24"/>
          <w:szCs w:val="24"/>
        </w:rPr>
        <w:t>conducted among community members, healthcare workers and prisoners</w:t>
      </w:r>
      <w:r w:rsidR="00DF027B" w:rsidRPr="00191694">
        <w:rPr>
          <w:rFonts w:ascii="Times New Roman" w:hAnsi="Times New Roman" w:cs="Times New Roman"/>
          <w:sz w:val="24"/>
          <w:szCs w:val="24"/>
        </w:rPr>
        <w:t>.</w:t>
      </w:r>
      <w:r w:rsidR="008D39E4" w:rsidRPr="00191694">
        <w:rPr>
          <w:rFonts w:ascii="Times New Roman" w:hAnsi="Times New Roman" w:cs="Times New Roman"/>
          <w:b/>
          <w:sz w:val="24"/>
          <w:szCs w:val="24"/>
          <w:lang w:val="en-US"/>
        </w:rPr>
        <w:t xml:space="preserve"> </w:t>
      </w:r>
    </w:p>
    <w:p w14:paraId="2E74F9D8" w14:textId="77777777" w:rsidR="008D39E4" w:rsidRPr="00191694" w:rsidRDefault="00BD1751" w:rsidP="009C51E0">
      <w:pPr>
        <w:spacing w:after="0" w:line="276" w:lineRule="auto"/>
        <w:jc w:val="both"/>
        <w:rPr>
          <w:rStyle w:val="Heading3Char"/>
          <w:rFonts w:ascii="Times New Roman" w:eastAsiaTheme="minorHAnsi" w:hAnsi="Times New Roman"/>
          <w:sz w:val="24"/>
          <w:szCs w:val="24"/>
        </w:rPr>
      </w:pPr>
      <w:bookmarkStart w:id="11" w:name="_Toc1135136"/>
      <w:r w:rsidRPr="00191694">
        <w:rPr>
          <w:rStyle w:val="Heading3Char"/>
          <w:rFonts w:ascii="Times New Roman" w:eastAsiaTheme="minorHAnsi" w:hAnsi="Times New Roman"/>
          <w:sz w:val="24"/>
          <w:szCs w:val="24"/>
        </w:rPr>
        <w:t xml:space="preserve">2.4.1.  </w:t>
      </w:r>
      <w:r w:rsidR="008D39E4" w:rsidRPr="00191694">
        <w:rPr>
          <w:rStyle w:val="Heading3Char"/>
          <w:rFonts w:ascii="Times New Roman" w:eastAsiaTheme="minorHAnsi" w:hAnsi="Times New Roman"/>
          <w:sz w:val="24"/>
          <w:szCs w:val="24"/>
        </w:rPr>
        <w:t>Inclusion criteria</w:t>
      </w:r>
      <w:bookmarkEnd w:id="11"/>
    </w:p>
    <w:p w14:paraId="58A1AC68" w14:textId="77777777" w:rsidR="008D39E4" w:rsidRPr="00191694" w:rsidRDefault="008D39E4" w:rsidP="009C51E0">
      <w:pPr>
        <w:spacing w:after="0" w:line="276" w:lineRule="auto"/>
        <w:jc w:val="both"/>
        <w:rPr>
          <w:rFonts w:ascii="Times New Roman" w:hAnsi="Times New Roman" w:cs="Times New Roman"/>
          <w:sz w:val="24"/>
          <w:szCs w:val="24"/>
          <w:lang w:val="en-US"/>
        </w:rPr>
      </w:pPr>
      <w:r w:rsidRPr="00191694">
        <w:rPr>
          <w:rFonts w:ascii="Times New Roman" w:hAnsi="Times New Roman" w:cs="Times New Roman"/>
          <w:sz w:val="24"/>
          <w:szCs w:val="24"/>
          <w:lang w:val="en-US"/>
        </w:rPr>
        <w:t>Any adult member of a household, HCW or prisoner who has been randomly selected.</w:t>
      </w:r>
    </w:p>
    <w:p w14:paraId="4D6002EC" w14:textId="77777777" w:rsidR="008D39E4" w:rsidRPr="00191694" w:rsidRDefault="00BD1751" w:rsidP="009C51E0">
      <w:pPr>
        <w:pStyle w:val="Heading3"/>
        <w:spacing w:line="276" w:lineRule="auto"/>
        <w:rPr>
          <w:rFonts w:ascii="Times New Roman" w:hAnsi="Times New Roman"/>
          <w:sz w:val="24"/>
          <w:szCs w:val="24"/>
          <w:lang w:val="en-US"/>
        </w:rPr>
      </w:pPr>
      <w:bookmarkStart w:id="12" w:name="_Toc1135137"/>
      <w:r w:rsidRPr="00191694">
        <w:rPr>
          <w:rFonts w:ascii="Times New Roman" w:hAnsi="Times New Roman"/>
          <w:sz w:val="24"/>
          <w:szCs w:val="24"/>
          <w:lang w:val="en-US"/>
        </w:rPr>
        <w:t xml:space="preserve">2.4.2. </w:t>
      </w:r>
      <w:r w:rsidR="008D39E4" w:rsidRPr="00191694">
        <w:rPr>
          <w:rFonts w:ascii="Times New Roman" w:hAnsi="Times New Roman"/>
          <w:sz w:val="24"/>
          <w:szCs w:val="24"/>
          <w:lang w:val="en-US"/>
        </w:rPr>
        <w:t>Exclusion criteria</w:t>
      </w:r>
      <w:bookmarkEnd w:id="12"/>
    </w:p>
    <w:p w14:paraId="775CFC36" w14:textId="77777777" w:rsidR="008D39E4" w:rsidRPr="00191694" w:rsidRDefault="008D39E4"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Members aged below 18 years, before random selection at the household level. </w:t>
      </w:r>
    </w:p>
    <w:p w14:paraId="454493B6" w14:textId="77777777" w:rsidR="008D39E4" w:rsidRPr="00191694" w:rsidRDefault="008D39E4" w:rsidP="009C51E0">
      <w:pPr>
        <w:pStyle w:val="Heading2"/>
        <w:spacing w:line="276" w:lineRule="auto"/>
        <w:rPr>
          <w:rFonts w:ascii="Times New Roman" w:hAnsi="Times New Roman" w:cs="Times New Roman"/>
        </w:rPr>
      </w:pPr>
    </w:p>
    <w:p w14:paraId="72E37CC3" w14:textId="77777777" w:rsidR="0003043E" w:rsidRPr="00191694" w:rsidRDefault="00BD1751" w:rsidP="009C51E0">
      <w:pPr>
        <w:pStyle w:val="Heading2"/>
        <w:spacing w:line="276" w:lineRule="auto"/>
        <w:rPr>
          <w:rFonts w:ascii="Times New Roman" w:hAnsi="Times New Roman" w:cs="Times New Roman"/>
        </w:rPr>
      </w:pPr>
      <w:bookmarkStart w:id="13" w:name="_Toc1135138"/>
      <w:r w:rsidRPr="00191694">
        <w:rPr>
          <w:rFonts w:ascii="Times New Roman" w:hAnsi="Times New Roman" w:cs="Times New Roman"/>
        </w:rPr>
        <w:t xml:space="preserve">2.5.  </w:t>
      </w:r>
      <w:r w:rsidR="0003043E" w:rsidRPr="00191694">
        <w:rPr>
          <w:rFonts w:ascii="Times New Roman" w:hAnsi="Times New Roman" w:cs="Times New Roman"/>
        </w:rPr>
        <w:t>Sample size calculation</w:t>
      </w:r>
      <w:bookmarkEnd w:id="13"/>
    </w:p>
    <w:p w14:paraId="1C364844" w14:textId="77777777" w:rsidR="00BE6659" w:rsidRPr="00191694" w:rsidRDefault="00BE6659" w:rsidP="009C51E0">
      <w:pPr>
        <w:spacing w:after="0"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Community</w:t>
      </w:r>
    </w:p>
    <w:p w14:paraId="697F2341" w14:textId="77777777" w:rsidR="00AF4112" w:rsidRPr="00191694" w:rsidRDefault="000E1E38"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Sample</w:t>
      </w:r>
      <w:r w:rsidR="00AF4112" w:rsidRPr="00191694">
        <w:rPr>
          <w:rFonts w:ascii="Times New Roman" w:hAnsi="Times New Roman" w:cs="Times New Roman"/>
          <w:sz w:val="24"/>
          <w:szCs w:val="24"/>
        </w:rPr>
        <w:t xml:space="preserve"> size </w:t>
      </w:r>
      <w:r w:rsidRPr="00191694">
        <w:rPr>
          <w:rFonts w:ascii="Times New Roman" w:hAnsi="Times New Roman" w:cs="Times New Roman"/>
          <w:sz w:val="24"/>
          <w:szCs w:val="24"/>
        </w:rPr>
        <w:t>estimation w</w:t>
      </w:r>
      <w:r w:rsidR="003C23C4" w:rsidRPr="00191694">
        <w:rPr>
          <w:rFonts w:ascii="Times New Roman" w:hAnsi="Times New Roman" w:cs="Times New Roman"/>
          <w:sz w:val="24"/>
          <w:szCs w:val="24"/>
        </w:rPr>
        <w:t>as</w:t>
      </w:r>
      <w:r w:rsidRPr="00191694">
        <w:rPr>
          <w:rFonts w:ascii="Times New Roman" w:hAnsi="Times New Roman" w:cs="Times New Roman"/>
          <w:sz w:val="24"/>
          <w:szCs w:val="24"/>
        </w:rPr>
        <w:t xml:space="preserve"> done</w:t>
      </w:r>
      <w:r w:rsidR="00AF38F8" w:rsidRPr="00191694">
        <w:rPr>
          <w:rFonts w:ascii="Times New Roman" w:hAnsi="Times New Roman" w:cs="Times New Roman"/>
          <w:sz w:val="24"/>
          <w:szCs w:val="24"/>
        </w:rPr>
        <w:t xml:space="preserve"> using</w:t>
      </w:r>
      <w:r w:rsidR="00AF4112" w:rsidRPr="00191694">
        <w:rPr>
          <w:rFonts w:ascii="Times New Roman" w:hAnsi="Times New Roman" w:cs="Times New Roman"/>
          <w:sz w:val="24"/>
          <w:szCs w:val="24"/>
        </w:rPr>
        <w:t xml:space="preserve"> </w:t>
      </w:r>
      <w:r w:rsidR="00347974" w:rsidRPr="00191694">
        <w:rPr>
          <w:rFonts w:ascii="Times New Roman" w:hAnsi="Times New Roman" w:cs="Times New Roman"/>
          <w:sz w:val="24"/>
          <w:szCs w:val="24"/>
        </w:rPr>
        <w:t>Cochran’s</w:t>
      </w:r>
      <w:r w:rsidR="00A54F25" w:rsidRPr="00191694">
        <w:rPr>
          <w:rFonts w:ascii="Times New Roman" w:hAnsi="Times New Roman" w:cs="Times New Roman"/>
          <w:sz w:val="24"/>
          <w:szCs w:val="24"/>
        </w:rPr>
        <w:t xml:space="preserve"> formula</w:t>
      </w:r>
      <w:r w:rsidR="00347974" w:rsidRPr="00191694">
        <w:rPr>
          <w:rFonts w:ascii="Times New Roman" w:hAnsi="Times New Roman" w:cs="Times New Roman"/>
          <w:sz w:val="24"/>
          <w:szCs w:val="24"/>
        </w:rPr>
        <w:t xml:space="preserve"> </w:t>
      </w:r>
      <w:r w:rsidR="008A705C" w:rsidRPr="00191694">
        <w:rPr>
          <w:rFonts w:ascii="Times New Roman" w:hAnsi="Times New Roman" w:cs="Times New Roman"/>
          <w:sz w:val="24"/>
          <w:szCs w:val="24"/>
        </w:rPr>
        <w:t>(</w:t>
      </w:r>
      <w:r w:rsidR="00347974" w:rsidRPr="00191694">
        <w:rPr>
          <w:rFonts w:ascii="Times New Roman" w:hAnsi="Times New Roman" w:cs="Times New Roman"/>
          <w:sz w:val="24"/>
          <w:szCs w:val="24"/>
        </w:rPr>
        <w:t>1977</w:t>
      </w:r>
      <w:r w:rsidR="008A705C" w:rsidRPr="00191694">
        <w:rPr>
          <w:rFonts w:ascii="Times New Roman" w:hAnsi="Times New Roman" w:cs="Times New Roman"/>
          <w:sz w:val="24"/>
          <w:szCs w:val="24"/>
        </w:rPr>
        <w:t>)</w:t>
      </w:r>
      <w:r w:rsidR="00A54F25" w:rsidRPr="00191694">
        <w:rPr>
          <w:rFonts w:ascii="Times New Roman" w:hAnsi="Times New Roman" w:cs="Times New Roman"/>
          <w:sz w:val="24"/>
          <w:szCs w:val="24"/>
        </w:rPr>
        <w:t xml:space="preserve"> and </w:t>
      </w:r>
      <w:r w:rsidR="00AF4112" w:rsidRPr="00191694">
        <w:rPr>
          <w:rFonts w:ascii="Times New Roman" w:hAnsi="Times New Roman" w:cs="Times New Roman"/>
          <w:sz w:val="24"/>
          <w:szCs w:val="24"/>
        </w:rPr>
        <w:t xml:space="preserve">the average </w:t>
      </w:r>
      <w:r w:rsidR="00A54F25" w:rsidRPr="00191694">
        <w:rPr>
          <w:rFonts w:ascii="Times New Roman" w:hAnsi="Times New Roman" w:cs="Times New Roman"/>
          <w:sz w:val="24"/>
          <w:szCs w:val="24"/>
        </w:rPr>
        <w:t>prevalence</w:t>
      </w:r>
      <w:r w:rsidR="00AF4112" w:rsidRPr="00191694">
        <w:rPr>
          <w:rFonts w:ascii="Times New Roman" w:hAnsi="Times New Roman" w:cs="Times New Roman"/>
          <w:sz w:val="24"/>
          <w:szCs w:val="24"/>
        </w:rPr>
        <w:t xml:space="preserve"> of HBsAg as </w:t>
      </w:r>
      <w:r w:rsidR="00067020" w:rsidRPr="00191694">
        <w:rPr>
          <w:rFonts w:ascii="Times New Roman" w:hAnsi="Times New Roman" w:cs="Times New Roman"/>
          <w:sz w:val="24"/>
          <w:szCs w:val="24"/>
        </w:rPr>
        <w:t xml:space="preserve">8.8% </w:t>
      </w:r>
      <w:r w:rsidR="00C95441" w:rsidRPr="00191694">
        <w:rPr>
          <w:rFonts w:ascii="Times New Roman" w:hAnsi="Times New Roman" w:cs="Times New Roman"/>
          <w:sz w:val="24"/>
          <w:szCs w:val="24"/>
        </w:rPr>
        <w:fldChar w:fldCharType="begin"/>
      </w:r>
      <w:r w:rsidR="00A85AA4" w:rsidRPr="00191694">
        <w:rPr>
          <w:rFonts w:ascii="Times New Roman" w:hAnsi="Times New Roman" w:cs="Times New Roman"/>
          <w:sz w:val="24"/>
          <w:szCs w:val="24"/>
        </w:rPr>
        <w:instrText xml:space="preserve"> QUOTE "{Mutuma, 2011 #73}" </w:instrText>
      </w:r>
      <w:r w:rsidR="00C95441" w:rsidRPr="00191694">
        <w:rPr>
          <w:rFonts w:ascii="Times New Roman" w:hAnsi="Times New Roman" w:cs="Times New Roman"/>
          <w:sz w:val="24"/>
          <w:szCs w:val="24"/>
        </w:rPr>
        <w:fldChar w:fldCharType="separate"/>
      </w:r>
      <w:r w:rsidR="00A85AA4" w:rsidRPr="00191694">
        <w:rPr>
          <w:rFonts w:ascii="Times New Roman" w:hAnsi="Times New Roman" w:cs="Times New Roman"/>
          <w:sz w:val="24"/>
          <w:szCs w:val="24"/>
        </w:rPr>
        <w:t>{Mutuma, 2011 #73}</w:t>
      </w:r>
      <w:r w:rsidR="00C95441" w:rsidRPr="00191694">
        <w:rPr>
          <w:rFonts w:ascii="Times New Roman" w:hAnsi="Times New Roman" w:cs="Times New Roman"/>
          <w:sz w:val="24"/>
          <w:szCs w:val="24"/>
        </w:rPr>
        <w:fldChar w:fldCharType="end"/>
      </w:r>
      <w:r w:rsidR="00830AD3" w:rsidRPr="00191694">
        <w:rPr>
          <w:rFonts w:ascii="Times New Roman" w:hAnsi="Times New Roman" w:cs="Times New Roman"/>
          <w:sz w:val="24"/>
          <w:szCs w:val="24"/>
        </w:rPr>
        <w:t xml:space="preserve"> and a design effect of 2.</w:t>
      </w:r>
    </w:p>
    <w:p w14:paraId="4D786A8D" w14:textId="77777777" w:rsidR="00AF4112" w:rsidRPr="00191694" w:rsidRDefault="00A54F25"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Sample size, </w:t>
      </w:r>
      <w:r w:rsidRPr="00191694">
        <w:rPr>
          <w:rFonts w:ascii="Times New Roman" w:hAnsi="Times New Roman" w:cs="Times New Roman"/>
          <w:b/>
          <w:sz w:val="24"/>
          <w:szCs w:val="24"/>
        </w:rPr>
        <w:t>n</w:t>
      </w:r>
      <w:r w:rsidRPr="00191694">
        <w:rPr>
          <w:rFonts w:ascii="Times New Roman" w:hAnsi="Times New Roman" w:cs="Times New Roman"/>
          <w:sz w:val="24"/>
          <w:szCs w:val="24"/>
        </w:rPr>
        <w:t xml:space="preserve">= </w:t>
      </w:r>
      <w:r w:rsidR="00AE5AB9" w:rsidRPr="00191694">
        <w:rPr>
          <w:rFonts w:ascii="Times New Roman" w:hAnsi="Times New Roman" w:cs="Times New Roman"/>
          <w:b/>
          <w:sz w:val="24"/>
          <w:szCs w:val="24"/>
        </w:rPr>
        <w:t>2*</w:t>
      </w:r>
      <w:r w:rsidR="00CC056B" w:rsidRPr="00191694">
        <w:rPr>
          <w:rFonts w:ascii="Times New Roman" w:hAnsi="Times New Roman" w:cs="Times New Roman"/>
          <w:b/>
          <w:sz w:val="24"/>
          <w:szCs w:val="24"/>
        </w:rPr>
        <w:t>Z</w:t>
      </w:r>
      <w:r w:rsidR="00CC056B" w:rsidRPr="00191694">
        <w:rPr>
          <w:rFonts w:ascii="Times New Roman" w:hAnsi="Times New Roman" w:cs="Times New Roman"/>
          <w:b/>
          <w:sz w:val="24"/>
          <w:szCs w:val="24"/>
          <w:vertAlign w:val="superscript"/>
        </w:rPr>
        <w:t>2</w:t>
      </w:r>
      <w:r w:rsidR="00CC056B" w:rsidRPr="00191694">
        <w:rPr>
          <w:rFonts w:ascii="Times New Roman" w:hAnsi="Times New Roman" w:cs="Times New Roman"/>
          <w:b/>
          <w:sz w:val="24"/>
          <w:szCs w:val="24"/>
        </w:rPr>
        <w:t>p (</w:t>
      </w:r>
      <w:r w:rsidR="00AE5AB9" w:rsidRPr="00191694">
        <w:rPr>
          <w:rFonts w:ascii="Times New Roman" w:hAnsi="Times New Roman" w:cs="Times New Roman"/>
          <w:b/>
          <w:sz w:val="24"/>
          <w:szCs w:val="24"/>
        </w:rPr>
        <w:t>1-p)/d</w:t>
      </w:r>
      <w:r w:rsidR="00AF4112" w:rsidRPr="00191694">
        <w:rPr>
          <w:rFonts w:ascii="Times New Roman" w:hAnsi="Times New Roman" w:cs="Times New Roman"/>
          <w:b/>
          <w:sz w:val="24"/>
          <w:szCs w:val="24"/>
          <w:vertAlign w:val="superscript"/>
        </w:rPr>
        <w:t>2</w:t>
      </w:r>
    </w:p>
    <w:p w14:paraId="1F9C7951" w14:textId="77777777" w:rsidR="00AF4112" w:rsidRPr="00191694" w:rsidRDefault="00830AD3"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The following assumptions w</w:t>
      </w:r>
      <w:r w:rsidR="003C23C4" w:rsidRPr="00191694">
        <w:rPr>
          <w:rFonts w:ascii="Times New Roman" w:hAnsi="Times New Roman" w:cs="Times New Roman"/>
          <w:sz w:val="24"/>
          <w:szCs w:val="24"/>
        </w:rPr>
        <w:t>ere</w:t>
      </w:r>
      <w:r w:rsidRPr="00191694">
        <w:rPr>
          <w:rFonts w:ascii="Times New Roman" w:hAnsi="Times New Roman" w:cs="Times New Roman"/>
          <w:sz w:val="24"/>
          <w:szCs w:val="24"/>
        </w:rPr>
        <w:t xml:space="preserve"> made for the calculation</w:t>
      </w:r>
    </w:p>
    <w:p w14:paraId="50E6E6F3" w14:textId="77777777" w:rsidR="00AF4112" w:rsidRPr="00191694" w:rsidRDefault="00AF4112"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t>Z</w:t>
      </w:r>
      <w:r w:rsidRPr="00191694">
        <w:rPr>
          <w:rFonts w:ascii="Times New Roman" w:hAnsi="Times New Roman" w:cs="Times New Roman"/>
          <w:sz w:val="24"/>
          <w:szCs w:val="24"/>
        </w:rPr>
        <w:t>=standard normal deviate for 95% confidence interval</w:t>
      </w:r>
      <w:r w:rsidR="00AE5AB9" w:rsidRPr="00191694">
        <w:rPr>
          <w:rFonts w:ascii="Times New Roman" w:hAnsi="Times New Roman" w:cs="Times New Roman"/>
          <w:sz w:val="24"/>
          <w:szCs w:val="24"/>
        </w:rPr>
        <w:t xml:space="preserve"> </w:t>
      </w:r>
      <w:r w:rsidRPr="00191694">
        <w:rPr>
          <w:rFonts w:ascii="Times New Roman" w:hAnsi="Times New Roman" w:cs="Times New Roman"/>
          <w:sz w:val="24"/>
          <w:szCs w:val="24"/>
        </w:rPr>
        <w:t>(=1.96)</w:t>
      </w:r>
    </w:p>
    <w:p w14:paraId="4536DFE7" w14:textId="77777777" w:rsidR="00AF4112" w:rsidRPr="00191694" w:rsidRDefault="00AE5AB9"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t>p</w:t>
      </w:r>
      <w:r w:rsidR="00AF4112" w:rsidRPr="00191694">
        <w:rPr>
          <w:rFonts w:ascii="Times New Roman" w:hAnsi="Times New Roman" w:cs="Times New Roman"/>
          <w:sz w:val="24"/>
          <w:szCs w:val="24"/>
        </w:rPr>
        <w:t xml:space="preserve">=estimated prevalence of hepatitis B among the </w:t>
      </w:r>
      <w:r w:rsidR="00A85AA4" w:rsidRPr="00191694">
        <w:rPr>
          <w:rFonts w:ascii="Times New Roman" w:hAnsi="Times New Roman" w:cs="Times New Roman"/>
          <w:sz w:val="24"/>
          <w:szCs w:val="24"/>
        </w:rPr>
        <w:t>rural nomadic community</w:t>
      </w:r>
      <w:r w:rsidR="00AF4112" w:rsidRPr="00191694">
        <w:rPr>
          <w:rFonts w:ascii="Times New Roman" w:hAnsi="Times New Roman" w:cs="Times New Roman"/>
          <w:sz w:val="24"/>
          <w:szCs w:val="24"/>
        </w:rPr>
        <w:t xml:space="preserve"> (</w:t>
      </w:r>
      <w:r w:rsidR="00A85AA4" w:rsidRPr="00191694">
        <w:rPr>
          <w:rFonts w:ascii="Times New Roman" w:hAnsi="Times New Roman" w:cs="Times New Roman"/>
          <w:sz w:val="24"/>
          <w:szCs w:val="24"/>
        </w:rPr>
        <w:t>8.8</w:t>
      </w:r>
      <w:r w:rsidR="00194510" w:rsidRPr="00191694">
        <w:rPr>
          <w:rFonts w:ascii="Times New Roman" w:hAnsi="Times New Roman" w:cs="Times New Roman"/>
          <w:sz w:val="24"/>
          <w:szCs w:val="24"/>
        </w:rPr>
        <w:t xml:space="preserve"> </w:t>
      </w:r>
      <w:r w:rsidR="00AF4112" w:rsidRPr="00191694">
        <w:rPr>
          <w:rFonts w:ascii="Times New Roman" w:hAnsi="Times New Roman" w:cs="Times New Roman"/>
          <w:sz w:val="24"/>
          <w:szCs w:val="24"/>
        </w:rPr>
        <w:t>%)</w:t>
      </w:r>
    </w:p>
    <w:p w14:paraId="653882C6" w14:textId="77777777" w:rsidR="00AF4112" w:rsidRPr="00191694" w:rsidRDefault="00AE5AB9"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t>d</w:t>
      </w:r>
      <w:r w:rsidR="00AF4112" w:rsidRPr="00191694">
        <w:rPr>
          <w:rFonts w:ascii="Times New Roman" w:hAnsi="Times New Roman" w:cs="Times New Roman"/>
          <w:sz w:val="24"/>
          <w:szCs w:val="24"/>
        </w:rPr>
        <w:t>=Degree of precision (5%)</w:t>
      </w:r>
    </w:p>
    <w:p w14:paraId="43FDC850" w14:textId="77777777" w:rsidR="00B1357B" w:rsidRPr="00191694" w:rsidRDefault="00B1357B"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Adjustment by 10% for incomplete or non-response</w:t>
      </w:r>
    </w:p>
    <w:p w14:paraId="79FA6B7E" w14:textId="77777777" w:rsidR="00CC7CB5" w:rsidRPr="00191694" w:rsidRDefault="002F122E"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Minimum sample size w</w:t>
      </w:r>
      <w:r w:rsidR="003C23C4" w:rsidRPr="00191694">
        <w:rPr>
          <w:rFonts w:ascii="Times New Roman" w:hAnsi="Times New Roman" w:cs="Times New Roman"/>
          <w:sz w:val="24"/>
          <w:szCs w:val="24"/>
        </w:rPr>
        <w:t>as</w:t>
      </w:r>
      <w:r w:rsidRPr="00191694">
        <w:rPr>
          <w:rFonts w:ascii="Times New Roman" w:hAnsi="Times New Roman" w:cs="Times New Roman"/>
          <w:sz w:val="24"/>
          <w:szCs w:val="24"/>
        </w:rPr>
        <w:t xml:space="preserve"> </w:t>
      </w:r>
      <w:r w:rsidR="00A85AA4" w:rsidRPr="00191694">
        <w:rPr>
          <w:rFonts w:ascii="Times New Roman" w:hAnsi="Times New Roman" w:cs="Times New Roman"/>
          <w:b/>
          <w:sz w:val="24"/>
          <w:szCs w:val="24"/>
        </w:rPr>
        <w:t>272</w:t>
      </w:r>
      <w:r w:rsidR="000927C1" w:rsidRPr="00191694">
        <w:rPr>
          <w:rFonts w:ascii="Times New Roman" w:hAnsi="Times New Roman" w:cs="Times New Roman"/>
          <w:sz w:val="24"/>
          <w:szCs w:val="24"/>
        </w:rPr>
        <w:t xml:space="preserve"> households per county.</w:t>
      </w:r>
    </w:p>
    <w:p w14:paraId="16FAB717" w14:textId="77777777" w:rsidR="004C5D15" w:rsidRPr="00191694" w:rsidRDefault="004C5D15" w:rsidP="009C51E0">
      <w:pPr>
        <w:spacing w:line="276" w:lineRule="auto"/>
        <w:jc w:val="both"/>
        <w:rPr>
          <w:rFonts w:ascii="Times New Roman" w:hAnsi="Times New Roman" w:cs="Times New Roman"/>
          <w:b/>
          <w:sz w:val="24"/>
          <w:szCs w:val="24"/>
        </w:rPr>
      </w:pPr>
    </w:p>
    <w:p w14:paraId="2B4E99A4" w14:textId="77777777" w:rsidR="00A34699" w:rsidRPr="00191694" w:rsidRDefault="00A34699" w:rsidP="009C51E0">
      <w:pPr>
        <w:spacing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Healthcare workers (HCW)</w:t>
      </w:r>
    </w:p>
    <w:p w14:paraId="0168E978" w14:textId="77777777" w:rsidR="00BE6659" w:rsidRPr="00191694" w:rsidRDefault="00BE665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Sample size estimation </w:t>
      </w:r>
      <w:r w:rsidR="003C23C4" w:rsidRPr="00191694">
        <w:rPr>
          <w:rFonts w:ascii="Times New Roman" w:hAnsi="Times New Roman" w:cs="Times New Roman"/>
          <w:sz w:val="24"/>
          <w:szCs w:val="24"/>
        </w:rPr>
        <w:t>was</w:t>
      </w:r>
      <w:r w:rsidRPr="00191694">
        <w:rPr>
          <w:rFonts w:ascii="Times New Roman" w:hAnsi="Times New Roman" w:cs="Times New Roman"/>
          <w:sz w:val="24"/>
          <w:szCs w:val="24"/>
        </w:rPr>
        <w:t xml:space="preserve"> done using Cochran’s formula 1977 and the average prevalence</w:t>
      </w:r>
      <w:r w:rsidR="00A34699" w:rsidRPr="00191694">
        <w:rPr>
          <w:rFonts w:ascii="Times New Roman" w:hAnsi="Times New Roman" w:cs="Times New Roman"/>
          <w:sz w:val="24"/>
          <w:szCs w:val="24"/>
        </w:rPr>
        <w:t xml:space="preserve"> of HBsAg </w:t>
      </w:r>
      <w:r w:rsidRPr="00191694">
        <w:rPr>
          <w:rFonts w:ascii="Times New Roman" w:hAnsi="Times New Roman" w:cs="Times New Roman"/>
          <w:sz w:val="24"/>
          <w:szCs w:val="24"/>
        </w:rPr>
        <w:t>as 4.5</w:t>
      </w:r>
      <w:r w:rsidR="00DF02E2" w:rsidRPr="00191694">
        <w:rPr>
          <w:rFonts w:ascii="Times New Roman" w:hAnsi="Times New Roman" w:cs="Times New Roman"/>
          <w:sz w:val="24"/>
          <w:szCs w:val="24"/>
        </w:rPr>
        <w:t>%</w:t>
      </w:r>
      <w:r w:rsidR="00CC7CB5" w:rsidRPr="00191694">
        <w:rPr>
          <w:rFonts w:ascii="Times New Roman" w:hAnsi="Times New Roman" w:cs="Times New Roman"/>
          <w:sz w:val="24"/>
          <w:szCs w:val="24"/>
        </w:rPr>
        <w:t xml:space="preserve"> </w:t>
      </w:r>
      <w:r w:rsidR="00C95441" w:rsidRPr="00191694">
        <w:rPr>
          <w:rFonts w:ascii="Times New Roman" w:hAnsi="Times New Roman" w:cs="Times New Roman"/>
          <w:sz w:val="24"/>
          <w:szCs w:val="24"/>
        </w:rPr>
        <w:fldChar w:fldCharType="begin"/>
      </w:r>
      <w:r w:rsidR="00E62D06" w:rsidRPr="00191694">
        <w:rPr>
          <w:rFonts w:ascii="Times New Roman" w:hAnsi="Times New Roman" w:cs="Times New Roman"/>
          <w:sz w:val="24"/>
          <w:szCs w:val="24"/>
        </w:rPr>
        <w:instrText xml:space="preserve"> QUOTE "{Kisangau, 2018 #71}" </w:instrText>
      </w:r>
      <w:r w:rsidR="00C95441" w:rsidRPr="00191694">
        <w:rPr>
          <w:rFonts w:ascii="Times New Roman" w:hAnsi="Times New Roman" w:cs="Times New Roman"/>
          <w:sz w:val="24"/>
          <w:szCs w:val="24"/>
        </w:rPr>
        <w:fldChar w:fldCharType="separate"/>
      </w:r>
      <w:r w:rsidR="00CC7CB5" w:rsidRPr="00191694">
        <w:rPr>
          <w:rFonts w:ascii="Times New Roman" w:hAnsi="Times New Roman" w:cs="Times New Roman"/>
          <w:sz w:val="24"/>
          <w:szCs w:val="24"/>
        </w:rPr>
        <w:t>{Kisangau, 2018 #71}</w:t>
      </w:r>
      <w:r w:rsidR="00C95441" w:rsidRPr="00191694">
        <w:rPr>
          <w:rFonts w:ascii="Times New Roman" w:hAnsi="Times New Roman" w:cs="Times New Roman"/>
          <w:sz w:val="24"/>
          <w:szCs w:val="24"/>
        </w:rPr>
        <w:fldChar w:fldCharType="end"/>
      </w:r>
      <w:r w:rsidR="00DF02E2" w:rsidRPr="00191694">
        <w:rPr>
          <w:rFonts w:ascii="Times New Roman" w:hAnsi="Times New Roman" w:cs="Times New Roman"/>
          <w:sz w:val="24"/>
          <w:szCs w:val="24"/>
        </w:rPr>
        <w:t>.</w:t>
      </w:r>
    </w:p>
    <w:p w14:paraId="30D15F9C" w14:textId="77777777" w:rsidR="00BE6659" w:rsidRPr="00191694" w:rsidRDefault="00BE665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Sample size, </w:t>
      </w:r>
      <w:r w:rsidRPr="00191694">
        <w:rPr>
          <w:rFonts w:ascii="Times New Roman" w:hAnsi="Times New Roman" w:cs="Times New Roman"/>
          <w:b/>
          <w:sz w:val="24"/>
          <w:szCs w:val="24"/>
        </w:rPr>
        <w:t>n</w:t>
      </w:r>
      <w:r w:rsidRPr="00191694">
        <w:rPr>
          <w:rFonts w:ascii="Times New Roman" w:hAnsi="Times New Roman" w:cs="Times New Roman"/>
          <w:sz w:val="24"/>
          <w:szCs w:val="24"/>
        </w:rPr>
        <w:t xml:space="preserve">= </w:t>
      </w:r>
      <w:r w:rsidRPr="00191694">
        <w:rPr>
          <w:rFonts w:ascii="Times New Roman" w:hAnsi="Times New Roman" w:cs="Times New Roman"/>
          <w:b/>
          <w:sz w:val="24"/>
          <w:szCs w:val="24"/>
        </w:rPr>
        <w:t>Z</w:t>
      </w:r>
      <w:r w:rsidRPr="00191694">
        <w:rPr>
          <w:rFonts w:ascii="Times New Roman" w:hAnsi="Times New Roman" w:cs="Times New Roman"/>
          <w:b/>
          <w:sz w:val="24"/>
          <w:szCs w:val="24"/>
          <w:vertAlign w:val="superscript"/>
        </w:rPr>
        <w:t>2</w:t>
      </w:r>
      <w:r w:rsidRPr="00191694">
        <w:rPr>
          <w:rFonts w:ascii="Times New Roman" w:hAnsi="Times New Roman" w:cs="Times New Roman"/>
          <w:b/>
          <w:sz w:val="24"/>
          <w:szCs w:val="24"/>
        </w:rPr>
        <w:t>p (1-p)/d</w:t>
      </w:r>
      <w:r w:rsidRPr="00191694">
        <w:rPr>
          <w:rFonts w:ascii="Times New Roman" w:hAnsi="Times New Roman" w:cs="Times New Roman"/>
          <w:b/>
          <w:sz w:val="24"/>
          <w:szCs w:val="24"/>
          <w:vertAlign w:val="superscript"/>
        </w:rPr>
        <w:t>2</w:t>
      </w:r>
    </w:p>
    <w:p w14:paraId="6B4DB44B" w14:textId="77777777" w:rsidR="00BE6659" w:rsidRPr="00191694" w:rsidRDefault="00BE665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The following assumptions w</w:t>
      </w:r>
      <w:r w:rsidR="003C23C4" w:rsidRPr="00191694">
        <w:rPr>
          <w:rFonts w:ascii="Times New Roman" w:hAnsi="Times New Roman" w:cs="Times New Roman"/>
          <w:sz w:val="24"/>
          <w:szCs w:val="24"/>
        </w:rPr>
        <w:t>ere</w:t>
      </w:r>
      <w:r w:rsidRPr="00191694">
        <w:rPr>
          <w:rFonts w:ascii="Times New Roman" w:hAnsi="Times New Roman" w:cs="Times New Roman"/>
          <w:sz w:val="24"/>
          <w:szCs w:val="24"/>
        </w:rPr>
        <w:t xml:space="preserve"> made for the calculation</w:t>
      </w:r>
    </w:p>
    <w:p w14:paraId="1F0A97AC" w14:textId="77777777" w:rsidR="00BE6659" w:rsidRPr="00191694" w:rsidRDefault="00BE6659"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t>Z</w:t>
      </w:r>
      <w:r w:rsidRPr="00191694">
        <w:rPr>
          <w:rFonts w:ascii="Times New Roman" w:hAnsi="Times New Roman" w:cs="Times New Roman"/>
          <w:sz w:val="24"/>
          <w:szCs w:val="24"/>
        </w:rPr>
        <w:t>=standard normal deviate for 95% confidence interval (=1.96)</w:t>
      </w:r>
    </w:p>
    <w:p w14:paraId="74696B70" w14:textId="77777777" w:rsidR="00BE6659" w:rsidRPr="00191694" w:rsidRDefault="00BE6659"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t>p</w:t>
      </w:r>
      <w:r w:rsidRPr="00191694">
        <w:rPr>
          <w:rFonts w:ascii="Times New Roman" w:hAnsi="Times New Roman" w:cs="Times New Roman"/>
          <w:sz w:val="24"/>
          <w:szCs w:val="24"/>
        </w:rPr>
        <w:t>=estimated prevalence of hepa</w:t>
      </w:r>
      <w:r w:rsidR="00A34699" w:rsidRPr="00191694">
        <w:rPr>
          <w:rFonts w:ascii="Times New Roman" w:hAnsi="Times New Roman" w:cs="Times New Roman"/>
          <w:sz w:val="24"/>
          <w:szCs w:val="24"/>
        </w:rPr>
        <w:t>titis B among the health care workers (4.5</w:t>
      </w:r>
      <w:r w:rsidRPr="00191694">
        <w:rPr>
          <w:rFonts w:ascii="Times New Roman" w:hAnsi="Times New Roman" w:cs="Times New Roman"/>
          <w:sz w:val="24"/>
          <w:szCs w:val="24"/>
        </w:rPr>
        <w:t xml:space="preserve"> %)</w:t>
      </w:r>
    </w:p>
    <w:p w14:paraId="0B4B8C3F" w14:textId="77777777" w:rsidR="00BE6659" w:rsidRPr="00191694" w:rsidRDefault="00BE6659"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lastRenderedPageBreak/>
        <w:t>d</w:t>
      </w:r>
      <w:r w:rsidRPr="00191694">
        <w:rPr>
          <w:rFonts w:ascii="Times New Roman" w:hAnsi="Times New Roman" w:cs="Times New Roman"/>
          <w:sz w:val="24"/>
          <w:szCs w:val="24"/>
        </w:rPr>
        <w:t>=Degree of precision (5%)</w:t>
      </w:r>
    </w:p>
    <w:p w14:paraId="6C4FF75E" w14:textId="77777777" w:rsidR="00BE6659" w:rsidRPr="00191694" w:rsidRDefault="00BE665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Adjustment by 10% for incomplete or non-response</w:t>
      </w:r>
    </w:p>
    <w:p w14:paraId="52D1D0FA" w14:textId="77777777" w:rsidR="00BE6659" w:rsidRPr="00191694" w:rsidRDefault="00BE665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Minimum sample size w</w:t>
      </w:r>
      <w:r w:rsidR="003C23C4" w:rsidRPr="00191694">
        <w:rPr>
          <w:rFonts w:ascii="Times New Roman" w:hAnsi="Times New Roman" w:cs="Times New Roman"/>
          <w:sz w:val="24"/>
          <w:szCs w:val="24"/>
        </w:rPr>
        <w:t>as</w:t>
      </w:r>
      <w:r w:rsidRPr="00191694">
        <w:rPr>
          <w:rFonts w:ascii="Times New Roman" w:hAnsi="Times New Roman" w:cs="Times New Roman"/>
          <w:sz w:val="24"/>
          <w:szCs w:val="24"/>
        </w:rPr>
        <w:t xml:space="preserve"> </w:t>
      </w:r>
      <w:r w:rsidR="00A34699" w:rsidRPr="00191694">
        <w:rPr>
          <w:rFonts w:ascii="Times New Roman" w:hAnsi="Times New Roman" w:cs="Times New Roman"/>
          <w:b/>
          <w:sz w:val="24"/>
          <w:szCs w:val="24"/>
        </w:rPr>
        <w:t>74 HCW</w:t>
      </w:r>
      <w:r w:rsidRPr="00191694">
        <w:rPr>
          <w:rFonts w:ascii="Times New Roman" w:hAnsi="Times New Roman" w:cs="Times New Roman"/>
          <w:sz w:val="24"/>
          <w:szCs w:val="24"/>
        </w:rPr>
        <w:t xml:space="preserve"> per county.</w:t>
      </w:r>
    </w:p>
    <w:p w14:paraId="564ADC2A" w14:textId="77777777" w:rsidR="00A34699" w:rsidRPr="00191694" w:rsidRDefault="00A34699" w:rsidP="009C51E0">
      <w:pPr>
        <w:spacing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Prisoners</w:t>
      </w:r>
    </w:p>
    <w:p w14:paraId="10ED0CD4" w14:textId="77777777" w:rsidR="00A34699" w:rsidRPr="00191694" w:rsidRDefault="00A3469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Sample size estimation w</w:t>
      </w:r>
      <w:r w:rsidR="003C23C4" w:rsidRPr="00191694">
        <w:rPr>
          <w:rFonts w:ascii="Times New Roman" w:hAnsi="Times New Roman" w:cs="Times New Roman"/>
          <w:sz w:val="24"/>
          <w:szCs w:val="24"/>
        </w:rPr>
        <w:t xml:space="preserve">as </w:t>
      </w:r>
      <w:r w:rsidRPr="00191694">
        <w:rPr>
          <w:rFonts w:ascii="Times New Roman" w:hAnsi="Times New Roman" w:cs="Times New Roman"/>
          <w:sz w:val="24"/>
          <w:szCs w:val="24"/>
        </w:rPr>
        <w:t>done using Cochran’s formula 1977 and the average prevalence of HBsAg</w:t>
      </w:r>
      <w:r w:rsidR="004F5352" w:rsidRPr="00191694">
        <w:rPr>
          <w:rFonts w:ascii="Times New Roman" w:hAnsi="Times New Roman" w:cs="Times New Roman"/>
          <w:sz w:val="24"/>
          <w:szCs w:val="24"/>
        </w:rPr>
        <w:t xml:space="preserve"> as 4.8</w:t>
      </w:r>
      <w:r w:rsidR="00CC7CB5" w:rsidRPr="00191694">
        <w:rPr>
          <w:rFonts w:ascii="Times New Roman" w:hAnsi="Times New Roman" w:cs="Times New Roman"/>
          <w:sz w:val="24"/>
          <w:szCs w:val="24"/>
        </w:rPr>
        <w:t>%</w:t>
      </w:r>
      <w:r w:rsidR="00DF02E2" w:rsidRPr="00191694">
        <w:rPr>
          <w:rFonts w:ascii="Times New Roman" w:hAnsi="Times New Roman" w:cs="Times New Roman"/>
          <w:sz w:val="24"/>
          <w:szCs w:val="24"/>
        </w:rPr>
        <w:t xml:space="preserve"> </w:t>
      </w:r>
      <w:r w:rsidR="00C95441" w:rsidRPr="00191694">
        <w:rPr>
          <w:rFonts w:ascii="Times New Roman" w:hAnsi="Times New Roman" w:cs="Times New Roman"/>
          <w:sz w:val="24"/>
          <w:szCs w:val="24"/>
        </w:rPr>
        <w:fldChar w:fldCharType="begin"/>
      </w:r>
      <w:r w:rsidR="00DF02E2" w:rsidRPr="00191694">
        <w:rPr>
          <w:rFonts w:ascii="Times New Roman" w:hAnsi="Times New Roman" w:cs="Times New Roman"/>
          <w:sz w:val="24"/>
          <w:szCs w:val="24"/>
        </w:rPr>
        <w:instrText xml:space="preserve"> QUOTE "{Dolan, 2016 #70}" </w:instrText>
      </w:r>
      <w:r w:rsidR="00C95441" w:rsidRPr="00191694">
        <w:rPr>
          <w:rFonts w:ascii="Times New Roman" w:hAnsi="Times New Roman" w:cs="Times New Roman"/>
          <w:sz w:val="24"/>
          <w:szCs w:val="24"/>
        </w:rPr>
        <w:fldChar w:fldCharType="separate"/>
      </w:r>
      <w:r w:rsidR="00DF02E2" w:rsidRPr="00191694">
        <w:rPr>
          <w:rFonts w:ascii="Times New Roman" w:hAnsi="Times New Roman" w:cs="Times New Roman"/>
          <w:sz w:val="24"/>
          <w:szCs w:val="24"/>
        </w:rPr>
        <w:t>{Dolan, 2016 #70}</w:t>
      </w:r>
      <w:r w:rsidR="00C95441" w:rsidRPr="00191694">
        <w:rPr>
          <w:rFonts w:ascii="Times New Roman" w:hAnsi="Times New Roman" w:cs="Times New Roman"/>
          <w:sz w:val="24"/>
          <w:szCs w:val="24"/>
        </w:rPr>
        <w:fldChar w:fldCharType="end"/>
      </w:r>
      <w:r w:rsidRPr="00191694">
        <w:rPr>
          <w:rFonts w:ascii="Times New Roman" w:hAnsi="Times New Roman" w:cs="Times New Roman"/>
          <w:sz w:val="24"/>
          <w:szCs w:val="24"/>
        </w:rPr>
        <w:t>.</w:t>
      </w:r>
    </w:p>
    <w:p w14:paraId="7111E51F" w14:textId="77777777" w:rsidR="00A34699" w:rsidRPr="00191694" w:rsidRDefault="00A3469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Sample size, </w:t>
      </w:r>
      <w:r w:rsidRPr="00191694">
        <w:rPr>
          <w:rFonts w:ascii="Times New Roman" w:hAnsi="Times New Roman" w:cs="Times New Roman"/>
          <w:b/>
          <w:sz w:val="24"/>
          <w:szCs w:val="24"/>
        </w:rPr>
        <w:t>n</w:t>
      </w:r>
      <w:r w:rsidRPr="00191694">
        <w:rPr>
          <w:rFonts w:ascii="Times New Roman" w:hAnsi="Times New Roman" w:cs="Times New Roman"/>
          <w:sz w:val="24"/>
          <w:szCs w:val="24"/>
        </w:rPr>
        <w:t xml:space="preserve">= </w:t>
      </w:r>
      <w:r w:rsidRPr="00191694">
        <w:rPr>
          <w:rFonts w:ascii="Times New Roman" w:hAnsi="Times New Roman" w:cs="Times New Roman"/>
          <w:b/>
          <w:sz w:val="24"/>
          <w:szCs w:val="24"/>
        </w:rPr>
        <w:t>Z</w:t>
      </w:r>
      <w:r w:rsidRPr="00191694">
        <w:rPr>
          <w:rFonts w:ascii="Times New Roman" w:hAnsi="Times New Roman" w:cs="Times New Roman"/>
          <w:b/>
          <w:sz w:val="24"/>
          <w:szCs w:val="24"/>
          <w:vertAlign w:val="superscript"/>
        </w:rPr>
        <w:t>2</w:t>
      </w:r>
      <w:r w:rsidRPr="00191694">
        <w:rPr>
          <w:rFonts w:ascii="Times New Roman" w:hAnsi="Times New Roman" w:cs="Times New Roman"/>
          <w:b/>
          <w:sz w:val="24"/>
          <w:szCs w:val="24"/>
        </w:rPr>
        <w:t>p (1-p)/d</w:t>
      </w:r>
      <w:r w:rsidRPr="00191694">
        <w:rPr>
          <w:rFonts w:ascii="Times New Roman" w:hAnsi="Times New Roman" w:cs="Times New Roman"/>
          <w:b/>
          <w:sz w:val="24"/>
          <w:szCs w:val="24"/>
          <w:vertAlign w:val="superscript"/>
        </w:rPr>
        <w:t>2</w:t>
      </w:r>
    </w:p>
    <w:p w14:paraId="568FDABC" w14:textId="77777777" w:rsidR="00A34699" w:rsidRPr="00191694" w:rsidRDefault="00A3469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The following assumptions w</w:t>
      </w:r>
      <w:r w:rsidR="003C23C4" w:rsidRPr="00191694">
        <w:rPr>
          <w:rFonts w:ascii="Times New Roman" w:hAnsi="Times New Roman" w:cs="Times New Roman"/>
          <w:sz w:val="24"/>
          <w:szCs w:val="24"/>
        </w:rPr>
        <w:t>ere</w:t>
      </w:r>
      <w:r w:rsidRPr="00191694">
        <w:rPr>
          <w:rFonts w:ascii="Times New Roman" w:hAnsi="Times New Roman" w:cs="Times New Roman"/>
          <w:sz w:val="24"/>
          <w:szCs w:val="24"/>
        </w:rPr>
        <w:t xml:space="preserve"> made for the calculation</w:t>
      </w:r>
    </w:p>
    <w:p w14:paraId="67C73D87" w14:textId="77777777" w:rsidR="00A34699" w:rsidRPr="00191694" w:rsidRDefault="00A34699"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t>Z</w:t>
      </w:r>
      <w:r w:rsidRPr="00191694">
        <w:rPr>
          <w:rFonts w:ascii="Times New Roman" w:hAnsi="Times New Roman" w:cs="Times New Roman"/>
          <w:sz w:val="24"/>
          <w:szCs w:val="24"/>
        </w:rPr>
        <w:t>=standard normal deviate for 95% confidence interval (=1.96)</w:t>
      </w:r>
    </w:p>
    <w:p w14:paraId="61905F13" w14:textId="77777777" w:rsidR="00A34699" w:rsidRPr="00191694" w:rsidRDefault="00A34699"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t>p</w:t>
      </w:r>
      <w:r w:rsidRPr="00191694">
        <w:rPr>
          <w:rFonts w:ascii="Times New Roman" w:hAnsi="Times New Roman" w:cs="Times New Roman"/>
          <w:sz w:val="24"/>
          <w:szCs w:val="24"/>
        </w:rPr>
        <w:t xml:space="preserve">=estimated prevalence of hepatitis B among </w:t>
      </w:r>
      <w:r w:rsidR="00DF02E2" w:rsidRPr="00191694">
        <w:rPr>
          <w:rFonts w:ascii="Times New Roman" w:hAnsi="Times New Roman" w:cs="Times New Roman"/>
          <w:sz w:val="24"/>
          <w:szCs w:val="24"/>
        </w:rPr>
        <w:t>prisoners</w:t>
      </w:r>
      <w:r w:rsidR="004F5352" w:rsidRPr="00191694">
        <w:rPr>
          <w:rFonts w:ascii="Times New Roman" w:hAnsi="Times New Roman" w:cs="Times New Roman"/>
          <w:sz w:val="24"/>
          <w:szCs w:val="24"/>
        </w:rPr>
        <w:t xml:space="preserve"> (4.8</w:t>
      </w:r>
      <w:r w:rsidRPr="00191694">
        <w:rPr>
          <w:rFonts w:ascii="Times New Roman" w:hAnsi="Times New Roman" w:cs="Times New Roman"/>
          <w:sz w:val="24"/>
          <w:szCs w:val="24"/>
        </w:rPr>
        <w:t xml:space="preserve"> %)</w:t>
      </w:r>
    </w:p>
    <w:p w14:paraId="7A9C3F7B" w14:textId="77777777" w:rsidR="00A34699" w:rsidRPr="00191694" w:rsidRDefault="00A34699" w:rsidP="009C51E0">
      <w:pPr>
        <w:spacing w:line="276" w:lineRule="auto"/>
        <w:jc w:val="both"/>
        <w:rPr>
          <w:rFonts w:ascii="Times New Roman" w:hAnsi="Times New Roman" w:cs="Times New Roman"/>
          <w:sz w:val="24"/>
          <w:szCs w:val="24"/>
        </w:rPr>
      </w:pPr>
      <w:r w:rsidRPr="00191694">
        <w:rPr>
          <w:rFonts w:ascii="Times New Roman" w:hAnsi="Times New Roman" w:cs="Times New Roman"/>
          <w:b/>
          <w:sz w:val="24"/>
          <w:szCs w:val="24"/>
        </w:rPr>
        <w:t>d</w:t>
      </w:r>
      <w:r w:rsidRPr="00191694">
        <w:rPr>
          <w:rFonts w:ascii="Times New Roman" w:hAnsi="Times New Roman" w:cs="Times New Roman"/>
          <w:sz w:val="24"/>
          <w:szCs w:val="24"/>
        </w:rPr>
        <w:t>=Degree of precision (5%)</w:t>
      </w:r>
    </w:p>
    <w:p w14:paraId="573C3AE2" w14:textId="77777777" w:rsidR="00A34699" w:rsidRPr="00191694" w:rsidRDefault="00A3469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Adjustment by 10% for incomplete or non-response</w:t>
      </w:r>
    </w:p>
    <w:p w14:paraId="3CABCAD7" w14:textId="77777777" w:rsidR="00A34699" w:rsidRPr="00191694" w:rsidRDefault="00A34699"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Minimum sample size w</w:t>
      </w:r>
      <w:r w:rsidR="003C23C4" w:rsidRPr="00191694">
        <w:rPr>
          <w:rFonts w:ascii="Times New Roman" w:hAnsi="Times New Roman" w:cs="Times New Roman"/>
          <w:sz w:val="24"/>
          <w:szCs w:val="24"/>
        </w:rPr>
        <w:t>as</w:t>
      </w:r>
      <w:r w:rsidRPr="00191694">
        <w:rPr>
          <w:rFonts w:ascii="Times New Roman" w:hAnsi="Times New Roman" w:cs="Times New Roman"/>
          <w:sz w:val="24"/>
          <w:szCs w:val="24"/>
        </w:rPr>
        <w:t xml:space="preserve"> </w:t>
      </w:r>
      <w:r w:rsidR="004F5352" w:rsidRPr="00191694">
        <w:rPr>
          <w:rFonts w:ascii="Times New Roman" w:hAnsi="Times New Roman" w:cs="Times New Roman"/>
          <w:b/>
          <w:sz w:val="24"/>
          <w:szCs w:val="24"/>
        </w:rPr>
        <w:t xml:space="preserve">78 prisoners </w:t>
      </w:r>
      <w:r w:rsidRPr="00191694">
        <w:rPr>
          <w:rFonts w:ascii="Times New Roman" w:hAnsi="Times New Roman" w:cs="Times New Roman"/>
          <w:sz w:val="24"/>
          <w:szCs w:val="24"/>
        </w:rPr>
        <w:t>per county.</w:t>
      </w:r>
    </w:p>
    <w:p w14:paraId="259172AC" w14:textId="77777777" w:rsidR="0003043E" w:rsidRPr="00191694" w:rsidRDefault="00BD1751" w:rsidP="009C51E0">
      <w:pPr>
        <w:pStyle w:val="Heading2"/>
        <w:spacing w:line="276" w:lineRule="auto"/>
        <w:rPr>
          <w:rFonts w:ascii="Times New Roman" w:hAnsi="Times New Roman" w:cs="Times New Roman"/>
        </w:rPr>
      </w:pPr>
      <w:bookmarkStart w:id="14" w:name="_Toc1135139"/>
      <w:r w:rsidRPr="00191694">
        <w:rPr>
          <w:rFonts w:ascii="Times New Roman" w:hAnsi="Times New Roman" w:cs="Times New Roman"/>
        </w:rPr>
        <w:t xml:space="preserve">2.6 </w:t>
      </w:r>
      <w:r w:rsidR="0003043E" w:rsidRPr="00191694">
        <w:rPr>
          <w:rFonts w:ascii="Times New Roman" w:hAnsi="Times New Roman" w:cs="Times New Roman"/>
        </w:rPr>
        <w:t xml:space="preserve">Sampling </w:t>
      </w:r>
      <w:r w:rsidR="002C5B4E" w:rsidRPr="00191694">
        <w:rPr>
          <w:rFonts w:ascii="Times New Roman" w:hAnsi="Times New Roman" w:cs="Times New Roman"/>
        </w:rPr>
        <w:t>technique</w:t>
      </w:r>
      <w:bookmarkEnd w:id="14"/>
    </w:p>
    <w:p w14:paraId="57E8FEC9" w14:textId="77777777" w:rsidR="00967171" w:rsidRPr="00191694" w:rsidRDefault="00967171" w:rsidP="009C51E0">
      <w:pPr>
        <w:spacing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Community survey</w:t>
      </w:r>
    </w:p>
    <w:p w14:paraId="208337BE" w14:textId="77777777" w:rsidR="0003043E" w:rsidRPr="00191694" w:rsidRDefault="0003043E"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We conduct</w:t>
      </w:r>
      <w:r w:rsidR="003C23C4" w:rsidRPr="00191694">
        <w:rPr>
          <w:rFonts w:ascii="Times New Roman" w:hAnsi="Times New Roman" w:cs="Times New Roman"/>
          <w:sz w:val="24"/>
          <w:szCs w:val="24"/>
        </w:rPr>
        <w:t>ed</w:t>
      </w:r>
      <w:r w:rsidRPr="00191694">
        <w:rPr>
          <w:rFonts w:ascii="Times New Roman" w:hAnsi="Times New Roman" w:cs="Times New Roman"/>
          <w:sz w:val="24"/>
          <w:szCs w:val="24"/>
        </w:rPr>
        <w:t xml:space="preserve"> multi-stage cluster sampling. </w:t>
      </w:r>
      <w:r w:rsidR="000927C1" w:rsidRPr="00191694">
        <w:rPr>
          <w:rFonts w:ascii="Times New Roman" w:hAnsi="Times New Roman" w:cs="Times New Roman"/>
          <w:sz w:val="24"/>
          <w:szCs w:val="24"/>
        </w:rPr>
        <w:t>We</w:t>
      </w:r>
      <w:r w:rsidR="003C23C4" w:rsidRPr="00191694">
        <w:rPr>
          <w:rFonts w:ascii="Times New Roman" w:hAnsi="Times New Roman" w:cs="Times New Roman"/>
          <w:sz w:val="24"/>
          <w:szCs w:val="24"/>
        </w:rPr>
        <w:t xml:space="preserve"> </w:t>
      </w:r>
      <w:r w:rsidR="000927C1" w:rsidRPr="00191694">
        <w:rPr>
          <w:rFonts w:ascii="Times New Roman" w:hAnsi="Times New Roman" w:cs="Times New Roman"/>
          <w:sz w:val="24"/>
          <w:szCs w:val="24"/>
        </w:rPr>
        <w:t>conduct</w:t>
      </w:r>
      <w:r w:rsidR="003C23C4" w:rsidRPr="00191694">
        <w:rPr>
          <w:rFonts w:ascii="Times New Roman" w:hAnsi="Times New Roman" w:cs="Times New Roman"/>
          <w:sz w:val="24"/>
          <w:szCs w:val="24"/>
        </w:rPr>
        <w:t>ed</w:t>
      </w:r>
      <w:r w:rsidR="000927C1" w:rsidRPr="00191694">
        <w:rPr>
          <w:rFonts w:ascii="Times New Roman" w:hAnsi="Times New Roman" w:cs="Times New Roman"/>
          <w:sz w:val="24"/>
          <w:szCs w:val="24"/>
        </w:rPr>
        <w:t xml:space="preserve"> the survey in </w:t>
      </w:r>
      <w:r w:rsidR="00067020" w:rsidRPr="00191694">
        <w:rPr>
          <w:rFonts w:ascii="Times New Roman" w:hAnsi="Times New Roman" w:cs="Times New Roman"/>
          <w:sz w:val="24"/>
          <w:szCs w:val="24"/>
        </w:rPr>
        <w:t>Baringo South, Baringo North and Mogotio sub-counties in Baringo County</w:t>
      </w:r>
      <w:r w:rsidR="00973E65" w:rsidRPr="00191694">
        <w:rPr>
          <w:rFonts w:ascii="Times New Roman" w:hAnsi="Times New Roman" w:cs="Times New Roman"/>
          <w:sz w:val="24"/>
          <w:szCs w:val="24"/>
        </w:rPr>
        <w:t xml:space="preserve"> and Keiyo South and Marakwet West sub counties in Elgeyo-</w:t>
      </w:r>
      <w:r w:rsidR="009C51E0" w:rsidRPr="00191694">
        <w:rPr>
          <w:rFonts w:ascii="Times New Roman" w:hAnsi="Times New Roman" w:cs="Times New Roman"/>
          <w:sz w:val="24"/>
          <w:szCs w:val="24"/>
        </w:rPr>
        <w:t>Marakwet.</w:t>
      </w:r>
      <w:r w:rsidR="00067020" w:rsidRPr="00191694">
        <w:rPr>
          <w:rFonts w:ascii="Times New Roman" w:hAnsi="Times New Roman" w:cs="Times New Roman"/>
          <w:sz w:val="24"/>
          <w:szCs w:val="24"/>
        </w:rPr>
        <w:t xml:space="preserve"> </w:t>
      </w:r>
      <w:r w:rsidR="002F778C" w:rsidRPr="00191694">
        <w:rPr>
          <w:rFonts w:ascii="Times New Roman" w:hAnsi="Times New Roman" w:cs="Times New Roman"/>
          <w:sz w:val="24"/>
          <w:szCs w:val="24"/>
        </w:rPr>
        <w:t xml:space="preserve">All the wards within the selected sub counties will be selected. </w:t>
      </w:r>
      <w:r w:rsidR="000927C1" w:rsidRPr="00191694">
        <w:rPr>
          <w:rFonts w:ascii="Times New Roman" w:hAnsi="Times New Roman" w:cs="Times New Roman"/>
          <w:sz w:val="24"/>
          <w:szCs w:val="24"/>
        </w:rPr>
        <w:t>The sample size will be distributed proportionate to size in the wards within the sub-county</w:t>
      </w:r>
      <w:r w:rsidR="00AA3F9C" w:rsidRPr="00191694">
        <w:rPr>
          <w:rFonts w:ascii="Times New Roman" w:hAnsi="Times New Roman" w:cs="Times New Roman"/>
          <w:sz w:val="24"/>
          <w:szCs w:val="24"/>
        </w:rPr>
        <w:t xml:space="preserve"> (Table 4 &amp; 5)</w:t>
      </w:r>
      <w:r w:rsidR="000927C1" w:rsidRPr="00191694">
        <w:rPr>
          <w:rFonts w:ascii="Times New Roman" w:hAnsi="Times New Roman" w:cs="Times New Roman"/>
          <w:sz w:val="24"/>
          <w:szCs w:val="24"/>
        </w:rPr>
        <w:t>.</w:t>
      </w:r>
      <w:r w:rsidR="00194510" w:rsidRPr="00191694">
        <w:rPr>
          <w:rFonts w:ascii="Times New Roman" w:hAnsi="Times New Roman" w:cs="Times New Roman"/>
          <w:sz w:val="24"/>
          <w:szCs w:val="24"/>
        </w:rPr>
        <w:t xml:space="preserve"> </w:t>
      </w:r>
      <w:r w:rsidR="00496C15" w:rsidRPr="00191694">
        <w:rPr>
          <w:rFonts w:ascii="Times New Roman" w:hAnsi="Times New Roman" w:cs="Times New Roman"/>
          <w:sz w:val="24"/>
          <w:szCs w:val="24"/>
        </w:rPr>
        <w:t>At the ward</w:t>
      </w:r>
      <w:r w:rsidR="00194510" w:rsidRPr="00191694">
        <w:rPr>
          <w:rFonts w:ascii="Times New Roman" w:hAnsi="Times New Roman" w:cs="Times New Roman"/>
          <w:sz w:val="24"/>
          <w:szCs w:val="24"/>
        </w:rPr>
        <w:t xml:space="preserve"> level</w:t>
      </w:r>
      <w:r w:rsidR="00496C15" w:rsidRPr="00191694">
        <w:rPr>
          <w:rFonts w:ascii="Times New Roman" w:hAnsi="Times New Roman" w:cs="Times New Roman"/>
          <w:sz w:val="24"/>
          <w:szCs w:val="24"/>
        </w:rPr>
        <w:t xml:space="preserve">, we will </w:t>
      </w:r>
      <w:r w:rsidR="00C57B39" w:rsidRPr="00191694">
        <w:rPr>
          <w:rFonts w:ascii="Times New Roman" w:hAnsi="Times New Roman" w:cs="Times New Roman"/>
          <w:sz w:val="24"/>
          <w:szCs w:val="24"/>
        </w:rPr>
        <w:t>obtain</w:t>
      </w:r>
      <w:r w:rsidR="00496C15" w:rsidRPr="00191694">
        <w:rPr>
          <w:rFonts w:ascii="Times New Roman" w:hAnsi="Times New Roman" w:cs="Times New Roman"/>
          <w:sz w:val="24"/>
          <w:szCs w:val="24"/>
        </w:rPr>
        <w:t xml:space="preserve"> a list of villages and estimated</w:t>
      </w:r>
      <w:r w:rsidR="00C57B39" w:rsidRPr="00191694">
        <w:rPr>
          <w:rFonts w:ascii="Times New Roman" w:hAnsi="Times New Roman" w:cs="Times New Roman"/>
          <w:sz w:val="24"/>
          <w:szCs w:val="24"/>
        </w:rPr>
        <w:t xml:space="preserve"> number of</w:t>
      </w:r>
      <w:r w:rsidR="00496C15" w:rsidRPr="00191694">
        <w:rPr>
          <w:rFonts w:ascii="Times New Roman" w:hAnsi="Times New Roman" w:cs="Times New Roman"/>
          <w:sz w:val="24"/>
          <w:szCs w:val="24"/>
        </w:rPr>
        <w:t xml:space="preserve"> household</w:t>
      </w:r>
      <w:r w:rsidR="00194510" w:rsidRPr="00191694">
        <w:rPr>
          <w:rFonts w:ascii="Times New Roman" w:hAnsi="Times New Roman" w:cs="Times New Roman"/>
          <w:sz w:val="24"/>
          <w:szCs w:val="24"/>
        </w:rPr>
        <w:t>s</w:t>
      </w:r>
      <w:r w:rsidR="00496C15" w:rsidRPr="00191694">
        <w:rPr>
          <w:rFonts w:ascii="Times New Roman" w:hAnsi="Times New Roman" w:cs="Times New Roman"/>
          <w:sz w:val="24"/>
          <w:szCs w:val="24"/>
        </w:rPr>
        <w:t xml:space="preserve"> per village.</w:t>
      </w:r>
      <w:r w:rsidR="00C94D96" w:rsidRPr="00191694">
        <w:rPr>
          <w:rFonts w:ascii="Times New Roman" w:hAnsi="Times New Roman" w:cs="Times New Roman"/>
          <w:sz w:val="24"/>
          <w:szCs w:val="24"/>
        </w:rPr>
        <w:t xml:space="preserve"> A random number table will be used to select the villages to be sampled.</w:t>
      </w:r>
      <w:r w:rsidR="00496C15" w:rsidRPr="00191694">
        <w:rPr>
          <w:rFonts w:ascii="Times New Roman" w:hAnsi="Times New Roman" w:cs="Times New Roman"/>
          <w:sz w:val="24"/>
          <w:szCs w:val="24"/>
        </w:rPr>
        <w:t xml:space="preserve"> Using </w:t>
      </w:r>
      <w:r w:rsidR="007701D6" w:rsidRPr="00191694">
        <w:rPr>
          <w:rFonts w:ascii="Times New Roman" w:hAnsi="Times New Roman" w:cs="Times New Roman"/>
          <w:sz w:val="24"/>
          <w:szCs w:val="24"/>
        </w:rPr>
        <w:t>the randomly selected villages</w:t>
      </w:r>
      <w:r w:rsidR="00496C15" w:rsidRPr="00191694">
        <w:rPr>
          <w:rFonts w:ascii="Times New Roman" w:hAnsi="Times New Roman" w:cs="Times New Roman"/>
          <w:sz w:val="24"/>
          <w:szCs w:val="24"/>
        </w:rPr>
        <w:t xml:space="preserve"> we will further divide the sample size for that ward proportionate to number of households.</w:t>
      </w:r>
      <w:r w:rsidRPr="00191694">
        <w:rPr>
          <w:rFonts w:ascii="Times New Roman" w:hAnsi="Times New Roman" w:cs="Times New Roman"/>
          <w:sz w:val="24"/>
          <w:szCs w:val="24"/>
        </w:rPr>
        <w:t xml:space="preserve"> At the major village landmark, a bottle will be spun and the team will begin the survey in the household that is pointed and afterward proceed to every </w:t>
      </w:r>
      <w:r w:rsidRPr="00191694">
        <w:rPr>
          <w:rFonts w:ascii="Times New Roman" w:hAnsi="Times New Roman" w:cs="Times New Roman"/>
          <w:i/>
          <w:sz w:val="24"/>
          <w:szCs w:val="24"/>
        </w:rPr>
        <w:t>k</w:t>
      </w:r>
      <w:r w:rsidRPr="00191694">
        <w:rPr>
          <w:rFonts w:ascii="Times New Roman" w:hAnsi="Times New Roman" w:cs="Times New Roman"/>
          <w:i/>
          <w:sz w:val="24"/>
          <w:szCs w:val="24"/>
          <w:vertAlign w:val="superscript"/>
        </w:rPr>
        <w:t xml:space="preserve">th </w:t>
      </w:r>
      <w:r w:rsidRPr="00191694">
        <w:rPr>
          <w:rFonts w:ascii="Times New Roman" w:hAnsi="Times New Roman" w:cs="Times New Roman"/>
          <w:sz w:val="24"/>
          <w:szCs w:val="24"/>
        </w:rPr>
        <w:t xml:space="preserve">house based on sample size divided by the number of households. </w:t>
      </w:r>
      <w:r w:rsidR="00A62E67" w:rsidRPr="00191694">
        <w:rPr>
          <w:rFonts w:ascii="Times New Roman" w:hAnsi="Times New Roman" w:cs="Times New Roman"/>
          <w:sz w:val="24"/>
          <w:szCs w:val="24"/>
        </w:rPr>
        <w:t>At the selected household</w:t>
      </w:r>
      <w:r w:rsidR="00194510" w:rsidRPr="00191694">
        <w:rPr>
          <w:rFonts w:ascii="Times New Roman" w:hAnsi="Times New Roman" w:cs="Times New Roman"/>
          <w:sz w:val="24"/>
          <w:szCs w:val="24"/>
        </w:rPr>
        <w:t>,</w:t>
      </w:r>
      <w:r w:rsidR="00A62E67" w:rsidRPr="00191694">
        <w:rPr>
          <w:rFonts w:ascii="Times New Roman" w:hAnsi="Times New Roman" w:cs="Times New Roman"/>
          <w:sz w:val="24"/>
          <w:szCs w:val="24"/>
        </w:rPr>
        <w:t xml:space="preserve"> consent will be sought from the head and t</w:t>
      </w:r>
      <w:r w:rsidRPr="00191694">
        <w:rPr>
          <w:rFonts w:ascii="Times New Roman" w:hAnsi="Times New Roman" w:cs="Times New Roman"/>
          <w:sz w:val="24"/>
          <w:szCs w:val="24"/>
        </w:rPr>
        <w:t>he questionnaire will be administered to</w:t>
      </w:r>
      <w:r w:rsidR="000927C1" w:rsidRPr="00191694">
        <w:rPr>
          <w:rFonts w:ascii="Times New Roman" w:hAnsi="Times New Roman" w:cs="Times New Roman"/>
          <w:sz w:val="24"/>
          <w:szCs w:val="24"/>
        </w:rPr>
        <w:t xml:space="preserve"> one adult selected randomly. A blood sample w</w:t>
      </w:r>
      <w:r w:rsidR="007D2E8D" w:rsidRPr="00191694">
        <w:rPr>
          <w:rFonts w:ascii="Times New Roman" w:hAnsi="Times New Roman" w:cs="Times New Roman"/>
          <w:sz w:val="24"/>
          <w:szCs w:val="24"/>
        </w:rPr>
        <w:t>as</w:t>
      </w:r>
      <w:r w:rsidR="000927C1" w:rsidRPr="00191694">
        <w:rPr>
          <w:rFonts w:ascii="Times New Roman" w:hAnsi="Times New Roman" w:cs="Times New Roman"/>
          <w:sz w:val="24"/>
          <w:szCs w:val="24"/>
        </w:rPr>
        <w:t xml:space="preserve"> collected at the end of the interview. </w:t>
      </w:r>
      <w:r w:rsidR="006D1AF3" w:rsidRPr="00191694">
        <w:rPr>
          <w:rFonts w:ascii="Times New Roman" w:hAnsi="Times New Roman" w:cs="Times New Roman"/>
          <w:sz w:val="24"/>
          <w:szCs w:val="24"/>
        </w:rPr>
        <w:t xml:space="preserve">At the end, the interviewer will educate the family members on causes, risk factors, prevention and control of Hepatitis B. </w:t>
      </w:r>
    </w:p>
    <w:p w14:paraId="64FE3BE1" w14:textId="77777777" w:rsidR="003D3D26" w:rsidRDefault="003D3D26" w:rsidP="009C51E0">
      <w:pPr>
        <w:spacing w:line="276" w:lineRule="auto"/>
        <w:jc w:val="both"/>
        <w:rPr>
          <w:rFonts w:ascii="Times New Roman" w:hAnsi="Times New Roman" w:cs="Times New Roman"/>
          <w:b/>
          <w:iCs/>
          <w:sz w:val="24"/>
          <w:szCs w:val="24"/>
        </w:rPr>
      </w:pPr>
    </w:p>
    <w:p w14:paraId="084C0800" w14:textId="77777777" w:rsidR="003D3D26" w:rsidRDefault="003D3D26" w:rsidP="009C51E0">
      <w:pPr>
        <w:spacing w:line="276" w:lineRule="auto"/>
        <w:jc w:val="both"/>
        <w:rPr>
          <w:rFonts w:ascii="Times New Roman" w:hAnsi="Times New Roman" w:cs="Times New Roman"/>
          <w:b/>
          <w:iCs/>
          <w:sz w:val="24"/>
          <w:szCs w:val="24"/>
        </w:rPr>
      </w:pPr>
    </w:p>
    <w:p w14:paraId="67DB92A2" w14:textId="77777777" w:rsidR="003D3D26" w:rsidRDefault="003D3D26" w:rsidP="009C51E0">
      <w:pPr>
        <w:spacing w:line="276" w:lineRule="auto"/>
        <w:jc w:val="both"/>
        <w:rPr>
          <w:rFonts w:ascii="Times New Roman" w:hAnsi="Times New Roman" w:cs="Times New Roman"/>
          <w:b/>
          <w:iCs/>
          <w:sz w:val="24"/>
          <w:szCs w:val="24"/>
        </w:rPr>
      </w:pPr>
    </w:p>
    <w:p w14:paraId="6D953840" w14:textId="77777777" w:rsidR="003D3D26" w:rsidRDefault="003D3D26" w:rsidP="009C51E0">
      <w:pPr>
        <w:spacing w:line="276" w:lineRule="auto"/>
        <w:jc w:val="both"/>
        <w:rPr>
          <w:rFonts w:ascii="Times New Roman" w:hAnsi="Times New Roman" w:cs="Times New Roman"/>
          <w:b/>
          <w:iCs/>
          <w:sz w:val="24"/>
          <w:szCs w:val="24"/>
        </w:rPr>
      </w:pPr>
    </w:p>
    <w:p w14:paraId="109BE291" w14:textId="77777777" w:rsidR="00AA3F9C" w:rsidRPr="00191694" w:rsidRDefault="00AA3F9C" w:rsidP="009C51E0">
      <w:pPr>
        <w:spacing w:line="276" w:lineRule="auto"/>
        <w:jc w:val="both"/>
        <w:rPr>
          <w:rFonts w:ascii="Times New Roman" w:hAnsi="Times New Roman" w:cs="Times New Roman"/>
          <w:b/>
          <w:iCs/>
          <w:sz w:val="24"/>
          <w:szCs w:val="24"/>
        </w:rPr>
      </w:pPr>
      <w:r w:rsidRPr="00191694">
        <w:rPr>
          <w:rFonts w:ascii="Times New Roman" w:hAnsi="Times New Roman" w:cs="Times New Roman"/>
          <w:b/>
          <w:iCs/>
          <w:sz w:val="24"/>
          <w:szCs w:val="24"/>
        </w:rPr>
        <w:t xml:space="preserve">Table </w:t>
      </w:r>
      <w:r w:rsidR="00C95441" w:rsidRPr="00191694">
        <w:rPr>
          <w:rFonts w:ascii="Times New Roman" w:hAnsi="Times New Roman" w:cs="Times New Roman"/>
          <w:b/>
          <w:iCs/>
          <w:sz w:val="24"/>
          <w:szCs w:val="24"/>
        </w:rPr>
        <w:fldChar w:fldCharType="begin"/>
      </w:r>
      <w:r w:rsidRPr="00191694">
        <w:rPr>
          <w:rFonts w:ascii="Times New Roman" w:hAnsi="Times New Roman" w:cs="Times New Roman"/>
          <w:b/>
          <w:iCs/>
          <w:sz w:val="24"/>
          <w:szCs w:val="24"/>
        </w:rPr>
        <w:instrText xml:space="preserve"> SEQ Table \* ARABIC </w:instrText>
      </w:r>
      <w:r w:rsidR="00C95441" w:rsidRPr="00191694">
        <w:rPr>
          <w:rFonts w:ascii="Times New Roman" w:hAnsi="Times New Roman" w:cs="Times New Roman"/>
          <w:b/>
          <w:iCs/>
          <w:sz w:val="24"/>
          <w:szCs w:val="24"/>
        </w:rPr>
        <w:fldChar w:fldCharType="separate"/>
      </w:r>
      <w:r w:rsidR="00240D55" w:rsidRPr="00191694">
        <w:rPr>
          <w:rFonts w:ascii="Times New Roman" w:hAnsi="Times New Roman" w:cs="Times New Roman"/>
          <w:b/>
          <w:iCs/>
          <w:noProof/>
          <w:sz w:val="24"/>
          <w:szCs w:val="24"/>
        </w:rPr>
        <w:t>4</w:t>
      </w:r>
      <w:r w:rsidR="00C95441" w:rsidRPr="00191694">
        <w:rPr>
          <w:rFonts w:ascii="Times New Roman" w:hAnsi="Times New Roman" w:cs="Times New Roman"/>
          <w:b/>
          <w:sz w:val="24"/>
          <w:szCs w:val="24"/>
        </w:rPr>
        <w:fldChar w:fldCharType="end"/>
      </w:r>
      <w:r w:rsidRPr="00191694">
        <w:rPr>
          <w:rFonts w:ascii="Times New Roman" w:hAnsi="Times New Roman" w:cs="Times New Roman"/>
          <w:b/>
          <w:sz w:val="24"/>
          <w:szCs w:val="24"/>
        </w:rPr>
        <w:t>: Proportionate to Size Sampling, Baringo County, 2019</w:t>
      </w:r>
    </w:p>
    <w:tbl>
      <w:tblPr>
        <w:tblW w:w="5000" w:type="pct"/>
        <w:tblCellMar>
          <w:left w:w="0" w:type="dxa"/>
          <w:right w:w="0" w:type="dxa"/>
        </w:tblCellMar>
        <w:tblLook w:val="04A0" w:firstRow="1" w:lastRow="0" w:firstColumn="1" w:lastColumn="0" w:noHBand="0" w:noVBand="1"/>
      </w:tblPr>
      <w:tblGrid>
        <w:gridCol w:w="1802"/>
        <w:gridCol w:w="2028"/>
        <w:gridCol w:w="2028"/>
        <w:gridCol w:w="2028"/>
        <w:gridCol w:w="1504"/>
      </w:tblGrid>
      <w:tr w:rsidR="00AA3F9C" w:rsidRPr="00191694" w14:paraId="302C2F4E" w14:textId="77777777" w:rsidTr="00067020">
        <w:trPr>
          <w:divId w:val="1923176034"/>
          <w:trHeight w:val="600"/>
        </w:trPr>
        <w:tc>
          <w:tcPr>
            <w:tcW w:w="959"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474F9D22" w14:textId="77777777" w:rsidR="00AA3F9C" w:rsidRPr="00191694" w:rsidRDefault="00AA3F9C" w:rsidP="009C51E0">
            <w:pPr>
              <w:spacing w:line="276" w:lineRule="auto"/>
              <w:jc w:val="both"/>
              <w:rPr>
                <w:rFonts w:ascii="Times New Roman" w:hAnsi="Times New Roman" w:cs="Times New Roman"/>
                <w:b/>
                <w:bCs/>
                <w:sz w:val="24"/>
                <w:szCs w:val="24"/>
                <w:lang w:val="en-US"/>
              </w:rPr>
            </w:pPr>
            <w:r w:rsidRPr="00191694">
              <w:rPr>
                <w:rFonts w:ascii="Times New Roman" w:hAnsi="Times New Roman" w:cs="Times New Roman"/>
                <w:b/>
                <w:bCs/>
                <w:sz w:val="24"/>
                <w:szCs w:val="24"/>
              </w:rPr>
              <w:t>Sub County</w:t>
            </w:r>
          </w:p>
        </w:tc>
        <w:tc>
          <w:tcPr>
            <w:tcW w:w="1080"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544BEDA1" w14:textId="77777777" w:rsidR="00AA3F9C" w:rsidRPr="00191694" w:rsidRDefault="00AA3F9C" w:rsidP="009C51E0">
            <w:pPr>
              <w:spacing w:line="276" w:lineRule="auto"/>
              <w:jc w:val="both"/>
              <w:rPr>
                <w:rFonts w:ascii="Times New Roman" w:hAnsi="Times New Roman" w:cs="Times New Roman"/>
                <w:b/>
                <w:bCs/>
                <w:sz w:val="24"/>
                <w:szCs w:val="24"/>
              </w:rPr>
            </w:pPr>
            <w:r w:rsidRPr="00191694">
              <w:rPr>
                <w:rFonts w:ascii="Times New Roman" w:hAnsi="Times New Roman" w:cs="Times New Roman"/>
                <w:b/>
                <w:bCs/>
                <w:sz w:val="24"/>
                <w:szCs w:val="24"/>
              </w:rPr>
              <w:t>Ward</w:t>
            </w:r>
          </w:p>
        </w:tc>
        <w:tc>
          <w:tcPr>
            <w:tcW w:w="1080"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7FE80FE1" w14:textId="77777777" w:rsidR="00AA3F9C" w:rsidRPr="00191694" w:rsidRDefault="00AA3F9C" w:rsidP="009C51E0">
            <w:pPr>
              <w:spacing w:line="276" w:lineRule="auto"/>
              <w:jc w:val="both"/>
              <w:rPr>
                <w:rFonts w:ascii="Times New Roman" w:hAnsi="Times New Roman" w:cs="Times New Roman"/>
                <w:b/>
                <w:bCs/>
                <w:sz w:val="24"/>
                <w:szCs w:val="24"/>
              </w:rPr>
            </w:pPr>
            <w:r w:rsidRPr="00191694">
              <w:rPr>
                <w:rFonts w:ascii="Times New Roman" w:hAnsi="Times New Roman" w:cs="Times New Roman"/>
                <w:b/>
                <w:bCs/>
                <w:sz w:val="24"/>
                <w:szCs w:val="24"/>
              </w:rPr>
              <w:t>Population</w:t>
            </w:r>
          </w:p>
        </w:tc>
        <w:tc>
          <w:tcPr>
            <w:tcW w:w="1080"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04B61524" w14:textId="77777777" w:rsidR="00067020" w:rsidRPr="00191694" w:rsidRDefault="00067020" w:rsidP="009C51E0">
            <w:pPr>
              <w:spacing w:line="276" w:lineRule="auto"/>
              <w:jc w:val="both"/>
              <w:rPr>
                <w:rFonts w:ascii="Times New Roman" w:hAnsi="Times New Roman" w:cs="Times New Roman"/>
                <w:b/>
                <w:bCs/>
                <w:sz w:val="24"/>
                <w:szCs w:val="24"/>
              </w:rPr>
            </w:pPr>
            <w:r w:rsidRPr="00191694">
              <w:rPr>
                <w:rFonts w:ascii="Times New Roman" w:hAnsi="Times New Roman" w:cs="Times New Roman"/>
                <w:b/>
                <w:bCs/>
                <w:sz w:val="24"/>
                <w:szCs w:val="24"/>
              </w:rPr>
              <w:t xml:space="preserve">Number </w:t>
            </w:r>
          </w:p>
          <w:p w14:paraId="5855B6DB" w14:textId="77777777" w:rsidR="00AA3F9C" w:rsidRPr="00191694" w:rsidRDefault="00AA3F9C" w:rsidP="009C51E0">
            <w:pPr>
              <w:spacing w:line="276" w:lineRule="auto"/>
              <w:jc w:val="both"/>
              <w:rPr>
                <w:rFonts w:ascii="Times New Roman" w:hAnsi="Times New Roman" w:cs="Times New Roman"/>
                <w:b/>
                <w:bCs/>
                <w:sz w:val="24"/>
                <w:szCs w:val="24"/>
              </w:rPr>
            </w:pPr>
            <w:r w:rsidRPr="00191694">
              <w:rPr>
                <w:rFonts w:ascii="Times New Roman" w:hAnsi="Times New Roman" w:cs="Times New Roman"/>
                <w:b/>
                <w:bCs/>
                <w:sz w:val="24"/>
                <w:szCs w:val="24"/>
              </w:rPr>
              <w:t>of Households</w:t>
            </w:r>
          </w:p>
        </w:tc>
        <w:tc>
          <w:tcPr>
            <w:tcW w:w="801"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6B54D2E9" w14:textId="77777777" w:rsidR="00AA3F9C" w:rsidRPr="00191694" w:rsidRDefault="00AA3F9C" w:rsidP="009C51E0">
            <w:pPr>
              <w:spacing w:line="276" w:lineRule="auto"/>
              <w:jc w:val="both"/>
              <w:rPr>
                <w:rFonts w:ascii="Times New Roman" w:hAnsi="Times New Roman" w:cs="Times New Roman"/>
                <w:b/>
                <w:bCs/>
                <w:sz w:val="24"/>
                <w:szCs w:val="24"/>
              </w:rPr>
            </w:pPr>
            <w:r w:rsidRPr="00191694">
              <w:rPr>
                <w:rFonts w:ascii="Times New Roman" w:hAnsi="Times New Roman" w:cs="Times New Roman"/>
                <w:b/>
                <w:bCs/>
                <w:sz w:val="24"/>
                <w:szCs w:val="24"/>
              </w:rPr>
              <w:t>Sampled households</w:t>
            </w:r>
          </w:p>
        </w:tc>
      </w:tr>
      <w:tr w:rsidR="00AA3F9C" w:rsidRPr="00191694" w14:paraId="603838E9" w14:textId="77777777" w:rsidTr="00067020">
        <w:trPr>
          <w:divId w:val="1923176034"/>
          <w:trHeight w:val="300"/>
        </w:trPr>
        <w:tc>
          <w:tcPr>
            <w:tcW w:w="959" w:type="pct"/>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2A1F8427"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Baringo North</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61D8438"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Bartabwa</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56606BA"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29026</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61CD1C2"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5805</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AA7BE32"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16</w:t>
            </w:r>
          </w:p>
        </w:tc>
      </w:tr>
      <w:tr w:rsidR="00AA3F9C" w:rsidRPr="00191694" w14:paraId="7160E3C6"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67EC3E0D"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D1558C7"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Barwessa</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6FBC540"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85523</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3CB04EF"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17105</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E89391C"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47</w:t>
            </w:r>
          </w:p>
        </w:tc>
      </w:tr>
      <w:tr w:rsidR="00AA3F9C" w:rsidRPr="00191694" w14:paraId="6A4AB37B"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2D0F25D5"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92B1C71"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Kabartonjo</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5EF0081"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72421</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CF32C73"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14484</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7FD44F2"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40</w:t>
            </w:r>
          </w:p>
        </w:tc>
      </w:tr>
      <w:tr w:rsidR="00AA3F9C" w:rsidRPr="00191694" w14:paraId="601415B1"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4ED45F08"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4E9E95"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Saimosoi</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7268A74"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9424</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C9A5331"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1885</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7764A7B"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5</w:t>
            </w:r>
          </w:p>
        </w:tc>
      </w:tr>
      <w:tr w:rsidR="00AA3F9C" w:rsidRPr="00191694" w14:paraId="2AB9B499"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7D910C4D"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091E07B"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Saimokipsaraman</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75DA7ED"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32121</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EFFEF63"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6424</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B8F7CF5"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18</w:t>
            </w:r>
          </w:p>
        </w:tc>
      </w:tr>
      <w:tr w:rsidR="00AA3F9C" w:rsidRPr="00191694" w14:paraId="2C4CCA4E" w14:textId="77777777" w:rsidTr="00067020">
        <w:trPr>
          <w:divId w:val="1923176034"/>
          <w:trHeight w:val="300"/>
        </w:trPr>
        <w:tc>
          <w:tcPr>
            <w:tcW w:w="959" w:type="pct"/>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31521325"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Mogotio</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4B549CF"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Emining</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DD5C19"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47699</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C22F304"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9540</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3D1A250"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26</w:t>
            </w:r>
          </w:p>
        </w:tc>
      </w:tr>
      <w:tr w:rsidR="00AA3F9C" w:rsidRPr="00191694" w14:paraId="4789732A"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18F9D3C0"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33D362E"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Kisanana</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E545CDA"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55004</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57ADE61"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11001</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5B1F824"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30</w:t>
            </w:r>
          </w:p>
        </w:tc>
      </w:tr>
      <w:tr w:rsidR="00AA3F9C" w:rsidRPr="00191694" w14:paraId="731A0FD4"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7F13F649"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BDC3B2B"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Mogotio</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AD6A2C9"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62765</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72FBB67"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12553</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D355C13"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35</w:t>
            </w:r>
          </w:p>
        </w:tc>
      </w:tr>
      <w:tr w:rsidR="00AA3F9C" w:rsidRPr="00191694" w14:paraId="391CB537" w14:textId="77777777" w:rsidTr="00067020">
        <w:trPr>
          <w:divId w:val="1923176034"/>
          <w:trHeight w:val="300"/>
        </w:trPr>
        <w:tc>
          <w:tcPr>
            <w:tcW w:w="959" w:type="pct"/>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49DE2A6E"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Marigat</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B0EA5E2"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Mukutany</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BFECCD5"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904D96C"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4965</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A160076"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14</w:t>
            </w:r>
          </w:p>
        </w:tc>
      </w:tr>
      <w:tr w:rsidR="00AA3F9C" w:rsidRPr="00191694" w14:paraId="0F4A5052"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1D60CCAF"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59916EA"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Muchongoi</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D10D177"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940C6DB"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4965</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5198685"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14</w:t>
            </w:r>
          </w:p>
        </w:tc>
      </w:tr>
      <w:tr w:rsidR="00AA3F9C" w:rsidRPr="00191694" w14:paraId="20F20427"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30F80F84"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777F77F"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Marigat</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05E93FD"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 </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7600404"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4965</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986BC48" w14:textId="77777777" w:rsidR="00AA3F9C" w:rsidRPr="00191694" w:rsidRDefault="00AA3F9C"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14</w:t>
            </w:r>
          </w:p>
        </w:tc>
      </w:tr>
      <w:tr w:rsidR="00AA3F9C" w:rsidRPr="00191694" w14:paraId="3554321A" w14:textId="77777777" w:rsidTr="00067020">
        <w:trPr>
          <w:divId w:val="1923176034"/>
          <w:trHeight w:val="300"/>
        </w:trPr>
        <w:tc>
          <w:tcPr>
            <w:tcW w:w="959" w:type="pct"/>
            <w:vMerge/>
            <w:tcBorders>
              <w:top w:val="nil"/>
              <w:left w:val="single" w:sz="4" w:space="0" w:color="auto"/>
              <w:bottom w:val="single" w:sz="4" w:space="0" w:color="auto"/>
              <w:right w:val="single" w:sz="4" w:space="0" w:color="auto"/>
            </w:tcBorders>
            <w:vAlign w:val="center"/>
            <w:hideMark/>
          </w:tcPr>
          <w:p w14:paraId="7F961884" w14:textId="77777777" w:rsidR="00AA3F9C" w:rsidRPr="00191694" w:rsidRDefault="00AA3F9C" w:rsidP="009C51E0">
            <w:pPr>
              <w:spacing w:line="276" w:lineRule="auto"/>
              <w:jc w:val="both"/>
              <w:rPr>
                <w:rFonts w:ascii="Times New Roman" w:hAnsi="Times New Roman" w:cs="Times New Roman"/>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C3783AD" w14:textId="77777777" w:rsidR="00AA3F9C" w:rsidRPr="00191694" w:rsidRDefault="00AA3F9C" w:rsidP="009C51E0">
            <w:pPr>
              <w:spacing w:line="276" w:lineRule="auto"/>
              <w:rPr>
                <w:rFonts w:ascii="Times New Roman" w:hAnsi="Times New Roman" w:cs="Times New Roman"/>
                <w:color w:val="000000"/>
                <w:sz w:val="24"/>
                <w:szCs w:val="24"/>
              </w:rPr>
            </w:pPr>
            <w:r w:rsidRPr="00191694">
              <w:rPr>
                <w:rFonts w:ascii="Times New Roman" w:hAnsi="Times New Roman" w:cs="Times New Roman"/>
                <w:sz w:val="24"/>
                <w:szCs w:val="24"/>
              </w:rPr>
              <w:t>Ilcha</w:t>
            </w:r>
            <w:r w:rsidRPr="00191694">
              <w:rPr>
                <w:rFonts w:ascii="Times New Roman" w:hAnsi="Times New Roman" w:cs="Times New Roman"/>
                <w:color w:val="000000"/>
                <w:sz w:val="24"/>
                <w:szCs w:val="24"/>
              </w:rPr>
              <w:t>mus</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8C36A47" w14:textId="77777777" w:rsidR="00AA3F9C" w:rsidRPr="00191694" w:rsidRDefault="00AA3F9C"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 </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BD0E4E2" w14:textId="77777777" w:rsidR="00AA3F9C" w:rsidRPr="00191694" w:rsidRDefault="00AA3F9C"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4965</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7E989B1" w14:textId="77777777" w:rsidR="00AA3F9C" w:rsidRPr="00191694" w:rsidRDefault="00AA3F9C"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14</w:t>
            </w:r>
          </w:p>
        </w:tc>
      </w:tr>
      <w:tr w:rsidR="00AA3F9C" w:rsidRPr="00191694" w14:paraId="6E8A63E3" w14:textId="77777777" w:rsidTr="00067020">
        <w:trPr>
          <w:divId w:val="1923176034"/>
          <w:trHeight w:val="300"/>
        </w:trPr>
        <w:tc>
          <w:tcPr>
            <w:tcW w:w="959" w:type="pct"/>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A12F160" w14:textId="77777777" w:rsidR="00AA3F9C" w:rsidRPr="00191694" w:rsidRDefault="00AA3F9C" w:rsidP="009C51E0">
            <w:pPr>
              <w:spacing w:line="276" w:lineRule="auto"/>
              <w:rPr>
                <w:rFonts w:ascii="Times New Roman" w:hAnsi="Times New Roman" w:cs="Times New Roman"/>
                <w:color w:val="000000"/>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3C2D939" w14:textId="77777777" w:rsidR="00AA3F9C" w:rsidRPr="00191694" w:rsidRDefault="00AA3F9C"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Total</w:t>
            </w: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5144889" w14:textId="77777777" w:rsidR="00AA3F9C" w:rsidRPr="00191694" w:rsidRDefault="00AA3F9C" w:rsidP="009C51E0">
            <w:pPr>
              <w:spacing w:line="276" w:lineRule="auto"/>
              <w:rPr>
                <w:rFonts w:ascii="Times New Roman" w:hAnsi="Times New Roman" w:cs="Times New Roman"/>
                <w:color w:val="000000"/>
                <w:sz w:val="24"/>
                <w:szCs w:val="24"/>
              </w:rPr>
            </w:pPr>
          </w:p>
        </w:tc>
        <w:tc>
          <w:tcPr>
            <w:tcW w:w="1080"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62F67AB" w14:textId="77777777" w:rsidR="00AA3F9C" w:rsidRPr="00191694" w:rsidRDefault="00AA3F9C"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98657</w:t>
            </w:r>
          </w:p>
        </w:tc>
        <w:tc>
          <w:tcPr>
            <w:tcW w:w="801" w:type="pct"/>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A8D1EE" w14:textId="77777777" w:rsidR="00AA3F9C" w:rsidRPr="00191694" w:rsidRDefault="00AA3F9C"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272</w:t>
            </w:r>
          </w:p>
        </w:tc>
      </w:tr>
    </w:tbl>
    <w:p w14:paraId="4E26DFCB" w14:textId="77777777" w:rsidR="00240D55" w:rsidRPr="00191694" w:rsidRDefault="00240D55" w:rsidP="009C51E0">
      <w:pPr>
        <w:spacing w:line="276" w:lineRule="auto"/>
        <w:jc w:val="both"/>
        <w:rPr>
          <w:rFonts w:ascii="Times New Roman" w:hAnsi="Times New Roman" w:cs="Times New Roman"/>
          <w:b/>
          <w:iCs/>
          <w:sz w:val="24"/>
          <w:szCs w:val="24"/>
        </w:rPr>
      </w:pPr>
      <w:r w:rsidRPr="00191694">
        <w:rPr>
          <w:rFonts w:ascii="Times New Roman" w:hAnsi="Times New Roman" w:cs="Times New Roman"/>
          <w:i/>
          <w:sz w:val="24"/>
          <w:szCs w:val="24"/>
        </w:rPr>
        <w:t>Source: DHIS</w:t>
      </w:r>
    </w:p>
    <w:p w14:paraId="446450FA" w14:textId="77777777" w:rsidR="00AA3F9C" w:rsidRPr="00191694" w:rsidRDefault="00AA3F9C" w:rsidP="009C51E0">
      <w:pPr>
        <w:spacing w:line="276" w:lineRule="auto"/>
        <w:jc w:val="both"/>
        <w:rPr>
          <w:rFonts w:ascii="Times New Roman" w:hAnsi="Times New Roman" w:cs="Times New Roman"/>
          <w:i/>
          <w:sz w:val="24"/>
          <w:szCs w:val="24"/>
        </w:rPr>
      </w:pPr>
    </w:p>
    <w:p w14:paraId="578365AE" w14:textId="77777777" w:rsidR="003D3D26" w:rsidRDefault="003D3D26" w:rsidP="009C51E0">
      <w:pPr>
        <w:spacing w:after="0" w:line="276" w:lineRule="auto"/>
        <w:jc w:val="both"/>
        <w:rPr>
          <w:rFonts w:ascii="Times New Roman" w:hAnsi="Times New Roman" w:cs="Times New Roman"/>
          <w:b/>
          <w:iCs/>
          <w:sz w:val="24"/>
          <w:szCs w:val="24"/>
        </w:rPr>
      </w:pPr>
    </w:p>
    <w:p w14:paraId="66E09C66" w14:textId="77777777" w:rsidR="003D3D26" w:rsidRDefault="003D3D26" w:rsidP="009C51E0">
      <w:pPr>
        <w:spacing w:after="0" w:line="276" w:lineRule="auto"/>
        <w:jc w:val="both"/>
        <w:rPr>
          <w:rFonts w:ascii="Times New Roman" w:hAnsi="Times New Roman" w:cs="Times New Roman"/>
          <w:b/>
          <w:iCs/>
          <w:sz w:val="24"/>
          <w:szCs w:val="24"/>
        </w:rPr>
      </w:pPr>
    </w:p>
    <w:p w14:paraId="51DCED3D" w14:textId="77777777" w:rsidR="003D3D26" w:rsidRDefault="003D3D26" w:rsidP="009C51E0">
      <w:pPr>
        <w:spacing w:after="0" w:line="276" w:lineRule="auto"/>
        <w:jc w:val="both"/>
        <w:rPr>
          <w:rFonts w:ascii="Times New Roman" w:hAnsi="Times New Roman" w:cs="Times New Roman"/>
          <w:b/>
          <w:iCs/>
          <w:sz w:val="24"/>
          <w:szCs w:val="24"/>
        </w:rPr>
      </w:pPr>
    </w:p>
    <w:p w14:paraId="2386247D" w14:textId="77777777" w:rsidR="003D3D26" w:rsidRDefault="003D3D26" w:rsidP="009C51E0">
      <w:pPr>
        <w:spacing w:after="0" w:line="276" w:lineRule="auto"/>
        <w:jc w:val="both"/>
        <w:rPr>
          <w:rFonts w:ascii="Times New Roman" w:hAnsi="Times New Roman" w:cs="Times New Roman"/>
          <w:b/>
          <w:iCs/>
          <w:sz w:val="24"/>
          <w:szCs w:val="24"/>
        </w:rPr>
      </w:pPr>
    </w:p>
    <w:p w14:paraId="6C329564" w14:textId="77777777" w:rsidR="003D3D26" w:rsidRDefault="003D3D26" w:rsidP="009C51E0">
      <w:pPr>
        <w:spacing w:after="0" w:line="276" w:lineRule="auto"/>
        <w:jc w:val="both"/>
        <w:rPr>
          <w:rFonts w:ascii="Times New Roman" w:hAnsi="Times New Roman" w:cs="Times New Roman"/>
          <w:b/>
          <w:iCs/>
          <w:sz w:val="24"/>
          <w:szCs w:val="24"/>
        </w:rPr>
      </w:pPr>
    </w:p>
    <w:p w14:paraId="6B9A1031" w14:textId="77777777" w:rsidR="003D3D26" w:rsidRDefault="003D3D26" w:rsidP="009C51E0">
      <w:pPr>
        <w:spacing w:after="0" w:line="276" w:lineRule="auto"/>
        <w:jc w:val="both"/>
        <w:rPr>
          <w:rFonts w:ascii="Times New Roman" w:hAnsi="Times New Roman" w:cs="Times New Roman"/>
          <w:b/>
          <w:iCs/>
          <w:sz w:val="24"/>
          <w:szCs w:val="24"/>
        </w:rPr>
      </w:pPr>
    </w:p>
    <w:p w14:paraId="106C132D" w14:textId="77777777" w:rsidR="003D3D26" w:rsidRDefault="003D3D26" w:rsidP="009C51E0">
      <w:pPr>
        <w:spacing w:after="0" w:line="276" w:lineRule="auto"/>
        <w:jc w:val="both"/>
        <w:rPr>
          <w:rFonts w:ascii="Times New Roman" w:hAnsi="Times New Roman" w:cs="Times New Roman"/>
          <w:b/>
          <w:iCs/>
          <w:sz w:val="24"/>
          <w:szCs w:val="24"/>
        </w:rPr>
      </w:pPr>
    </w:p>
    <w:p w14:paraId="1D286411" w14:textId="77777777" w:rsidR="003D3D26" w:rsidRDefault="003D3D26" w:rsidP="009C51E0">
      <w:pPr>
        <w:spacing w:after="0" w:line="276" w:lineRule="auto"/>
        <w:jc w:val="both"/>
        <w:rPr>
          <w:rFonts w:ascii="Times New Roman" w:hAnsi="Times New Roman" w:cs="Times New Roman"/>
          <w:b/>
          <w:iCs/>
          <w:sz w:val="24"/>
          <w:szCs w:val="24"/>
        </w:rPr>
      </w:pPr>
    </w:p>
    <w:p w14:paraId="319394ED" w14:textId="77777777" w:rsidR="003D3D26" w:rsidRDefault="003D3D26" w:rsidP="009C51E0">
      <w:pPr>
        <w:spacing w:after="0" w:line="276" w:lineRule="auto"/>
        <w:jc w:val="both"/>
        <w:rPr>
          <w:rFonts w:ascii="Times New Roman" w:hAnsi="Times New Roman" w:cs="Times New Roman"/>
          <w:b/>
          <w:iCs/>
          <w:sz w:val="24"/>
          <w:szCs w:val="24"/>
        </w:rPr>
      </w:pPr>
    </w:p>
    <w:p w14:paraId="05C51D25" w14:textId="77777777" w:rsidR="003D3D26" w:rsidRDefault="003D3D26" w:rsidP="009C51E0">
      <w:pPr>
        <w:spacing w:after="0" w:line="276" w:lineRule="auto"/>
        <w:jc w:val="both"/>
        <w:rPr>
          <w:rFonts w:ascii="Times New Roman" w:hAnsi="Times New Roman" w:cs="Times New Roman"/>
          <w:b/>
          <w:iCs/>
          <w:sz w:val="24"/>
          <w:szCs w:val="24"/>
        </w:rPr>
      </w:pPr>
    </w:p>
    <w:p w14:paraId="75FBCE22" w14:textId="77777777" w:rsidR="003D3D26" w:rsidRDefault="003D3D26" w:rsidP="009C51E0">
      <w:pPr>
        <w:spacing w:after="0" w:line="276" w:lineRule="auto"/>
        <w:jc w:val="both"/>
        <w:rPr>
          <w:rFonts w:ascii="Times New Roman" w:hAnsi="Times New Roman" w:cs="Times New Roman"/>
          <w:b/>
          <w:iCs/>
          <w:sz w:val="24"/>
          <w:szCs w:val="24"/>
        </w:rPr>
      </w:pPr>
    </w:p>
    <w:p w14:paraId="581FE94F" w14:textId="77777777" w:rsidR="003D3D26" w:rsidRDefault="003D3D26" w:rsidP="009C51E0">
      <w:pPr>
        <w:spacing w:after="0" w:line="276" w:lineRule="auto"/>
        <w:jc w:val="both"/>
        <w:rPr>
          <w:rFonts w:ascii="Times New Roman" w:hAnsi="Times New Roman" w:cs="Times New Roman"/>
          <w:b/>
          <w:iCs/>
          <w:sz w:val="24"/>
          <w:szCs w:val="24"/>
        </w:rPr>
      </w:pPr>
    </w:p>
    <w:p w14:paraId="5B465862" w14:textId="77777777" w:rsidR="003D3D26" w:rsidRDefault="003D3D26" w:rsidP="009C51E0">
      <w:pPr>
        <w:spacing w:after="0" w:line="276" w:lineRule="auto"/>
        <w:jc w:val="both"/>
        <w:rPr>
          <w:rFonts w:ascii="Times New Roman" w:hAnsi="Times New Roman" w:cs="Times New Roman"/>
          <w:b/>
          <w:iCs/>
          <w:sz w:val="24"/>
          <w:szCs w:val="24"/>
        </w:rPr>
      </w:pPr>
    </w:p>
    <w:p w14:paraId="34B99BE4" w14:textId="77777777" w:rsidR="00AA3F9C" w:rsidRPr="00191694" w:rsidRDefault="00483BA7" w:rsidP="009C51E0">
      <w:pPr>
        <w:spacing w:after="0" w:line="276" w:lineRule="auto"/>
        <w:jc w:val="both"/>
        <w:rPr>
          <w:rFonts w:ascii="Times New Roman" w:hAnsi="Times New Roman" w:cs="Times New Roman"/>
          <w:b/>
          <w:iCs/>
          <w:sz w:val="24"/>
          <w:szCs w:val="24"/>
        </w:rPr>
      </w:pPr>
      <w:r w:rsidRPr="00191694">
        <w:rPr>
          <w:rFonts w:ascii="Times New Roman" w:hAnsi="Times New Roman" w:cs="Times New Roman"/>
          <w:b/>
          <w:iCs/>
          <w:sz w:val="24"/>
          <w:szCs w:val="24"/>
        </w:rPr>
        <w:t xml:space="preserve">Table </w:t>
      </w:r>
      <w:r w:rsidR="00973E65" w:rsidRPr="00191694">
        <w:rPr>
          <w:rFonts w:ascii="Times New Roman" w:hAnsi="Times New Roman" w:cs="Times New Roman"/>
          <w:b/>
          <w:iCs/>
          <w:sz w:val="24"/>
          <w:szCs w:val="24"/>
        </w:rPr>
        <w:t>5</w:t>
      </w:r>
      <w:r w:rsidRPr="00191694">
        <w:rPr>
          <w:rFonts w:ascii="Times New Roman" w:hAnsi="Times New Roman" w:cs="Times New Roman"/>
          <w:b/>
          <w:sz w:val="24"/>
          <w:szCs w:val="24"/>
        </w:rPr>
        <w:t>: Proportionate to Size Sampling, Elgeyo Marakwet County, 2019</w:t>
      </w:r>
    </w:p>
    <w:tbl>
      <w:tblPr>
        <w:tblW w:w="9872" w:type="dxa"/>
        <w:tblLook w:val="04A0" w:firstRow="1" w:lastRow="0" w:firstColumn="1" w:lastColumn="0" w:noHBand="0" w:noVBand="1"/>
        <w:tblPrChange w:id="15" w:author="Sr. Robert" w:date="2019-08-19T00:34:00Z">
          <w:tblPr>
            <w:tblW w:w="9720" w:type="dxa"/>
            <w:tblLook w:val="04A0" w:firstRow="1" w:lastRow="0" w:firstColumn="1" w:lastColumn="0" w:noHBand="0" w:noVBand="1"/>
          </w:tblPr>
        </w:tblPrChange>
      </w:tblPr>
      <w:tblGrid>
        <w:gridCol w:w="1998"/>
        <w:gridCol w:w="1737"/>
        <w:gridCol w:w="1719"/>
        <w:gridCol w:w="1337"/>
        <w:gridCol w:w="1404"/>
        <w:gridCol w:w="1677"/>
        <w:tblGridChange w:id="16">
          <w:tblGrid>
            <w:gridCol w:w="2178"/>
            <w:gridCol w:w="1557"/>
            <w:gridCol w:w="1719"/>
            <w:gridCol w:w="1337"/>
            <w:gridCol w:w="1404"/>
            <w:gridCol w:w="1677"/>
          </w:tblGrid>
        </w:tblGridChange>
      </w:tblGrid>
      <w:tr w:rsidR="00483BA7" w:rsidRPr="00191694" w14:paraId="3E39FC67" w14:textId="77777777" w:rsidTr="00B5484E">
        <w:trPr>
          <w:trHeight w:val="630"/>
          <w:trPrChange w:id="17" w:author="Sr. Robert" w:date="2019-08-19T00:34:00Z">
            <w:trPr>
              <w:trHeight w:val="630"/>
            </w:trPr>
          </w:trPrChange>
        </w:trPr>
        <w:tc>
          <w:tcPr>
            <w:tcW w:w="1998" w:type="dxa"/>
            <w:tcBorders>
              <w:top w:val="single" w:sz="4" w:space="0" w:color="auto"/>
              <w:left w:val="single" w:sz="4" w:space="0" w:color="auto"/>
              <w:bottom w:val="single" w:sz="4" w:space="0" w:color="auto"/>
              <w:right w:val="single" w:sz="4" w:space="0" w:color="auto"/>
            </w:tcBorders>
            <w:shd w:val="clear" w:color="auto" w:fill="auto"/>
            <w:vAlign w:val="bottom"/>
            <w:hideMark/>
            <w:tcPrChange w:id="18" w:author="Sr. Robert" w:date="2019-08-19T00:34:00Z">
              <w:tcPr>
                <w:tcW w:w="2178" w:type="dxa"/>
                <w:tcBorders>
                  <w:top w:val="single" w:sz="4" w:space="0" w:color="auto"/>
                  <w:left w:val="single" w:sz="4" w:space="0" w:color="auto"/>
                  <w:bottom w:val="single" w:sz="4" w:space="0" w:color="auto"/>
                  <w:right w:val="single" w:sz="4" w:space="0" w:color="auto"/>
                </w:tcBorders>
                <w:shd w:val="clear" w:color="auto" w:fill="auto"/>
                <w:vAlign w:val="bottom"/>
                <w:hideMark/>
              </w:tcPr>
            </w:tcPrChange>
          </w:tcPr>
          <w:p w14:paraId="4F9E5012" w14:textId="77777777" w:rsidR="00483BA7" w:rsidRPr="00191694" w:rsidRDefault="00483BA7" w:rsidP="009C51E0">
            <w:pPr>
              <w:spacing w:after="0" w:line="276" w:lineRule="auto"/>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County</w:t>
            </w:r>
          </w:p>
        </w:tc>
        <w:tc>
          <w:tcPr>
            <w:tcW w:w="1737" w:type="dxa"/>
            <w:tcBorders>
              <w:top w:val="single" w:sz="4" w:space="0" w:color="auto"/>
              <w:left w:val="nil"/>
              <w:bottom w:val="single" w:sz="4" w:space="0" w:color="auto"/>
              <w:right w:val="single" w:sz="4" w:space="0" w:color="auto"/>
            </w:tcBorders>
            <w:shd w:val="clear" w:color="auto" w:fill="auto"/>
            <w:vAlign w:val="bottom"/>
            <w:hideMark/>
            <w:tcPrChange w:id="19" w:author="Sr. Robert" w:date="2019-08-19T00:34:00Z">
              <w:tcPr>
                <w:tcW w:w="1557" w:type="dxa"/>
                <w:tcBorders>
                  <w:top w:val="single" w:sz="4" w:space="0" w:color="auto"/>
                  <w:left w:val="nil"/>
                  <w:bottom w:val="single" w:sz="4" w:space="0" w:color="auto"/>
                  <w:right w:val="single" w:sz="4" w:space="0" w:color="auto"/>
                </w:tcBorders>
                <w:shd w:val="clear" w:color="auto" w:fill="auto"/>
                <w:vAlign w:val="bottom"/>
                <w:hideMark/>
              </w:tcPr>
            </w:tcPrChange>
          </w:tcPr>
          <w:p w14:paraId="07729F01" w14:textId="77777777" w:rsidR="00483BA7" w:rsidRPr="00191694" w:rsidRDefault="00483BA7" w:rsidP="009C51E0">
            <w:pPr>
              <w:spacing w:after="0" w:line="276" w:lineRule="auto"/>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 xml:space="preserve">Sub county </w:t>
            </w:r>
          </w:p>
        </w:tc>
        <w:tc>
          <w:tcPr>
            <w:tcW w:w="1719" w:type="dxa"/>
            <w:tcBorders>
              <w:top w:val="single" w:sz="4" w:space="0" w:color="auto"/>
              <w:left w:val="nil"/>
              <w:bottom w:val="single" w:sz="4" w:space="0" w:color="auto"/>
              <w:right w:val="single" w:sz="4" w:space="0" w:color="auto"/>
            </w:tcBorders>
            <w:shd w:val="clear" w:color="auto" w:fill="auto"/>
            <w:vAlign w:val="bottom"/>
            <w:hideMark/>
            <w:tcPrChange w:id="20" w:author="Sr. Robert" w:date="2019-08-19T00:34:00Z">
              <w:tcPr>
                <w:tcW w:w="1719" w:type="dxa"/>
                <w:tcBorders>
                  <w:top w:val="single" w:sz="4" w:space="0" w:color="auto"/>
                  <w:left w:val="nil"/>
                  <w:bottom w:val="single" w:sz="4" w:space="0" w:color="auto"/>
                  <w:right w:val="single" w:sz="4" w:space="0" w:color="auto"/>
                </w:tcBorders>
                <w:shd w:val="clear" w:color="auto" w:fill="auto"/>
                <w:vAlign w:val="bottom"/>
                <w:hideMark/>
              </w:tcPr>
            </w:tcPrChange>
          </w:tcPr>
          <w:p w14:paraId="534AA262" w14:textId="77777777" w:rsidR="00483BA7" w:rsidRPr="00191694" w:rsidRDefault="00483BA7" w:rsidP="009C51E0">
            <w:pPr>
              <w:spacing w:after="0" w:line="276" w:lineRule="auto"/>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Ward</w:t>
            </w:r>
          </w:p>
        </w:tc>
        <w:tc>
          <w:tcPr>
            <w:tcW w:w="1337" w:type="dxa"/>
            <w:tcBorders>
              <w:top w:val="single" w:sz="4" w:space="0" w:color="auto"/>
              <w:left w:val="nil"/>
              <w:bottom w:val="single" w:sz="4" w:space="0" w:color="auto"/>
              <w:right w:val="single" w:sz="4" w:space="0" w:color="auto"/>
            </w:tcBorders>
            <w:shd w:val="clear" w:color="auto" w:fill="auto"/>
            <w:vAlign w:val="bottom"/>
            <w:hideMark/>
            <w:tcPrChange w:id="21" w:author="Sr. Robert" w:date="2019-08-19T00:34:00Z">
              <w:tcPr>
                <w:tcW w:w="1236" w:type="dxa"/>
                <w:tcBorders>
                  <w:top w:val="single" w:sz="4" w:space="0" w:color="auto"/>
                  <w:left w:val="nil"/>
                  <w:bottom w:val="single" w:sz="4" w:space="0" w:color="auto"/>
                  <w:right w:val="single" w:sz="4" w:space="0" w:color="auto"/>
                </w:tcBorders>
                <w:shd w:val="clear" w:color="auto" w:fill="auto"/>
                <w:vAlign w:val="bottom"/>
                <w:hideMark/>
              </w:tcPr>
            </w:tcPrChange>
          </w:tcPr>
          <w:p w14:paraId="71446C34" w14:textId="77777777" w:rsidR="00483BA7" w:rsidRPr="00191694" w:rsidRDefault="00483BA7" w:rsidP="009C51E0">
            <w:pPr>
              <w:spacing w:after="0" w:line="276" w:lineRule="auto"/>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Population</w:t>
            </w:r>
          </w:p>
        </w:tc>
        <w:tc>
          <w:tcPr>
            <w:tcW w:w="1404" w:type="dxa"/>
            <w:tcBorders>
              <w:top w:val="single" w:sz="4" w:space="0" w:color="auto"/>
              <w:left w:val="nil"/>
              <w:bottom w:val="single" w:sz="4" w:space="0" w:color="auto"/>
              <w:right w:val="single" w:sz="4" w:space="0" w:color="auto"/>
            </w:tcBorders>
            <w:shd w:val="clear" w:color="auto" w:fill="auto"/>
            <w:vAlign w:val="bottom"/>
            <w:hideMark/>
            <w:tcPrChange w:id="22" w:author="Sr. Robert" w:date="2019-08-19T00:34:00Z">
              <w:tcPr>
                <w:tcW w:w="1353" w:type="dxa"/>
                <w:tcBorders>
                  <w:top w:val="single" w:sz="4" w:space="0" w:color="auto"/>
                  <w:left w:val="nil"/>
                  <w:bottom w:val="single" w:sz="4" w:space="0" w:color="auto"/>
                  <w:right w:val="single" w:sz="4" w:space="0" w:color="auto"/>
                </w:tcBorders>
                <w:shd w:val="clear" w:color="auto" w:fill="auto"/>
                <w:vAlign w:val="bottom"/>
                <w:hideMark/>
              </w:tcPr>
            </w:tcPrChange>
          </w:tcPr>
          <w:p w14:paraId="68F80897" w14:textId="77777777" w:rsidR="00483BA7" w:rsidRPr="00191694" w:rsidRDefault="00483BA7" w:rsidP="009C51E0">
            <w:pPr>
              <w:spacing w:after="0" w:line="276" w:lineRule="auto"/>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Number Households</w:t>
            </w:r>
          </w:p>
        </w:tc>
        <w:tc>
          <w:tcPr>
            <w:tcW w:w="1677" w:type="dxa"/>
            <w:tcBorders>
              <w:top w:val="single" w:sz="4" w:space="0" w:color="auto"/>
              <w:left w:val="nil"/>
              <w:bottom w:val="single" w:sz="4" w:space="0" w:color="auto"/>
              <w:right w:val="single" w:sz="4" w:space="0" w:color="auto"/>
            </w:tcBorders>
            <w:shd w:val="clear" w:color="auto" w:fill="auto"/>
            <w:vAlign w:val="bottom"/>
            <w:hideMark/>
            <w:tcPrChange w:id="23" w:author="Sr. Robert" w:date="2019-08-19T00:34:00Z">
              <w:tcPr>
                <w:tcW w:w="1677" w:type="dxa"/>
                <w:tcBorders>
                  <w:top w:val="single" w:sz="4" w:space="0" w:color="auto"/>
                  <w:left w:val="nil"/>
                  <w:bottom w:val="single" w:sz="4" w:space="0" w:color="auto"/>
                  <w:right w:val="single" w:sz="4" w:space="0" w:color="auto"/>
                </w:tcBorders>
                <w:shd w:val="clear" w:color="auto" w:fill="auto"/>
                <w:vAlign w:val="bottom"/>
                <w:hideMark/>
              </w:tcPr>
            </w:tcPrChange>
          </w:tcPr>
          <w:p w14:paraId="0E6E72E2" w14:textId="77777777" w:rsidR="00483BA7" w:rsidRPr="00191694" w:rsidRDefault="00483BA7" w:rsidP="009C51E0">
            <w:pPr>
              <w:spacing w:after="0" w:line="276" w:lineRule="auto"/>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Sampled Households</w:t>
            </w:r>
          </w:p>
        </w:tc>
      </w:tr>
      <w:tr w:rsidR="00483BA7" w:rsidRPr="00191694" w14:paraId="1100EAB4" w14:textId="77777777" w:rsidTr="00B5484E">
        <w:trPr>
          <w:trHeight w:val="315"/>
          <w:trPrChange w:id="24" w:author="Sr. Robert" w:date="2019-08-19T00:34:00Z">
            <w:trPr>
              <w:trHeight w:val="315"/>
            </w:trPr>
          </w:trPrChange>
        </w:trPr>
        <w:tc>
          <w:tcPr>
            <w:tcW w:w="1998" w:type="dxa"/>
            <w:vMerge w:val="restart"/>
            <w:tcBorders>
              <w:top w:val="nil"/>
              <w:left w:val="single" w:sz="4" w:space="0" w:color="auto"/>
              <w:bottom w:val="single" w:sz="4" w:space="0" w:color="auto"/>
              <w:right w:val="single" w:sz="4" w:space="0" w:color="auto"/>
            </w:tcBorders>
            <w:shd w:val="clear" w:color="auto" w:fill="auto"/>
            <w:noWrap/>
            <w:vAlign w:val="center"/>
            <w:hideMark/>
            <w:tcPrChange w:id="25" w:author="Sr. Robert" w:date="2019-08-19T00:34:00Z">
              <w:tcPr>
                <w:tcW w:w="2178" w:type="dxa"/>
                <w:vMerge w:val="restart"/>
                <w:tcBorders>
                  <w:top w:val="nil"/>
                  <w:left w:val="single" w:sz="4" w:space="0" w:color="auto"/>
                  <w:bottom w:val="single" w:sz="4" w:space="0" w:color="auto"/>
                  <w:right w:val="single" w:sz="4" w:space="0" w:color="auto"/>
                </w:tcBorders>
                <w:shd w:val="clear" w:color="auto" w:fill="auto"/>
                <w:noWrap/>
                <w:vAlign w:val="center"/>
                <w:hideMark/>
              </w:tcPr>
            </w:tcPrChange>
          </w:tcPr>
          <w:p w14:paraId="5194CD04"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Elgeyo Marakwet</w:t>
            </w:r>
          </w:p>
        </w:tc>
        <w:tc>
          <w:tcPr>
            <w:tcW w:w="1737" w:type="dxa"/>
            <w:vMerge w:val="restart"/>
            <w:tcBorders>
              <w:top w:val="nil"/>
              <w:left w:val="single" w:sz="4" w:space="0" w:color="auto"/>
              <w:bottom w:val="single" w:sz="4" w:space="0" w:color="auto"/>
              <w:right w:val="single" w:sz="4" w:space="0" w:color="auto"/>
            </w:tcBorders>
            <w:shd w:val="clear" w:color="auto" w:fill="auto"/>
            <w:noWrap/>
            <w:hideMark/>
            <w:tcPrChange w:id="26" w:author="Sr. Robert" w:date="2019-08-19T00:34:00Z">
              <w:tcPr>
                <w:tcW w:w="1557" w:type="dxa"/>
                <w:vMerge w:val="restart"/>
                <w:tcBorders>
                  <w:top w:val="nil"/>
                  <w:left w:val="single" w:sz="4" w:space="0" w:color="auto"/>
                  <w:bottom w:val="single" w:sz="4" w:space="0" w:color="auto"/>
                  <w:right w:val="single" w:sz="4" w:space="0" w:color="auto"/>
                </w:tcBorders>
                <w:shd w:val="clear" w:color="auto" w:fill="auto"/>
                <w:noWrap/>
                <w:hideMark/>
              </w:tcPr>
            </w:tcPrChange>
          </w:tcPr>
          <w:p w14:paraId="5489E4E0" w14:textId="77777777" w:rsidR="00483BA7" w:rsidRPr="00191694" w:rsidRDefault="00483BA7" w:rsidP="009C51E0">
            <w:pPr>
              <w:spacing w:after="0" w:line="276" w:lineRule="auto"/>
              <w:jc w:val="center"/>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Keiyo South</w:t>
            </w:r>
          </w:p>
        </w:tc>
        <w:tc>
          <w:tcPr>
            <w:tcW w:w="1719" w:type="dxa"/>
            <w:tcBorders>
              <w:top w:val="nil"/>
              <w:left w:val="nil"/>
              <w:bottom w:val="single" w:sz="4" w:space="0" w:color="auto"/>
              <w:right w:val="single" w:sz="4" w:space="0" w:color="auto"/>
            </w:tcBorders>
            <w:shd w:val="clear" w:color="auto" w:fill="auto"/>
            <w:noWrap/>
            <w:vAlign w:val="bottom"/>
            <w:hideMark/>
            <w:tcPrChange w:id="27"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491E37B9"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Chepkaria</w:t>
            </w:r>
          </w:p>
        </w:tc>
        <w:tc>
          <w:tcPr>
            <w:tcW w:w="1337" w:type="dxa"/>
            <w:tcBorders>
              <w:top w:val="nil"/>
              <w:left w:val="nil"/>
              <w:bottom w:val="single" w:sz="4" w:space="0" w:color="auto"/>
              <w:right w:val="single" w:sz="4" w:space="0" w:color="auto"/>
            </w:tcBorders>
            <w:shd w:val="clear" w:color="auto" w:fill="auto"/>
            <w:noWrap/>
            <w:vAlign w:val="bottom"/>
            <w:hideMark/>
            <w:tcPrChange w:id="28"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274C7F96"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85217</w:t>
            </w:r>
          </w:p>
        </w:tc>
        <w:tc>
          <w:tcPr>
            <w:tcW w:w="1404" w:type="dxa"/>
            <w:tcBorders>
              <w:top w:val="nil"/>
              <w:left w:val="nil"/>
              <w:bottom w:val="single" w:sz="4" w:space="0" w:color="auto"/>
              <w:right w:val="single" w:sz="4" w:space="0" w:color="auto"/>
            </w:tcBorders>
            <w:shd w:val="clear" w:color="auto" w:fill="auto"/>
            <w:noWrap/>
            <w:vAlign w:val="bottom"/>
            <w:hideMark/>
            <w:tcPrChange w:id="29"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3CC76CFE"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5867</w:t>
            </w:r>
          </w:p>
        </w:tc>
        <w:tc>
          <w:tcPr>
            <w:tcW w:w="1677" w:type="dxa"/>
            <w:tcBorders>
              <w:top w:val="nil"/>
              <w:left w:val="nil"/>
              <w:bottom w:val="single" w:sz="4" w:space="0" w:color="auto"/>
              <w:right w:val="single" w:sz="4" w:space="0" w:color="auto"/>
            </w:tcBorders>
            <w:shd w:val="clear" w:color="auto" w:fill="auto"/>
            <w:noWrap/>
            <w:vAlign w:val="bottom"/>
            <w:hideMark/>
            <w:tcPrChange w:id="30"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49AD1B66"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27</w:t>
            </w:r>
          </w:p>
        </w:tc>
      </w:tr>
      <w:tr w:rsidR="00483BA7" w:rsidRPr="00191694" w14:paraId="0D35FF26" w14:textId="77777777" w:rsidTr="00B5484E">
        <w:trPr>
          <w:trHeight w:val="315"/>
          <w:trPrChange w:id="31"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32"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6B38BC47"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33"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7A9BD52B"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34"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474DC9AF"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Kabiemit</w:t>
            </w:r>
          </w:p>
        </w:tc>
        <w:tc>
          <w:tcPr>
            <w:tcW w:w="1337" w:type="dxa"/>
            <w:tcBorders>
              <w:top w:val="nil"/>
              <w:left w:val="nil"/>
              <w:bottom w:val="single" w:sz="4" w:space="0" w:color="auto"/>
              <w:right w:val="single" w:sz="4" w:space="0" w:color="auto"/>
            </w:tcBorders>
            <w:shd w:val="clear" w:color="auto" w:fill="auto"/>
            <w:noWrap/>
            <w:vAlign w:val="bottom"/>
            <w:hideMark/>
            <w:tcPrChange w:id="35"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0E3F0A2E"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18650</w:t>
            </w:r>
          </w:p>
        </w:tc>
        <w:tc>
          <w:tcPr>
            <w:tcW w:w="1404" w:type="dxa"/>
            <w:tcBorders>
              <w:top w:val="nil"/>
              <w:left w:val="nil"/>
              <w:bottom w:val="single" w:sz="4" w:space="0" w:color="auto"/>
              <w:right w:val="single" w:sz="4" w:space="0" w:color="auto"/>
            </w:tcBorders>
            <w:shd w:val="clear" w:color="auto" w:fill="auto"/>
            <w:noWrap/>
            <w:vAlign w:val="bottom"/>
            <w:hideMark/>
            <w:tcPrChange w:id="36"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237644C1"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3730</w:t>
            </w:r>
          </w:p>
        </w:tc>
        <w:tc>
          <w:tcPr>
            <w:tcW w:w="1677" w:type="dxa"/>
            <w:tcBorders>
              <w:top w:val="nil"/>
              <w:left w:val="nil"/>
              <w:bottom w:val="single" w:sz="4" w:space="0" w:color="auto"/>
              <w:right w:val="single" w:sz="4" w:space="0" w:color="auto"/>
            </w:tcBorders>
            <w:shd w:val="clear" w:color="auto" w:fill="auto"/>
            <w:noWrap/>
            <w:vAlign w:val="bottom"/>
            <w:hideMark/>
            <w:tcPrChange w:id="37"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0B3862E1"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17</w:t>
            </w:r>
          </w:p>
        </w:tc>
      </w:tr>
      <w:tr w:rsidR="00483BA7" w:rsidRPr="00191694" w14:paraId="4587BD04" w14:textId="77777777" w:rsidTr="00B5484E">
        <w:trPr>
          <w:trHeight w:val="315"/>
          <w:trPrChange w:id="38"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39"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6B8A0B20"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40"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29D9BEEA"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41"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217DED41"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Kaptarakwa</w:t>
            </w:r>
          </w:p>
        </w:tc>
        <w:tc>
          <w:tcPr>
            <w:tcW w:w="1337" w:type="dxa"/>
            <w:tcBorders>
              <w:top w:val="nil"/>
              <w:left w:val="nil"/>
              <w:bottom w:val="single" w:sz="4" w:space="0" w:color="auto"/>
              <w:right w:val="single" w:sz="4" w:space="0" w:color="auto"/>
            </w:tcBorders>
            <w:shd w:val="clear" w:color="auto" w:fill="auto"/>
            <w:noWrap/>
            <w:vAlign w:val="bottom"/>
            <w:hideMark/>
            <w:tcPrChange w:id="42"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77038CB5"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21272</w:t>
            </w:r>
          </w:p>
        </w:tc>
        <w:tc>
          <w:tcPr>
            <w:tcW w:w="1404" w:type="dxa"/>
            <w:tcBorders>
              <w:top w:val="nil"/>
              <w:left w:val="nil"/>
              <w:bottom w:val="single" w:sz="4" w:space="0" w:color="auto"/>
              <w:right w:val="single" w:sz="4" w:space="0" w:color="auto"/>
            </w:tcBorders>
            <w:shd w:val="clear" w:color="auto" w:fill="auto"/>
            <w:noWrap/>
            <w:vAlign w:val="bottom"/>
            <w:hideMark/>
            <w:tcPrChange w:id="43"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5E3A0180"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4255</w:t>
            </w:r>
          </w:p>
        </w:tc>
        <w:tc>
          <w:tcPr>
            <w:tcW w:w="1677" w:type="dxa"/>
            <w:tcBorders>
              <w:top w:val="nil"/>
              <w:left w:val="nil"/>
              <w:bottom w:val="single" w:sz="4" w:space="0" w:color="auto"/>
              <w:right w:val="single" w:sz="4" w:space="0" w:color="auto"/>
            </w:tcBorders>
            <w:shd w:val="clear" w:color="auto" w:fill="auto"/>
            <w:noWrap/>
            <w:vAlign w:val="bottom"/>
            <w:hideMark/>
            <w:tcPrChange w:id="44"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72586E2E"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20</w:t>
            </w:r>
          </w:p>
        </w:tc>
      </w:tr>
      <w:tr w:rsidR="00483BA7" w:rsidRPr="00191694" w14:paraId="6C37B427" w14:textId="77777777" w:rsidTr="00B5484E">
        <w:trPr>
          <w:trHeight w:val="315"/>
          <w:trPrChange w:id="45"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46"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036B2849"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47"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40F5263A"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48"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17C85145"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Metkei</w:t>
            </w:r>
          </w:p>
        </w:tc>
        <w:tc>
          <w:tcPr>
            <w:tcW w:w="1337" w:type="dxa"/>
            <w:tcBorders>
              <w:top w:val="nil"/>
              <w:left w:val="nil"/>
              <w:bottom w:val="single" w:sz="4" w:space="0" w:color="auto"/>
              <w:right w:val="single" w:sz="4" w:space="0" w:color="auto"/>
            </w:tcBorders>
            <w:shd w:val="clear" w:color="auto" w:fill="auto"/>
            <w:noWrap/>
            <w:vAlign w:val="bottom"/>
            <w:hideMark/>
            <w:tcPrChange w:id="49"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7AE28181"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20230</w:t>
            </w:r>
          </w:p>
        </w:tc>
        <w:tc>
          <w:tcPr>
            <w:tcW w:w="1404" w:type="dxa"/>
            <w:tcBorders>
              <w:top w:val="nil"/>
              <w:left w:val="nil"/>
              <w:bottom w:val="single" w:sz="4" w:space="0" w:color="auto"/>
              <w:right w:val="single" w:sz="4" w:space="0" w:color="auto"/>
            </w:tcBorders>
            <w:shd w:val="clear" w:color="auto" w:fill="auto"/>
            <w:noWrap/>
            <w:vAlign w:val="bottom"/>
            <w:hideMark/>
            <w:tcPrChange w:id="50"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5E8F2FF7"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4045</w:t>
            </w:r>
          </w:p>
        </w:tc>
        <w:tc>
          <w:tcPr>
            <w:tcW w:w="1677" w:type="dxa"/>
            <w:tcBorders>
              <w:top w:val="nil"/>
              <w:left w:val="nil"/>
              <w:bottom w:val="single" w:sz="4" w:space="0" w:color="auto"/>
              <w:right w:val="single" w:sz="4" w:space="0" w:color="auto"/>
            </w:tcBorders>
            <w:shd w:val="clear" w:color="auto" w:fill="auto"/>
            <w:noWrap/>
            <w:vAlign w:val="bottom"/>
            <w:hideMark/>
            <w:tcPrChange w:id="51"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36300B8B"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19</w:t>
            </w:r>
          </w:p>
        </w:tc>
      </w:tr>
      <w:tr w:rsidR="00483BA7" w:rsidRPr="00191694" w14:paraId="50F7AA5E" w14:textId="77777777" w:rsidTr="00B5484E">
        <w:trPr>
          <w:trHeight w:val="315"/>
          <w:trPrChange w:id="52"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53"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30072226"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54"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1CB5C786"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55"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04B4309B"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Soy North</w:t>
            </w:r>
          </w:p>
        </w:tc>
        <w:tc>
          <w:tcPr>
            <w:tcW w:w="1337" w:type="dxa"/>
            <w:tcBorders>
              <w:top w:val="nil"/>
              <w:left w:val="nil"/>
              <w:bottom w:val="single" w:sz="4" w:space="0" w:color="auto"/>
              <w:right w:val="single" w:sz="4" w:space="0" w:color="auto"/>
            </w:tcBorders>
            <w:shd w:val="clear" w:color="auto" w:fill="auto"/>
            <w:noWrap/>
            <w:vAlign w:val="bottom"/>
            <w:hideMark/>
            <w:tcPrChange w:id="56"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0FB96462"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29733</w:t>
            </w:r>
          </w:p>
        </w:tc>
        <w:tc>
          <w:tcPr>
            <w:tcW w:w="1404" w:type="dxa"/>
            <w:tcBorders>
              <w:top w:val="nil"/>
              <w:left w:val="nil"/>
              <w:bottom w:val="single" w:sz="4" w:space="0" w:color="auto"/>
              <w:right w:val="single" w:sz="4" w:space="0" w:color="auto"/>
            </w:tcBorders>
            <w:shd w:val="clear" w:color="auto" w:fill="auto"/>
            <w:noWrap/>
            <w:vAlign w:val="bottom"/>
            <w:hideMark/>
            <w:tcPrChange w:id="57"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564CAE4F"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5947</w:t>
            </w:r>
          </w:p>
        </w:tc>
        <w:tc>
          <w:tcPr>
            <w:tcW w:w="1677" w:type="dxa"/>
            <w:tcBorders>
              <w:top w:val="nil"/>
              <w:left w:val="nil"/>
              <w:bottom w:val="single" w:sz="4" w:space="0" w:color="auto"/>
              <w:right w:val="single" w:sz="4" w:space="0" w:color="auto"/>
            </w:tcBorders>
            <w:shd w:val="clear" w:color="auto" w:fill="auto"/>
            <w:noWrap/>
            <w:vAlign w:val="bottom"/>
            <w:hideMark/>
            <w:tcPrChange w:id="58"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56C7FB11"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28</w:t>
            </w:r>
          </w:p>
        </w:tc>
      </w:tr>
      <w:tr w:rsidR="00483BA7" w:rsidRPr="00191694" w14:paraId="1BAF25D2" w14:textId="77777777" w:rsidTr="00B5484E">
        <w:trPr>
          <w:trHeight w:val="315"/>
          <w:trPrChange w:id="59"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60"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484FC744"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61"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379C63DB"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62"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05AF8E78"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Soy South</w:t>
            </w:r>
          </w:p>
        </w:tc>
        <w:tc>
          <w:tcPr>
            <w:tcW w:w="1337" w:type="dxa"/>
            <w:tcBorders>
              <w:top w:val="nil"/>
              <w:left w:val="nil"/>
              <w:bottom w:val="single" w:sz="4" w:space="0" w:color="auto"/>
              <w:right w:val="single" w:sz="4" w:space="0" w:color="auto"/>
            </w:tcBorders>
            <w:shd w:val="clear" w:color="auto" w:fill="auto"/>
            <w:noWrap/>
            <w:vAlign w:val="bottom"/>
            <w:hideMark/>
            <w:tcPrChange w:id="63"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3AF95721"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24050</w:t>
            </w:r>
          </w:p>
        </w:tc>
        <w:tc>
          <w:tcPr>
            <w:tcW w:w="1404" w:type="dxa"/>
            <w:tcBorders>
              <w:top w:val="nil"/>
              <w:left w:val="nil"/>
              <w:bottom w:val="single" w:sz="4" w:space="0" w:color="auto"/>
              <w:right w:val="single" w:sz="4" w:space="0" w:color="auto"/>
            </w:tcBorders>
            <w:shd w:val="clear" w:color="auto" w:fill="auto"/>
            <w:noWrap/>
            <w:vAlign w:val="bottom"/>
            <w:hideMark/>
            <w:tcPrChange w:id="64"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0A90560C"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4809</w:t>
            </w:r>
          </w:p>
        </w:tc>
        <w:tc>
          <w:tcPr>
            <w:tcW w:w="1677" w:type="dxa"/>
            <w:tcBorders>
              <w:top w:val="nil"/>
              <w:left w:val="nil"/>
              <w:bottom w:val="single" w:sz="4" w:space="0" w:color="auto"/>
              <w:right w:val="single" w:sz="4" w:space="0" w:color="auto"/>
            </w:tcBorders>
            <w:shd w:val="clear" w:color="auto" w:fill="auto"/>
            <w:noWrap/>
            <w:vAlign w:val="bottom"/>
            <w:hideMark/>
            <w:tcPrChange w:id="65"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5E41C1A8"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22</w:t>
            </w:r>
          </w:p>
        </w:tc>
      </w:tr>
      <w:tr w:rsidR="00483BA7" w:rsidRPr="00191694" w14:paraId="71777FC6" w14:textId="77777777" w:rsidTr="00B5484E">
        <w:trPr>
          <w:trHeight w:val="315"/>
          <w:trPrChange w:id="66"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67"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294AB053"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val="restart"/>
            <w:tcBorders>
              <w:top w:val="nil"/>
              <w:left w:val="single" w:sz="4" w:space="0" w:color="auto"/>
              <w:bottom w:val="single" w:sz="4" w:space="0" w:color="auto"/>
              <w:right w:val="single" w:sz="4" w:space="0" w:color="auto"/>
            </w:tcBorders>
            <w:shd w:val="clear" w:color="auto" w:fill="auto"/>
            <w:noWrap/>
            <w:hideMark/>
            <w:tcPrChange w:id="68" w:author="Sr. Robert" w:date="2019-08-19T00:34:00Z">
              <w:tcPr>
                <w:tcW w:w="1557" w:type="dxa"/>
                <w:vMerge w:val="restart"/>
                <w:tcBorders>
                  <w:top w:val="nil"/>
                  <w:left w:val="single" w:sz="4" w:space="0" w:color="auto"/>
                  <w:bottom w:val="single" w:sz="4" w:space="0" w:color="auto"/>
                  <w:right w:val="single" w:sz="4" w:space="0" w:color="auto"/>
                </w:tcBorders>
                <w:shd w:val="clear" w:color="auto" w:fill="auto"/>
                <w:noWrap/>
                <w:hideMark/>
              </w:tcPr>
            </w:tcPrChange>
          </w:tcPr>
          <w:p w14:paraId="315B1B1F" w14:textId="77777777" w:rsidR="00483BA7" w:rsidRPr="00191694" w:rsidRDefault="00483BA7" w:rsidP="009C51E0">
            <w:pPr>
              <w:spacing w:after="0" w:line="276" w:lineRule="auto"/>
              <w:jc w:val="center"/>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Marakwet West</w:t>
            </w:r>
          </w:p>
        </w:tc>
        <w:tc>
          <w:tcPr>
            <w:tcW w:w="1719" w:type="dxa"/>
            <w:tcBorders>
              <w:top w:val="nil"/>
              <w:left w:val="nil"/>
              <w:bottom w:val="single" w:sz="4" w:space="0" w:color="auto"/>
              <w:right w:val="single" w:sz="4" w:space="0" w:color="auto"/>
            </w:tcBorders>
            <w:shd w:val="clear" w:color="auto" w:fill="auto"/>
            <w:noWrap/>
            <w:vAlign w:val="bottom"/>
            <w:hideMark/>
            <w:tcPrChange w:id="69"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0F2C4C3B"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Arror</w:t>
            </w:r>
          </w:p>
        </w:tc>
        <w:tc>
          <w:tcPr>
            <w:tcW w:w="1337" w:type="dxa"/>
            <w:tcBorders>
              <w:top w:val="nil"/>
              <w:left w:val="nil"/>
              <w:bottom w:val="single" w:sz="4" w:space="0" w:color="auto"/>
              <w:right w:val="single" w:sz="4" w:space="0" w:color="auto"/>
            </w:tcBorders>
            <w:shd w:val="clear" w:color="auto" w:fill="auto"/>
            <w:noWrap/>
            <w:vAlign w:val="bottom"/>
            <w:hideMark/>
            <w:tcPrChange w:id="70"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3175305A"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19728</w:t>
            </w:r>
          </w:p>
        </w:tc>
        <w:tc>
          <w:tcPr>
            <w:tcW w:w="1404" w:type="dxa"/>
            <w:tcBorders>
              <w:top w:val="nil"/>
              <w:left w:val="nil"/>
              <w:bottom w:val="single" w:sz="4" w:space="0" w:color="auto"/>
              <w:right w:val="single" w:sz="4" w:space="0" w:color="auto"/>
            </w:tcBorders>
            <w:shd w:val="clear" w:color="auto" w:fill="auto"/>
            <w:noWrap/>
            <w:vAlign w:val="bottom"/>
            <w:hideMark/>
            <w:tcPrChange w:id="71"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77CCBA05"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3945</w:t>
            </w:r>
          </w:p>
        </w:tc>
        <w:tc>
          <w:tcPr>
            <w:tcW w:w="1677" w:type="dxa"/>
            <w:tcBorders>
              <w:top w:val="nil"/>
              <w:left w:val="nil"/>
              <w:bottom w:val="single" w:sz="4" w:space="0" w:color="auto"/>
              <w:right w:val="single" w:sz="4" w:space="0" w:color="auto"/>
            </w:tcBorders>
            <w:shd w:val="clear" w:color="auto" w:fill="auto"/>
            <w:noWrap/>
            <w:vAlign w:val="bottom"/>
            <w:hideMark/>
            <w:tcPrChange w:id="72"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04093D0B"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18</w:t>
            </w:r>
          </w:p>
        </w:tc>
      </w:tr>
      <w:tr w:rsidR="00483BA7" w:rsidRPr="00191694" w14:paraId="2A196CFD" w14:textId="77777777" w:rsidTr="00B5484E">
        <w:trPr>
          <w:trHeight w:val="315"/>
          <w:trPrChange w:id="73"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74"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106DB24A"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75"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5B5D6EF6"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76"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2A76C868"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Cherangany</w:t>
            </w:r>
          </w:p>
        </w:tc>
        <w:tc>
          <w:tcPr>
            <w:tcW w:w="1337" w:type="dxa"/>
            <w:tcBorders>
              <w:top w:val="nil"/>
              <w:left w:val="nil"/>
              <w:bottom w:val="single" w:sz="4" w:space="0" w:color="auto"/>
              <w:right w:val="single" w:sz="4" w:space="0" w:color="auto"/>
            </w:tcBorders>
            <w:shd w:val="clear" w:color="auto" w:fill="auto"/>
            <w:noWrap/>
            <w:vAlign w:val="bottom"/>
            <w:hideMark/>
            <w:tcPrChange w:id="77"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29F30CFB"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49263</w:t>
            </w:r>
          </w:p>
        </w:tc>
        <w:tc>
          <w:tcPr>
            <w:tcW w:w="1404" w:type="dxa"/>
            <w:tcBorders>
              <w:top w:val="nil"/>
              <w:left w:val="nil"/>
              <w:bottom w:val="single" w:sz="4" w:space="0" w:color="auto"/>
              <w:right w:val="single" w:sz="4" w:space="0" w:color="auto"/>
            </w:tcBorders>
            <w:shd w:val="clear" w:color="auto" w:fill="auto"/>
            <w:noWrap/>
            <w:vAlign w:val="bottom"/>
            <w:hideMark/>
            <w:tcPrChange w:id="78"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6C45D2CC"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4988</w:t>
            </w:r>
          </w:p>
        </w:tc>
        <w:tc>
          <w:tcPr>
            <w:tcW w:w="1677" w:type="dxa"/>
            <w:tcBorders>
              <w:top w:val="nil"/>
              <w:left w:val="nil"/>
              <w:bottom w:val="single" w:sz="4" w:space="0" w:color="auto"/>
              <w:right w:val="single" w:sz="4" w:space="0" w:color="auto"/>
            </w:tcBorders>
            <w:shd w:val="clear" w:color="auto" w:fill="auto"/>
            <w:noWrap/>
            <w:vAlign w:val="bottom"/>
            <w:hideMark/>
            <w:tcPrChange w:id="79"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4DB4BF3D"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23</w:t>
            </w:r>
          </w:p>
        </w:tc>
      </w:tr>
      <w:tr w:rsidR="00483BA7" w:rsidRPr="00191694" w14:paraId="7B097FDC" w14:textId="77777777" w:rsidTr="00B5484E">
        <w:trPr>
          <w:trHeight w:val="315"/>
          <w:trPrChange w:id="80"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81"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2C76F9FB"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82"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6B60E461"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83"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7F26410A"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Kapsowar</w:t>
            </w:r>
          </w:p>
        </w:tc>
        <w:tc>
          <w:tcPr>
            <w:tcW w:w="1337" w:type="dxa"/>
            <w:tcBorders>
              <w:top w:val="nil"/>
              <w:left w:val="nil"/>
              <w:bottom w:val="single" w:sz="4" w:space="0" w:color="auto"/>
              <w:right w:val="single" w:sz="4" w:space="0" w:color="auto"/>
            </w:tcBorders>
            <w:shd w:val="clear" w:color="auto" w:fill="auto"/>
            <w:noWrap/>
            <w:vAlign w:val="bottom"/>
            <w:hideMark/>
            <w:tcPrChange w:id="84"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799A1ABC"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26814</w:t>
            </w:r>
          </w:p>
        </w:tc>
        <w:tc>
          <w:tcPr>
            <w:tcW w:w="1404" w:type="dxa"/>
            <w:tcBorders>
              <w:top w:val="nil"/>
              <w:left w:val="nil"/>
              <w:bottom w:val="single" w:sz="4" w:space="0" w:color="auto"/>
              <w:right w:val="single" w:sz="4" w:space="0" w:color="auto"/>
            </w:tcBorders>
            <w:shd w:val="clear" w:color="auto" w:fill="auto"/>
            <w:noWrap/>
            <w:vAlign w:val="bottom"/>
            <w:hideMark/>
            <w:tcPrChange w:id="85"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2800931D"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5363</w:t>
            </w:r>
          </w:p>
        </w:tc>
        <w:tc>
          <w:tcPr>
            <w:tcW w:w="1677" w:type="dxa"/>
            <w:tcBorders>
              <w:top w:val="nil"/>
              <w:left w:val="nil"/>
              <w:bottom w:val="single" w:sz="4" w:space="0" w:color="auto"/>
              <w:right w:val="single" w:sz="4" w:space="0" w:color="auto"/>
            </w:tcBorders>
            <w:shd w:val="clear" w:color="auto" w:fill="auto"/>
            <w:noWrap/>
            <w:vAlign w:val="bottom"/>
            <w:hideMark/>
            <w:tcPrChange w:id="86"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391879E8"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25</w:t>
            </w:r>
          </w:p>
        </w:tc>
      </w:tr>
      <w:tr w:rsidR="00483BA7" w:rsidRPr="00191694" w14:paraId="5A4979B1" w14:textId="77777777" w:rsidTr="00B5484E">
        <w:trPr>
          <w:trHeight w:val="315"/>
          <w:trPrChange w:id="87"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88"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367B1F2C"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89"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2C67A564"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90"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1F40AEF8"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Lelan</w:t>
            </w:r>
          </w:p>
        </w:tc>
        <w:tc>
          <w:tcPr>
            <w:tcW w:w="1337" w:type="dxa"/>
            <w:tcBorders>
              <w:top w:val="nil"/>
              <w:left w:val="nil"/>
              <w:bottom w:val="single" w:sz="4" w:space="0" w:color="auto"/>
              <w:right w:val="single" w:sz="4" w:space="0" w:color="auto"/>
            </w:tcBorders>
            <w:shd w:val="clear" w:color="auto" w:fill="auto"/>
            <w:noWrap/>
            <w:vAlign w:val="bottom"/>
            <w:hideMark/>
            <w:tcPrChange w:id="91"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0F851812"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33608</w:t>
            </w:r>
          </w:p>
        </w:tc>
        <w:tc>
          <w:tcPr>
            <w:tcW w:w="1404" w:type="dxa"/>
            <w:tcBorders>
              <w:top w:val="nil"/>
              <w:left w:val="nil"/>
              <w:bottom w:val="single" w:sz="4" w:space="0" w:color="auto"/>
              <w:right w:val="single" w:sz="4" w:space="0" w:color="auto"/>
            </w:tcBorders>
            <w:shd w:val="clear" w:color="auto" w:fill="auto"/>
            <w:noWrap/>
            <w:vAlign w:val="bottom"/>
            <w:hideMark/>
            <w:tcPrChange w:id="92"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7FF911F3"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2954</w:t>
            </w:r>
          </w:p>
        </w:tc>
        <w:tc>
          <w:tcPr>
            <w:tcW w:w="1677" w:type="dxa"/>
            <w:tcBorders>
              <w:top w:val="nil"/>
              <w:left w:val="nil"/>
              <w:bottom w:val="single" w:sz="4" w:space="0" w:color="auto"/>
              <w:right w:val="single" w:sz="4" w:space="0" w:color="auto"/>
            </w:tcBorders>
            <w:shd w:val="clear" w:color="auto" w:fill="auto"/>
            <w:noWrap/>
            <w:vAlign w:val="bottom"/>
            <w:hideMark/>
            <w:tcPrChange w:id="93"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113285F3"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14</w:t>
            </w:r>
          </w:p>
        </w:tc>
      </w:tr>
      <w:tr w:rsidR="00483BA7" w:rsidRPr="00191694" w14:paraId="03947117" w14:textId="77777777" w:rsidTr="00B5484E">
        <w:trPr>
          <w:trHeight w:val="315"/>
          <w:trPrChange w:id="94"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95"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4FCE60E7"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96"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3B686372"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97"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2EBBEAFA"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Moiben Kuserwo</w:t>
            </w:r>
          </w:p>
        </w:tc>
        <w:tc>
          <w:tcPr>
            <w:tcW w:w="1337" w:type="dxa"/>
            <w:tcBorders>
              <w:top w:val="nil"/>
              <w:left w:val="nil"/>
              <w:bottom w:val="single" w:sz="4" w:space="0" w:color="auto"/>
              <w:right w:val="single" w:sz="4" w:space="0" w:color="auto"/>
            </w:tcBorders>
            <w:shd w:val="clear" w:color="auto" w:fill="auto"/>
            <w:noWrap/>
            <w:vAlign w:val="bottom"/>
            <w:hideMark/>
            <w:tcPrChange w:id="98"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7A323522"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63837</w:t>
            </w:r>
          </w:p>
        </w:tc>
        <w:tc>
          <w:tcPr>
            <w:tcW w:w="1404" w:type="dxa"/>
            <w:tcBorders>
              <w:top w:val="nil"/>
              <w:left w:val="nil"/>
              <w:bottom w:val="single" w:sz="4" w:space="0" w:color="auto"/>
              <w:right w:val="single" w:sz="4" w:space="0" w:color="auto"/>
            </w:tcBorders>
            <w:shd w:val="clear" w:color="auto" w:fill="auto"/>
            <w:noWrap/>
            <w:vAlign w:val="bottom"/>
            <w:hideMark/>
            <w:tcPrChange w:id="99"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732D6205"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6268</w:t>
            </w:r>
          </w:p>
        </w:tc>
        <w:tc>
          <w:tcPr>
            <w:tcW w:w="1677" w:type="dxa"/>
            <w:tcBorders>
              <w:top w:val="nil"/>
              <w:left w:val="nil"/>
              <w:bottom w:val="single" w:sz="4" w:space="0" w:color="auto"/>
              <w:right w:val="single" w:sz="4" w:space="0" w:color="auto"/>
            </w:tcBorders>
            <w:shd w:val="clear" w:color="auto" w:fill="auto"/>
            <w:noWrap/>
            <w:vAlign w:val="bottom"/>
            <w:hideMark/>
            <w:tcPrChange w:id="100"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2F163FA5"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29</w:t>
            </w:r>
          </w:p>
        </w:tc>
      </w:tr>
      <w:tr w:rsidR="00483BA7" w:rsidRPr="00191694" w14:paraId="1FBF2507" w14:textId="77777777" w:rsidTr="00B5484E">
        <w:trPr>
          <w:trHeight w:val="315"/>
          <w:trPrChange w:id="101" w:author="Sr. Robert" w:date="2019-08-19T00:34:00Z">
            <w:trPr>
              <w:trHeight w:val="315"/>
            </w:trPr>
          </w:trPrChange>
        </w:trPr>
        <w:tc>
          <w:tcPr>
            <w:tcW w:w="1998" w:type="dxa"/>
            <w:vMerge/>
            <w:tcBorders>
              <w:top w:val="nil"/>
              <w:left w:val="single" w:sz="4" w:space="0" w:color="auto"/>
              <w:bottom w:val="single" w:sz="4" w:space="0" w:color="auto"/>
              <w:right w:val="single" w:sz="4" w:space="0" w:color="auto"/>
            </w:tcBorders>
            <w:vAlign w:val="center"/>
            <w:hideMark/>
            <w:tcPrChange w:id="102" w:author="Sr. Robert" w:date="2019-08-19T00:34:00Z">
              <w:tcPr>
                <w:tcW w:w="2178" w:type="dxa"/>
                <w:vMerge/>
                <w:tcBorders>
                  <w:top w:val="nil"/>
                  <w:left w:val="single" w:sz="4" w:space="0" w:color="auto"/>
                  <w:bottom w:val="single" w:sz="4" w:space="0" w:color="auto"/>
                  <w:right w:val="single" w:sz="4" w:space="0" w:color="auto"/>
                </w:tcBorders>
                <w:vAlign w:val="center"/>
                <w:hideMark/>
              </w:tcPr>
            </w:tcPrChange>
          </w:tcPr>
          <w:p w14:paraId="70C33227"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37" w:type="dxa"/>
            <w:vMerge/>
            <w:tcBorders>
              <w:top w:val="nil"/>
              <w:left w:val="single" w:sz="4" w:space="0" w:color="auto"/>
              <w:bottom w:val="single" w:sz="4" w:space="0" w:color="auto"/>
              <w:right w:val="single" w:sz="4" w:space="0" w:color="auto"/>
            </w:tcBorders>
            <w:vAlign w:val="center"/>
            <w:hideMark/>
            <w:tcPrChange w:id="103" w:author="Sr. Robert" w:date="2019-08-19T00:34:00Z">
              <w:tcPr>
                <w:tcW w:w="1557" w:type="dxa"/>
                <w:vMerge/>
                <w:tcBorders>
                  <w:top w:val="nil"/>
                  <w:left w:val="single" w:sz="4" w:space="0" w:color="auto"/>
                  <w:bottom w:val="single" w:sz="4" w:space="0" w:color="auto"/>
                  <w:right w:val="single" w:sz="4" w:space="0" w:color="auto"/>
                </w:tcBorders>
                <w:vAlign w:val="center"/>
                <w:hideMark/>
              </w:tcPr>
            </w:tcPrChange>
          </w:tcPr>
          <w:p w14:paraId="0B680838"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p>
        </w:tc>
        <w:tc>
          <w:tcPr>
            <w:tcW w:w="1719" w:type="dxa"/>
            <w:tcBorders>
              <w:top w:val="nil"/>
              <w:left w:val="nil"/>
              <w:bottom w:val="single" w:sz="4" w:space="0" w:color="auto"/>
              <w:right w:val="single" w:sz="4" w:space="0" w:color="auto"/>
            </w:tcBorders>
            <w:shd w:val="clear" w:color="auto" w:fill="auto"/>
            <w:noWrap/>
            <w:vAlign w:val="bottom"/>
            <w:hideMark/>
            <w:tcPrChange w:id="104"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310FFE2C"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Sengwer</w:t>
            </w:r>
          </w:p>
        </w:tc>
        <w:tc>
          <w:tcPr>
            <w:tcW w:w="1337" w:type="dxa"/>
            <w:tcBorders>
              <w:top w:val="nil"/>
              <w:left w:val="nil"/>
              <w:bottom w:val="single" w:sz="4" w:space="0" w:color="auto"/>
              <w:right w:val="single" w:sz="4" w:space="0" w:color="auto"/>
            </w:tcBorders>
            <w:shd w:val="clear" w:color="auto" w:fill="auto"/>
            <w:noWrap/>
            <w:vAlign w:val="bottom"/>
            <w:hideMark/>
            <w:tcPrChange w:id="105"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4D96AFCE"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68900</w:t>
            </w:r>
          </w:p>
        </w:tc>
        <w:tc>
          <w:tcPr>
            <w:tcW w:w="1404" w:type="dxa"/>
            <w:tcBorders>
              <w:top w:val="nil"/>
              <w:left w:val="nil"/>
              <w:bottom w:val="single" w:sz="4" w:space="0" w:color="auto"/>
              <w:right w:val="single" w:sz="4" w:space="0" w:color="auto"/>
            </w:tcBorders>
            <w:shd w:val="clear" w:color="auto" w:fill="auto"/>
            <w:noWrap/>
            <w:vAlign w:val="bottom"/>
            <w:hideMark/>
            <w:tcPrChange w:id="106"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28E3592A"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6425</w:t>
            </w:r>
          </w:p>
        </w:tc>
        <w:tc>
          <w:tcPr>
            <w:tcW w:w="1677" w:type="dxa"/>
            <w:tcBorders>
              <w:top w:val="nil"/>
              <w:left w:val="nil"/>
              <w:bottom w:val="single" w:sz="4" w:space="0" w:color="auto"/>
              <w:right w:val="single" w:sz="4" w:space="0" w:color="auto"/>
            </w:tcBorders>
            <w:shd w:val="clear" w:color="auto" w:fill="auto"/>
            <w:noWrap/>
            <w:vAlign w:val="bottom"/>
            <w:hideMark/>
            <w:tcPrChange w:id="107"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34E0663E" w14:textId="77777777" w:rsidR="00483BA7" w:rsidRPr="00191694" w:rsidRDefault="00483BA7" w:rsidP="009C51E0">
            <w:pPr>
              <w:spacing w:after="0" w:line="276" w:lineRule="auto"/>
              <w:jc w:val="right"/>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30</w:t>
            </w:r>
          </w:p>
        </w:tc>
      </w:tr>
      <w:tr w:rsidR="00483BA7" w:rsidRPr="00191694" w14:paraId="4C47F3F9" w14:textId="77777777" w:rsidTr="00B5484E">
        <w:trPr>
          <w:trHeight w:val="315"/>
          <w:trPrChange w:id="108" w:author="Sr. Robert" w:date="2019-08-19T00:34:00Z">
            <w:trPr>
              <w:trHeight w:val="315"/>
            </w:trPr>
          </w:trPrChange>
        </w:trPr>
        <w:tc>
          <w:tcPr>
            <w:tcW w:w="1998" w:type="dxa"/>
            <w:tcBorders>
              <w:top w:val="nil"/>
              <w:left w:val="single" w:sz="4" w:space="0" w:color="auto"/>
              <w:bottom w:val="single" w:sz="4" w:space="0" w:color="auto"/>
              <w:right w:val="single" w:sz="4" w:space="0" w:color="auto"/>
            </w:tcBorders>
            <w:shd w:val="clear" w:color="auto" w:fill="auto"/>
            <w:noWrap/>
            <w:vAlign w:val="bottom"/>
            <w:hideMark/>
            <w:tcPrChange w:id="109" w:author="Sr. Robert" w:date="2019-08-19T00:34:00Z">
              <w:tcPr>
                <w:tcW w:w="2178"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02FC427B"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 </w:t>
            </w:r>
          </w:p>
        </w:tc>
        <w:tc>
          <w:tcPr>
            <w:tcW w:w="1737" w:type="dxa"/>
            <w:tcBorders>
              <w:top w:val="nil"/>
              <w:left w:val="nil"/>
              <w:bottom w:val="single" w:sz="4" w:space="0" w:color="auto"/>
              <w:right w:val="single" w:sz="4" w:space="0" w:color="auto"/>
            </w:tcBorders>
            <w:shd w:val="clear" w:color="auto" w:fill="auto"/>
            <w:noWrap/>
            <w:vAlign w:val="bottom"/>
            <w:hideMark/>
            <w:tcPrChange w:id="110" w:author="Sr. Robert" w:date="2019-08-19T00:34:00Z">
              <w:tcPr>
                <w:tcW w:w="1557" w:type="dxa"/>
                <w:tcBorders>
                  <w:top w:val="nil"/>
                  <w:left w:val="nil"/>
                  <w:bottom w:val="single" w:sz="4" w:space="0" w:color="auto"/>
                  <w:right w:val="single" w:sz="4" w:space="0" w:color="auto"/>
                </w:tcBorders>
                <w:shd w:val="clear" w:color="auto" w:fill="auto"/>
                <w:noWrap/>
                <w:vAlign w:val="bottom"/>
                <w:hideMark/>
              </w:tcPr>
            </w:tcPrChange>
          </w:tcPr>
          <w:p w14:paraId="228F205C"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 </w:t>
            </w:r>
          </w:p>
        </w:tc>
        <w:tc>
          <w:tcPr>
            <w:tcW w:w="1719" w:type="dxa"/>
            <w:tcBorders>
              <w:top w:val="nil"/>
              <w:left w:val="nil"/>
              <w:bottom w:val="single" w:sz="4" w:space="0" w:color="auto"/>
              <w:right w:val="single" w:sz="4" w:space="0" w:color="auto"/>
            </w:tcBorders>
            <w:shd w:val="clear" w:color="auto" w:fill="auto"/>
            <w:noWrap/>
            <w:vAlign w:val="bottom"/>
            <w:hideMark/>
            <w:tcPrChange w:id="111" w:author="Sr. Robert" w:date="2019-08-19T00:34:00Z">
              <w:tcPr>
                <w:tcW w:w="1719" w:type="dxa"/>
                <w:tcBorders>
                  <w:top w:val="nil"/>
                  <w:left w:val="nil"/>
                  <w:bottom w:val="single" w:sz="4" w:space="0" w:color="auto"/>
                  <w:right w:val="single" w:sz="4" w:space="0" w:color="auto"/>
                </w:tcBorders>
                <w:shd w:val="clear" w:color="auto" w:fill="auto"/>
                <w:noWrap/>
                <w:vAlign w:val="bottom"/>
                <w:hideMark/>
              </w:tcPr>
            </w:tcPrChange>
          </w:tcPr>
          <w:p w14:paraId="67D91B53" w14:textId="77777777" w:rsidR="00483BA7" w:rsidRPr="00191694" w:rsidRDefault="00483BA7" w:rsidP="009C51E0">
            <w:pPr>
              <w:spacing w:after="0" w:line="276" w:lineRule="auto"/>
              <w:rPr>
                <w:rFonts w:ascii="Times New Roman" w:eastAsia="Times New Roman" w:hAnsi="Times New Roman" w:cs="Times New Roman"/>
                <w:sz w:val="24"/>
                <w:szCs w:val="24"/>
                <w:lang w:eastAsia="en-GB"/>
              </w:rPr>
            </w:pPr>
            <w:r w:rsidRPr="00191694">
              <w:rPr>
                <w:rFonts w:ascii="Times New Roman" w:eastAsia="Times New Roman" w:hAnsi="Times New Roman" w:cs="Times New Roman"/>
                <w:sz w:val="24"/>
                <w:szCs w:val="24"/>
                <w:lang w:eastAsia="en-GB"/>
              </w:rPr>
              <w:t> </w:t>
            </w:r>
          </w:p>
        </w:tc>
        <w:tc>
          <w:tcPr>
            <w:tcW w:w="1337" w:type="dxa"/>
            <w:tcBorders>
              <w:top w:val="nil"/>
              <w:left w:val="nil"/>
              <w:bottom w:val="single" w:sz="4" w:space="0" w:color="auto"/>
              <w:right w:val="single" w:sz="4" w:space="0" w:color="auto"/>
            </w:tcBorders>
            <w:shd w:val="clear" w:color="auto" w:fill="auto"/>
            <w:noWrap/>
            <w:vAlign w:val="bottom"/>
            <w:hideMark/>
            <w:tcPrChange w:id="112" w:author="Sr. Robert" w:date="2019-08-19T00:34:00Z">
              <w:tcPr>
                <w:tcW w:w="1236" w:type="dxa"/>
                <w:tcBorders>
                  <w:top w:val="nil"/>
                  <w:left w:val="nil"/>
                  <w:bottom w:val="single" w:sz="4" w:space="0" w:color="auto"/>
                  <w:right w:val="single" w:sz="4" w:space="0" w:color="auto"/>
                </w:tcBorders>
                <w:shd w:val="clear" w:color="auto" w:fill="auto"/>
                <w:noWrap/>
                <w:vAlign w:val="bottom"/>
                <w:hideMark/>
              </w:tcPr>
            </w:tcPrChange>
          </w:tcPr>
          <w:p w14:paraId="0EFA2EF3" w14:textId="77777777" w:rsidR="00483BA7" w:rsidRPr="00191694" w:rsidRDefault="00483BA7" w:rsidP="009C51E0">
            <w:pPr>
              <w:spacing w:after="0" w:line="276" w:lineRule="auto"/>
              <w:jc w:val="right"/>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461302</w:t>
            </w:r>
          </w:p>
        </w:tc>
        <w:tc>
          <w:tcPr>
            <w:tcW w:w="1404" w:type="dxa"/>
            <w:tcBorders>
              <w:top w:val="nil"/>
              <w:left w:val="nil"/>
              <w:bottom w:val="single" w:sz="4" w:space="0" w:color="auto"/>
              <w:right w:val="single" w:sz="4" w:space="0" w:color="auto"/>
            </w:tcBorders>
            <w:shd w:val="clear" w:color="auto" w:fill="auto"/>
            <w:noWrap/>
            <w:vAlign w:val="bottom"/>
            <w:hideMark/>
            <w:tcPrChange w:id="113" w:author="Sr. Robert" w:date="2019-08-19T00:34:00Z">
              <w:tcPr>
                <w:tcW w:w="1353" w:type="dxa"/>
                <w:tcBorders>
                  <w:top w:val="nil"/>
                  <w:left w:val="nil"/>
                  <w:bottom w:val="single" w:sz="4" w:space="0" w:color="auto"/>
                  <w:right w:val="single" w:sz="4" w:space="0" w:color="auto"/>
                </w:tcBorders>
                <w:shd w:val="clear" w:color="auto" w:fill="auto"/>
                <w:noWrap/>
                <w:vAlign w:val="bottom"/>
                <w:hideMark/>
              </w:tcPr>
            </w:tcPrChange>
          </w:tcPr>
          <w:p w14:paraId="2EE7D40E" w14:textId="77777777" w:rsidR="00483BA7" w:rsidRPr="00191694" w:rsidRDefault="00483BA7" w:rsidP="009C51E0">
            <w:pPr>
              <w:spacing w:after="0" w:line="276" w:lineRule="auto"/>
              <w:jc w:val="right"/>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58596</w:t>
            </w:r>
          </w:p>
        </w:tc>
        <w:tc>
          <w:tcPr>
            <w:tcW w:w="1677" w:type="dxa"/>
            <w:tcBorders>
              <w:top w:val="nil"/>
              <w:left w:val="nil"/>
              <w:bottom w:val="single" w:sz="4" w:space="0" w:color="auto"/>
              <w:right w:val="single" w:sz="4" w:space="0" w:color="auto"/>
            </w:tcBorders>
            <w:shd w:val="clear" w:color="auto" w:fill="auto"/>
            <w:noWrap/>
            <w:vAlign w:val="bottom"/>
            <w:hideMark/>
            <w:tcPrChange w:id="114" w:author="Sr. Robert" w:date="2019-08-19T00:34:00Z">
              <w:tcPr>
                <w:tcW w:w="1677" w:type="dxa"/>
                <w:tcBorders>
                  <w:top w:val="nil"/>
                  <w:left w:val="nil"/>
                  <w:bottom w:val="single" w:sz="4" w:space="0" w:color="auto"/>
                  <w:right w:val="single" w:sz="4" w:space="0" w:color="auto"/>
                </w:tcBorders>
                <w:shd w:val="clear" w:color="auto" w:fill="auto"/>
                <w:noWrap/>
                <w:vAlign w:val="bottom"/>
                <w:hideMark/>
              </w:tcPr>
            </w:tcPrChange>
          </w:tcPr>
          <w:p w14:paraId="0EBEE445" w14:textId="77777777" w:rsidR="00483BA7" w:rsidRPr="00191694" w:rsidRDefault="00483BA7" w:rsidP="009C51E0">
            <w:pPr>
              <w:spacing w:after="0" w:line="276" w:lineRule="auto"/>
              <w:jc w:val="right"/>
              <w:rPr>
                <w:rFonts w:ascii="Times New Roman" w:eastAsia="Times New Roman" w:hAnsi="Times New Roman" w:cs="Times New Roman"/>
                <w:b/>
                <w:bCs/>
                <w:sz w:val="24"/>
                <w:szCs w:val="24"/>
                <w:lang w:eastAsia="en-GB"/>
              </w:rPr>
            </w:pPr>
            <w:r w:rsidRPr="00191694">
              <w:rPr>
                <w:rFonts w:ascii="Times New Roman" w:eastAsia="Times New Roman" w:hAnsi="Times New Roman" w:cs="Times New Roman"/>
                <w:b/>
                <w:bCs/>
                <w:sz w:val="24"/>
                <w:szCs w:val="24"/>
                <w:lang w:eastAsia="en-GB"/>
              </w:rPr>
              <w:t>272</w:t>
            </w:r>
          </w:p>
        </w:tc>
      </w:tr>
    </w:tbl>
    <w:p w14:paraId="7F67672D" w14:textId="77777777" w:rsidR="00483BA7" w:rsidRPr="00191694" w:rsidRDefault="00E0419A" w:rsidP="009C51E0">
      <w:pPr>
        <w:spacing w:line="276" w:lineRule="auto"/>
        <w:jc w:val="both"/>
        <w:rPr>
          <w:rFonts w:ascii="Times New Roman" w:hAnsi="Times New Roman" w:cs="Times New Roman"/>
          <w:i/>
          <w:sz w:val="24"/>
          <w:szCs w:val="24"/>
        </w:rPr>
      </w:pPr>
      <w:r w:rsidRPr="00191694">
        <w:rPr>
          <w:rFonts w:ascii="Times New Roman" w:hAnsi="Times New Roman" w:cs="Times New Roman"/>
          <w:i/>
          <w:sz w:val="24"/>
          <w:szCs w:val="24"/>
        </w:rPr>
        <w:t xml:space="preserve">Source: DHIS 2  </w:t>
      </w:r>
    </w:p>
    <w:p w14:paraId="3CEE33BE" w14:textId="77777777" w:rsidR="00967171" w:rsidRPr="00191694" w:rsidRDefault="00967171" w:rsidP="009C51E0">
      <w:pPr>
        <w:spacing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Healthcare worker survey</w:t>
      </w:r>
    </w:p>
    <w:p w14:paraId="1943C662" w14:textId="77777777" w:rsidR="00967171" w:rsidRPr="00191694" w:rsidRDefault="00967171"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We</w:t>
      </w:r>
      <w:r w:rsidR="00973E65" w:rsidRPr="00191694">
        <w:rPr>
          <w:rFonts w:ascii="Times New Roman" w:hAnsi="Times New Roman" w:cs="Times New Roman"/>
          <w:sz w:val="24"/>
          <w:szCs w:val="24"/>
        </w:rPr>
        <w:t xml:space="preserve"> </w:t>
      </w:r>
      <w:r w:rsidRPr="00191694">
        <w:rPr>
          <w:rFonts w:ascii="Times New Roman" w:hAnsi="Times New Roman" w:cs="Times New Roman"/>
          <w:sz w:val="24"/>
          <w:szCs w:val="24"/>
        </w:rPr>
        <w:t>sample</w:t>
      </w:r>
      <w:r w:rsidR="00973E65" w:rsidRPr="00191694">
        <w:rPr>
          <w:rFonts w:ascii="Times New Roman" w:hAnsi="Times New Roman" w:cs="Times New Roman"/>
          <w:sz w:val="24"/>
          <w:szCs w:val="24"/>
        </w:rPr>
        <w:t>d</w:t>
      </w:r>
      <w:r w:rsidRPr="00191694">
        <w:rPr>
          <w:rFonts w:ascii="Times New Roman" w:hAnsi="Times New Roman" w:cs="Times New Roman"/>
          <w:sz w:val="24"/>
          <w:szCs w:val="24"/>
        </w:rPr>
        <w:t xml:space="preserve"> healthcare workers based in the facilities in the selected sub-county. The </w:t>
      </w:r>
      <w:r w:rsidR="00125088" w:rsidRPr="00191694">
        <w:rPr>
          <w:rFonts w:ascii="Times New Roman" w:hAnsi="Times New Roman" w:cs="Times New Roman"/>
          <w:sz w:val="24"/>
          <w:szCs w:val="24"/>
        </w:rPr>
        <w:t>sample size w</w:t>
      </w:r>
      <w:r w:rsidR="00973E65" w:rsidRPr="00191694">
        <w:rPr>
          <w:rFonts w:ascii="Times New Roman" w:hAnsi="Times New Roman" w:cs="Times New Roman"/>
          <w:sz w:val="24"/>
          <w:szCs w:val="24"/>
        </w:rPr>
        <w:t>as</w:t>
      </w:r>
      <w:r w:rsidR="00125088" w:rsidRPr="00191694">
        <w:rPr>
          <w:rFonts w:ascii="Times New Roman" w:hAnsi="Times New Roman" w:cs="Times New Roman"/>
          <w:sz w:val="24"/>
          <w:szCs w:val="24"/>
        </w:rPr>
        <w:t xml:space="preserve"> distributed proportionate t</w:t>
      </w:r>
      <w:r w:rsidR="00473551" w:rsidRPr="00191694">
        <w:rPr>
          <w:rFonts w:ascii="Times New Roman" w:hAnsi="Times New Roman" w:cs="Times New Roman"/>
          <w:sz w:val="24"/>
          <w:szCs w:val="24"/>
        </w:rPr>
        <w:t>o size based on staffing levels. A healthcare worker w</w:t>
      </w:r>
      <w:r w:rsidR="00973E65" w:rsidRPr="00191694">
        <w:rPr>
          <w:rFonts w:ascii="Times New Roman" w:hAnsi="Times New Roman" w:cs="Times New Roman"/>
          <w:sz w:val="24"/>
          <w:szCs w:val="24"/>
        </w:rPr>
        <w:t>as</w:t>
      </w:r>
      <w:r w:rsidR="00473551" w:rsidRPr="00191694">
        <w:rPr>
          <w:rFonts w:ascii="Times New Roman" w:hAnsi="Times New Roman" w:cs="Times New Roman"/>
          <w:sz w:val="24"/>
          <w:szCs w:val="24"/>
        </w:rPr>
        <w:t xml:space="preserve"> defined as an individual who works in a health facility providing healthcare services or involved in maint</w:t>
      </w:r>
      <w:r w:rsidR="00C43116" w:rsidRPr="00191694">
        <w:rPr>
          <w:rFonts w:ascii="Times New Roman" w:hAnsi="Times New Roman" w:cs="Times New Roman"/>
          <w:sz w:val="24"/>
          <w:szCs w:val="24"/>
        </w:rPr>
        <w:t>enance of the health facilities</w:t>
      </w:r>
      <w:r w:rsidR="00473551" w:rsidRPr="00191694">
        <w:rPr>
          <w:rFonts w:ascii="Times New Roman" w:hAnsi="Times New Roman" w:cs="Times New Roman"/>
          <w:sz w:val="24"/>
          <w:szCs w:val="24"/>
        </w:rPr>
        <w:t xml:space="preserve">. </w:t>
      </w:r>
    </w:p>
    <w:p w14:paraId="581E6695" w14:textId="77777777" w:rsidR="00967171" w:rsidRPr="00191694" w:rsidRDefault="00967171" w:rsidP="009C51E0">
      <w:pPr>
        <w:spacing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Prisoners</w:t>
      </w:r>
      <w:r w:rsidR="00473551" w:rsidRPr="00191694">
        <w:rPr>
          <w:rFonts w:ascii="Times New Roman" w:hAnsi="Times New Roman" w:cs="Times New Roman"/>
          <w:b/>
          <w:sz w:val="24"/>
          <w:szCs w:val="24"/>
        </w:rPr>
        <w:t>’</w:t>
      </w:r>
      <w:r w:rsidRPr="00191694">
        <w:rPr>
          <w:rFonts w:ascii="Times New Roman" w:hAnsi="Times New Roman" w:cs="Times New Roman"/>
          <w:b/>
          <w:sz w:val="24"/>
          <w:szCs w:val="24"/>
        </w:rPr>
        <w:t xml:space="preserve"> survey</w:t>
      </w:r>
    </w:p>
    <w:p w14:paraId="215238D3" w14:textId="77777777" w:rsidR="00473551" w:rsidRPr="00191694" w:rsidRDefault="00473551"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We</w:t>
      </w:r>
      <w:r w:rsidR="00973E65" w:rsidRPr="00191694">
        <w:rPr>
          <w:rFonts w:ascii="Times New Roman" w:hAnsi="Times New Roman" w:cs="Times New Roman"/>
          <w:sz w:val="24"/>
          <w:szCs w:val="24"/>
        </w:rPr>
        <w:t xml:space="preserve"> </w:t>
      </w:r>
      <w:r w:rsidRPr="00191694">
        <w:rPr>
          <w:rFonts w:ascii="Times New Roman" w:hAnsi="Times New Roman" w:cs="Times New Roman"/>
          <w:sz w:val="24"/>
          <w:szCs w:val="24"/>
        </w:rPr>
        <w:t>recruit</w:t>
      </w:r>
      <w:r w:rsidR="00973E65" w:rsidRPr="00191694">
        <w:rPr>
          <w:rFonts w:ascii="Times New Roman" w:hAnsi="Times New Roman" w:cs="Times New Roman"/>
          <w:sz w:val="24"/>
          <w:szCs w:val="24"/>
        </w:rPr>
        <w:t>ed</w:t>
      </w:r>
      <w:r w:rsidRPr="00191694">
        <w:rPr>
          <w:rFonts w:ascii="Times New Roman" w:hAnsi="Times New Roman" w:cs="Times New Roman"/>
          <w:sz w:val="24"/>
          <w:szCs w:val="24"/>
        </w:rPr>
        <w:t xml:space="preserve"> participants from the prison located within the county. </w:t>
      </w:r>
      <w:r w:rsidR="00E63331" w:rsidRPr="00191694">
        <w:rPr>
          <w:rFonts w:ascii="Times New Roman" w:hAnsi="Times New Roman" w:cs="Times New Roman"/>
          <w:sz w:val="24"/>
          <w:szCs w:val="24"/>
        </w:rPr>
        <w:t>The sample size w</w:t>
      </w:r>
      <w:r w:rsidR="00973E65" w:rsidRPr="00191694">
        <w:rPr>
          <w:rFonts w:ascii="Times New Roman" w:hAnsi="Times New Roman" w:cs="Times New Roman"/>
          <w:sz w:val="24"/>
          <w:szCs w:val="24"/>
        </w:rPr>
        <w:t>as</w:t>
      </w:r>
      <w:r w:rsidR="00E63331" w:rsidRPr="00191694">
        <w:rPr>
          <w:rFonts w:ascii="Times New Roman" w:hAnsi="Times New Roman" w:cs="Times New Roman"/>
          <w:sz w:val="24"/>
          <w:szCs w:val="24"/>
        </w:rPr>
        <w:t xml:space="preserve"> distributed proportionate to size in the different prison holding areas. </w:t>
      </w:r>
      <w:r w:rsidR="003D3D26" w:rsidRPr="00191694">
        <w:rPr>
          <w:rFonts w:ascii="Times New Roman" w:hAnsi="Times New Roman" w:cs="Times New Roman"/>
          <w:sz w:val="24"/>
          <w:szCs w:val="24"/>
        </w:rPr>
        <w:t>We randomly</w:t>
      </w:r>
      <w:r w:rsidR="00E63331" w:rsidRPr="00191694">
        <w:rPr>
          <w:rFonts w:ascii="Times New Roman" w:hAnsi="Times New Roman" w:cs="Times New Roman"/>
          <w:sz w:val="24"/>
          <w:szCs w:val="24"/>
        </w:rPr>
        <w:t xml:space="preserve"> sample</w:t>
      </w:r>
      <w:r w:rsidR="00973E65" w:rsidRPr="00191694">
        <w:rPr>
          <w:rFonts w:ascii="Times New Roman" w:hAnsi="Times New Roman" w:cs="Times New Roman"/>
          <w:sz w:val="24"/>
          <w:szCs w:val="24"/>
        </w:rPr>
        <w:t>d</w:t>
      </w:r>
      <w:r w:rsidR="00E63331" w:rsidRPr="00191694">
        <w:rPr>
          <w:rFonts w:ascii="Times New Roman" w:hAnsi="Times New Roman" w:cs="Times New Roman"/>
          <w:sz w:val="24"/>
          <w:szCs w:val="24"/>
        </w:rPr>
        <w:t xml:space="preserve"> the prisoners using a random number table and register maintained by the administration.</w:t>
      </w:r>
    </w:p>
    <w:p w14:paraId="6A5AB032" w14:textId="77777777" w:rsidR="00157770" w:rsidRPr="00191694" w:rsidRDefault="00157770" w:rsidP="009C51E0">
      <w:pPr>
        <w:spacing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Retrospective review of records and updating the line</w:t>
      </w:r>
      <w:r w:rsidR="00E63331" w:rsidRPr="00191694">
        <w:rPr>
          <w:rFonts w:ascii="Times New Roman" w:hAnsi="Times New Roman" w:cs="Times New Roman"/>
          <w:b/>
          <w:sz w:val="24"/>
          <w:szCs w:val="24"/>
        </w:rPr>
        <w:t>-</w:t>
      </w:r>
      <w:r w:rsidRPr="00191694">
        <w:rPr>
          <w:rFonts w:ascii="Times New Roman" w:hAnsi="Times New Roman" w:cs="Times New Roman"/>
          <w:b/>
          <w:sz w:val="24"/>
          <w:szCs w:val="24"/>
        </w:rPr>
        <w:t>list</w:t>
      </w:r>
    </w:p>
    <w:p w14:paraId="34265B30" w14:textId="77777777" w:rsidR="00157770" w:rsidRPr="00191694" w:rsidRDefault="00157770"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We</w:t>
      </w:r>
      <w:r w:rsidR="00973E65" w:rsidRPr="00191694">
        <w:rPr>
          <w:rFonts w:ascii="Times New Roman" w:hAnsi="Times New Roman" w:cs="Times New Roman"/>
          <w:sz w:val="24"/>
          <w:szCs w:val="24"/>
        </w:rPr>
        <w:t xml:space="preserve"> </w:t>
      </w:r>
      <w:r w:rsidR="002476B6" w:rsidRPr="00191694">
        <w:rPr>
          <w:rFonts w:ascii="Times New Roman" w:hAnsi="Times New Roman" w:cs="Times New Roman"/>
          <w:sz w:val="24"/>
          <w:szCs w:val="24"/>
        </w:rPr>
        <w:t>conduct</w:t>
      </w:r>
      <w:r w:rsidR="00973E65" w:rsidRPr="00191694">
        <w:rPr>
          <w:rFonts w:ascii="Times New Roman" w:hAnsi="Times New Roman" w:cs="Times New Roman"/>
          <w:sz w:val="24"/>
          <w:szCs w:val="24"/>
        </w:rPr>
        <w:t>ed</w:t>
      </w:r>
      <w:r w:rsidR="002476B6" w:rsidRPr="00191694">
        <w:rPr>
          <w:rFonts w:ascii="Times New Roman" w:hAnsi="Times New Roman" w:cs="Times New Roman"/>
          <w:sz w:val="24"/>
          <w:szCs w:val="24"/>
        </w:rPr>
        <w:t xml:space="preserve"> retrospective review of records from </w:t>
      </w:r>
      <w:r w:rsidR="003D3D26">
        <w:rPr>
          <w:rFonts w:ascii="Times New Roman" w:hAnsi="Times New Roman" w:cs="Times New Roman"/>
          <w:sz w:val="24"/>
          <w:szCs w:val="24"/>
        </w:rPr>
        <w:t xml:space="preserve">January </w:t>
      </w:r>
      <w:r w:rsidR="002476B6" w:rsidRPr="00191694">
        <w:rPr>
          <w:rFonts w:ascii="Times New Roman" w:hAnsi="Times New Roman" w:cs="Times New Roman"/>
          <w:sz w:val="24"/>
          <w:szCs w:val="24"/>
        </w:rPr>
        <w:t xml:space="preserve">2016 to </w:t>
      </w:r>
      <w:r w:rsidR="003D3D26">
        <w:rPr>
          <w:rFonts w:ascii="Times New Roman" w:hAnsi="Times New Roman" w:cs="Times New Roman"/>
          <w:sz w:val="24"/>
          <w:szCs w:val="24"/>
        </w:rPr>
        <w:t>December 2018</w:t>
      </w:r>
      <w:r w:rsidR="002476B6" w:rsidRPr="00191694">
        <w:rPr>
          <w:rFonts w:ascii="Times New Roman" w:hAnsi="Times New Roman" w:cs="Times New Roman"/>
          <w:sz w:val="24"/>
          <w:szCs w:val="24"/>
        </w:rPr>
        <w:t xml:space="preserve"> and </w:t>
      </w:r>
      <w:r w:rsidR="00E63331" w:rsidRPr="00191694">
        <w:rPr>
          <w:rFonts w:ascii="Times New Roman" w:hAnsi="Times New Roman" w:cs="Times New Roman"/>
          <w:sz w:val="24"/>
          <w:szCs w:val="24"/>
        </w:rPr>
        <w:t>use</w:t>
      </w:r>
      <w:r w:rsidR="00973E65" w:rsidRPr="00191694">
        <w:rPr>
          <w:rFonts w:ascii="Times New Roman" w:hAnsi="Times New Roman" w:cs="Times New Roman"/>
          <w:sz w:val="24"/>
          <w:szCs w:val="24"/>
        </w:rPr>
        <w:t>d</w:t>
      </w:r>
      <w:r w:rsidR="00E63331" w:rsidRPr="00191694">
        <w:rPr>
          <w:rFonts w:ascii="Times New Roman" w:hAnsi="Times New Roman" w:cs="Times New Roman"/>
          <w:sz w:val="24"/>
          <w:szCs w:val="24"/>
        </w:rPr>
        <w:t xml:space="preserve"> the following case definitions</w:t>
      </w:r>
      <w:r w:rsidRPr="00191694">
        <w:rPr>
          <w:rFonts w:ascii="Times New Roman" w:hAnsi="Times New Roman" w:cs="Times New Roman"/>
          <w:sz w:val="24"/>
          <w:szCs w:val="24"/>
        </w:rPr>
        <w:t xml:space="preserve">: a </w:t>
      </w:r>
      <w:r w:rsidRPr="00191694">
        <w:rPr>
          <w:rFonts w:ascii="Times New Roman" w:hAnsi="Times New Roman" w:cs="Times New Roman"/>
          <w:b/>
          <w:sz w:val="24"/>
          <w:szCs w:val="24"/>
        </w:rPr>
        <w:t>suspected</w:t>
      </w:r>
      <w:r w:rsidR="002E189F" w:rsidRPr="00191694">
        <w:rPr>
          <w:rFonts w:ascii="Times New Roman" w:hAnsi="Times New Roman" w:cs="Times New Roman"/>
          <w:sz w:val="24"/>
          <w:szCs w:val="24"/>
        </w:rPr>
        <w:t xml:space="preserve"> case w</w:t>
      </w:r>
      <w:r w:rsidR="003D3D26">
        <w:rPr>
          <w:rFonts w:ascii="Times New Roman" w:hAnsi="Times New Roman" w:cs="Times New Roman"/>
          <w:sz w:val="24"/>
          <w:szCs w:val="24"/>
        </w:rPr>
        <w:t xml:space="preserve">as </w:t>
      </w:r>
      <w:r w:rsidR="002E189F" w:rsidRPr="00191694">
        <w:rPr>
          <w:rFonts w:ascii="Times New Roman" w:hAnsi="Times New Roman" w:cs="Times New Roman"/>
          <w:sz w:val="24"/>
          <w:szCs w:val="24"/>
        </w:rPr>
        <w:t>defined</w:t>
      </w:r>
      <w:r w:rsidR="00814C49" w:rsidRPr="00191694">
        <w:rPr>
          <w:rFonts w:ascii="Times New Roman" w:hAnsi="Times New Roman" w:cs="Times New Roman"/>
          <w:sz w:val="24"/>
          <w:szCs w:val="24"/>
        </w:rPr>
        <w:t xml:space="preserve"> as</w:t>
      </w:r>
      <w:r w:rsidR="002E189F" w:rsidRPr="00191694">
        <w:rPr>
          <w:rFonts w:ascii="Times New Roman" w:hAnsi="Times New Roman" w:cs="Times New Roman"/>
          <w:sz w:val="24"/>
          <w:szCs w:val="24"/>
        </w:rPr>
        <w:t xml:space="preserve"> jaundice</w:t>
      </w:r>
      <w:r w:rsidR="00814C49" w:rsidRPr="00191694">
        <w:rPr>
          <w:rFonts w:ascii="Times New Roman" w:hAnsi="Times New Roman" w:cs="Times New Roman"/>
          <w:sz w:val="24"/>
          <w:szCs w:val="24"/>
        </w:rPr>
        <w:t xml:space="preserve"> or elevated alanine aminotransferases (&gt;</w:t>
      </w:r>
      <w:r w:rsidR="002476B6" w:rsidRPr="00191694">
        <w:rPr>
          <w:rFonts w:ascii="Times New Roman" w:hAnsi="Times New Roman" w:cs="Times New Roman"/>
          <w:sz w:val="24"/>
          <w:szCs w:val="24"/>
        </w:rPr>
        <w:t>2</w:t>
      </w:r>
      <w:r w:rsidR="00814C49" w:rsidRPr="00191694">
        <w:rPr>
          <w:rFonts w:ascii="Times New Roman" w:hAnsi="Times New Roman" w:cs="Times New Roman"/>
          <w:sz w:val="24"/>
          <w:szCs w:val="24"/>
        </w:rPr>
        <w:t>00IU/L)</w:t>
      </w:r>
      <w:r w:rsidRPr="00191694">
        <w:rPr>
          <w:rFonts w:ascii="Times New Roman" w:hAnsi="Times New Roman" w:cs="Times New Roman"/>
          <w:sz w:val="24"/>
          <w:szCs w:val="24"/>
        </w:rPr>
        <w:t xml:space="preserve">, a </w:t>
      </w:r>
      <w:r w:rsidRPr="00191694">
        <w:rPr>
          <w:rFonts w:ascii="Times New Roman" w:hAnsi="Times New Roman" w:cs="Times New Roman"/>
          <w:b/>
          <w:sz w:val="24"/>
          <w:szCs w:val="24"/>
        </w:rPr>
        <w:t>probable</w:t>
      </w:r>
      <w:r w:rsidRPr="00191694">
        <w:rPr>
          <w:rFonts w:ascii="Times New Roman" w:hAnsi="Times New Roman" w:cs="Times New Roman"/>
          <w:sz w:val="24"/>
          <w:szCs w:val="24"/>
        </w:rPr>
        <w:t xml:space="preserve"> case w</w:t>
      </w:r>
      <w:r w:rsidR="003D3D26">
        <w:rPr>
          <w:rFonts w:ascii="Times New Roman" w:hAnsi="Times New Roman" w:cs="Times New Roman"/>
          <w:sz w:val="24"/>
          <w:szCs w:val="24"/>
        </w:rPr>
        <w:t>as</w:t>
      </w:r>
      <w:r w:rsidRPr="00191694">
        <w:rPr>
          <w:rFonts w:ascii="Times New Roman" w:hAnsi="Times New Roman" w:cs="Times New Roman"/>
          <w:sz w:val="24"/>
          <w:szCs w:val="24"/>
        </w:rPr>
        <w:t xml:space="preserve"> one who me</w:t>
      </w:r>
      <w:r w:rsidR="003D3D26">
        <w:rPr>
          <w:rFonts w:ascii="Times New Roman" w:hAnsi="Times New Roman" w:cs="Times New Roman"/>
          <w:sz w:val="24"/>
          <w:szCs w:val="24"/>
        </w:rPr>
        <w:t>t</w:t>
      </w:r>
      <w:r w:rsidRPr="00191694">
        <w:rPr>
          <w:rFonts w:ascii="Times New Roman" w:hAnsi="Times New Roman" w:cs="Times New Roman"/>
          <w:sz w:val="24"/>
          <w:szCs w:val="24"/>
        </w:rPr>
        <w:t xml:space="preserve"> the suspected case definition and epidemiologically linked to a confirmed case and a </w:t>
      </w:r>
      <w:r w:rsidRPr="00191694">
        <w:rPr>
          <w:rFonts w:ascii="Times New Roman" w:hAnsi="Times New Roman" w:cs="Times New Roman"/>
          <w:b/>
          <w:sz w:val="24"/>
          <w:szCs w:val="24"/>
        </w:rPr>
        <w:t>confirmed</w:t>
      </w:r>
      <w:r w:rsidRPr="00191694">
        <w:rPr>
          <w:rFonts w:ascii="Times New Roman" w:hAnsi="Times New Roman" w:cs="Times New Roman"/>
          <w:sz w:val="24"/>
          <w:szCs w:val="24"/>
        </w:rPr>
        <w:t xml:space="preserve"> </w:t>
      </w:r>
      <w:r w:rsidR="003D3D26">
        <w:rPr>
          <w:rFonts w:ascii="Times New Roman" w:hAnsi="Times New Roman" w:cs="Times New Roman"/>
          <w:sz w:val="24"/>
          <w:szCs w:val="24"/>
        </w:rPr>
        <w:t xml:space="preserve">was a </w:t>
      </w:r>
      <w:r w:rsidRPr="00191694">
        <w:rPr>
          <w:rFonts w:ascii="Times New Roman" w:hAnsi="Times New Roman" w:cs="Times New Roman"/>
          <w:sz w:val="24"/>
          <w:szCs w:val="24"/>
        </w:rPr>
        <w:t>case w</w:t>
      </w:r>
      <w:r w:rsidR="003D3D26">
        <w:rPr>
          <w:rFonts w:ascii="Times New Roman" w:hAnsi="Times New Roman" w:cs="Times New Roman"/>
          <w:sz w:val="24"/>
          <w:szCs w:val="24"/>
        </w:rPr>
        <w:t>ith</w:t>
      </w:r>
      <w:r w:rsidRPr="00191694">
        <w:rPr>
          <w:rFonts w:ascii="Times New Roman" w:hAnsi="Times New Roman" w:cs="Times New Roman"/>
          <w:sz w:val="24"/>
          <w:szCs w:val="24"/>
        </w:rPr>
        <w:t xml:space="preserve"> laboratory detection of </w:t>
      </w:r>
      <w:r w:rsidR="00814C49" w:rsidRPr="00191694">
        <w:rPr>
          <w:rFonts w:ascii="Times New Roman" w:hAnsi="Times New Roman" w:cs="Times New Roman"/>
          <w:sz w:val="24"/>
          <w:szCs w:val="24"/>
        </w:rPr>
        <w:t>HBsAg</w:t>
      </w:r>
      <w:r w:rsidRPr="00191694">
        <w:rPr>
          <w:rFonts w:ascii="Times New Roman" w:hAnsi="Times New Roman" w:cs="Times New Roman"/>
          <w:sz w:val="24"/>
          <w:szCs w:val="24"/>
        </w:rPr>
        <w:t xml:space="preserve"> or isolation of </w:t>
      </w:r>
      <w:r w:rsidR="00814C49" w:rsidRPr="00191694">
        <w:rPr>
          <w:rFonts w:ascii="Times New Roman" w:hAnsi="Times New Roman" w:cs="Times New Roman"/>
          <w:sz w:val="24"/>
          <w:szCs w:val="24"/>
        </w:rPr>
        <w:t xml:space="preserve">the virus in blood </w:t>
      </w:r>
      <w:r w:rsidRPr="00191694">
        <w:rPr>
          <w:rFonts w:ascii="Times New Roman" w:hAnsi="Times New Roman" w:cs="Times New Roman"/>
          <w:sz w:val="24"/>
          <w:szCs w:val="24"/>
        </w:rPr>
        <w:t xml:space="preserve">through Polymerase Chain Reaction (PCR).  </w:t>
      </w:r>
    </w:p>
    <w:p w14:paraId="3E84FEEE" w14:textId="77777777" w:rsidR="00157770" w:rsidRPr="00191694" w:rsidRDefault="00157770"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lastRenderedPageBreak/>
        <w:t>The team</w:t>
      </w:r>
      <w:r w:rsidR="00973E65" w:rsidRPr="00191694">
        <w:rPr>
          <w:rFonts w:ascii="Times New Roman" w:hAnsi="Times New Roman" w:cs="Times New Roman"/>
          <w:sz w:val="24"/>
          <w:szCs w:val="24"/>
        </w:rPr>
        <w:t xml:space="preserve">s </w:t>
      </w:r>
      <w:r w:rsidRPr="00191694">
        <w:rPr>
          <w:rFonts w:ascii="Times New Roman" w:hAnsi="Times New Roman" w:cs="Times New Roman"/>
          <w:sz w:val="24"/>
          <w:szCs w:val="24"/>
        </w:rPr>
        <w:t>conduct</w:t>
      </w:r>
      <w:r w:rsidR="00973E65" w:rsidRPr="00191694">
        <w:rPr>
          <w:rFonts w:ascii="Times New Roman" w:hAnsi="Times New Roman" w:cs="Times New Roman"/>
          <w:sz w:val="24"/>
          <w:szCs w:val="24"/>
        </w:rPr>
        <w:t>ed</w:t>
      </w:r>
      <w:r w:rsidRPr="00191694">
        <w:rPr>
          <w:rFonts w:ascii="Times New Roman" w:hAnsi="Times New Roman" w:cs="Times New Roman"/>
          <w:sz w:val="24"/>
          <w:szCs w:val="24"/>
        </w:rPr>
        <w:t xml:space="preserve"> active case search by reviewing hospital, outpatient and vaccination </w:t>
      </w:r>
      <w:r w:rsidR="00E63331" w:rsidRPr="00191694">
        <w:rPr>
          <w:rFonts w:ascii="Times New Roman" w:hAnsi="Times New Roman" w:cs="Times New Roman"/>
          <w:sz w:val="24"/>
          <w:szCs w:val="24"/>
        </w:rPr>
        <w:t xml:space="preserve">campaign </w:t>
      </w:r>
      <w:r w:rsidRPr="00191694">
        <w:rPr>
          <w:rFonts w:ascii="Times New Roman" w:hAnsi="Times New Roman" w:cs="Times New Roman"/>
          <w:sz w:val="24"/>
          <w:szCs w:val="24"/>
        </w:rPr>
        <w:t>records in health facilities to identify suspected cases. The case definition for active case search w</w:t>
      </w:r>
      <w:r w:rsidR="003D3D26">
        <w:rPr>
          <w:rFonts w:ascii="Times New Roman" w:hAnsi="Times New Roman" w:cs="Times New Roman"/>
          <w:sz w:val="24"/>
          <w:szCs w:val="24"/>
        </w:rPr>
        <w:t>as</w:t>
      </w:r>
      <w:r w:rsidRPr="00191694">
        <w:rPr>
          <w:rFonts w:ascii="Times New Roman" w:hAnsi="Times New Roman" w:cs="Times New Roman"/>
          <w:sz w:val="24"/>
          <w:szCs w:val="24"/>
        </w:rPr>
        <w:t xml:space="preserve">: an entry of patient with </w:t>
      </w:r>
      <w:r w:rsidR="00814C49" w:rsidRPr="00191694">
        <w:rPr>
          <w:rFonts w:ascii="Times New Roman" w:hAnsi="Times New Roman" w:cs="Times New Roman"/>
          <w:sz w:val="24"/>
          <w:szCs w:val="24"/>
        </w:rPr>
        <w:t>jaundice or elevated Liver Function Tests (LFTs)</w:t>
      </w:r>
      <w:r w:rsidRPr="00191694">
        <w:rPr>
          <w:rFonts w:ascii="Times New Roman" w:hAnsi="Times New Roman" w:cs="Times New Roman"/>
          <w:sz w:val="24"/>
          <w:szCs w:val="24"/>
        </w:rPr>
        <w:t>. New cases who present</w:t>
      </w:r>
      <w:r w:rsidR="003D3D26">
        <w:rPr>
          <w:rFonts w:ascii="Times New Roman" w:hAnsi="Times New Roman" w:cs="Times New Roman"/>
          <w:sz w:val="24"/>
          <w:szCs w:val="24"/>
        </w:rPr>
        <w:t>ed</w:t>
      </w:r>
      <w:r w:rsidRPr="00191694">
        <w:rPr>
          <w:rFonts w:ascii="Times New Roman" w:hAnsi="Times New Roman" w:cs="Times New Roman"/>
          <w:sz w:val="24"/>
          <w:szCs w:val="24"/>
        </w:rPr>
        <w:t xml:space="preserve"> to the health facility during the investigation period w</w:t>
      </w:r>
      <w:r w:rsidR="003D3D26">
        <w:rPr>
          <w:rFonts w:ascii="Times New Roman" w:hAnsi="Times New Roman" w:cs="Times New Roman"/>
          <w:sz w:val="24"/>
          <w:szCs w:val="24"/>
        </w:rPr>
        <w:t>ere</w:t>
      </w:r>
      <w:r w:rsidRPr="00191694">
        <w:rPr>
          <w:rFonts w:ascii="Times New Roman" w:hAnsi="Times New Roman" w:cs="Times New Roman"/>
          <w:sz w:val="24"/>
          <w:szCs w:val="24"/>
        </w:rPr>
        <w:t xml:space="preserve"> interviewed to identify possib</w:t>
      </w:r>
      <w:r w:rsidR="00814C49" w:rsidRPr="00191694">
        <w:rPr>
          <w:rFonts w:ascii="Times New Roman" w:hAnsi="Times New Roman" w:cs="Times New Roman"/>
          <w:sz w:val="24"/>
          <w:szCs w:val="24"/>
        </w:rPr>
        <w:t>le exposures and laboratory testing conducted.</w:t>
      </w:r>
    </w:p>
    <w:p w14:paraId="0F34B6AC" w14:textId="77777777" w:rsidR="00CD2F30" w:rsidRPr="00191694" w:rsidRDefault="00CD2F30" w:rsidP="009C51E0">
      <w:pPr>
        <w:spacing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Key informant interview</w:t>
      </w:r>
    </w:p>
    <w:p w14:paraId="74509F86" w14:textId="77777777" w:rsidR="00CD2F30" w:rsidRPr="00191694" w:rsidRDefault="002C3C7A"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rPr>
        <w:t>We interview</w:t>
      </w:r>
      <w:r w:rsidR="00973E65" w:rsidRPr="00191694">
        <w:rPr>
          <w:rFonts w:ascii="Times New Roman" w:hAnsi="Times New Roman" w:cs="Times New Roman"/>
          <w:sz w:val="24"/>
          <w:szCs w:val="24"/>
        </w:rPr>
        <w:t>ed</w:t>
      </w:r>
      <w:r w:rsidR="00CD2F30" w:rsidRPr="00191694">
        <w:rPr>
          <w:rFonts w:ascii="Times New Roman" w:hAnsi="Times New Roman" w:cs="Times New Roman"/>
          <w:sz w:val="24"/>
          <w:szCs w:val="24"/>
        </w:rPr>
        <w:t xml:space="preserve"> the County Director of Health, County Disease Surveillance Coordinators and Sub-county Medical Officers of Health</w:t>
      </w:r>
      <w:r w:rsidRPr="00191694">
        <w:rPr>
          <w:rFonts w:ascii="Times New Roman" w:hAnsi="Times New Roman" w:cs="Times New Roman"/>
          <w:sz w:val="24"/>
          <w:szCs w:val="24"/>
        </w:rPr>
        <w:t xml:space="preserve"> to obtain more information on surveillance and control activities for Hepatitis B in the county. </w:t>
      </w:r>
    </w:p>
    <w:p w14:paraId="5404DCFA" w14:textId="77777777" w:rsidR="00067020" w:rsidRPr="00191694" w:rsidRDefault="00067020" w:rsidP="009C51E0">
      <w:pPr>
        <w:spacing w:line="276" w:lineRule="auto"/>
        <w:jc w:val="both"/>
        <w:rPr>
          <w:rFonts w:ascii="Times New Roman" w:hAnsi="Times New Roman" w:cs="Times New Roman"/>
          <w:sz w:val="24"/>
          <w:szCs w:val="24"/>
        </w:rPr>
      </w:pPr>
    </w:p>
    <w:p w14:paraId="599E420E" w14:textId="77777777" w:rsidR="008D0BA2" w:rsidRPr="00191694" w:rsidRDefault="00BD1751" w:rsidP="009C51E0">
      <w:pPr>
        <w:pStyle w:val="Heading2"/>
        <w:spacing w:line="276" w:lineRule="auto"/>
        <w:rPr>
          <w:rFonts w:ascii="Times New Roman" w:hAnsi="Times New Roman" w:cs="Times New Roman"/>
        </w:rPr>
      </w:pPr>
      <w:bookmarkStart w:id="115" w:name="_Toc1135140"/>
      <w:r w:rsidRPr="00191694">
        <w:rPr>
          <w:rFonts w:ascii="Times New Roman" w:hAnsi="Times New Roman" w:cs="Times New Roman"/>
        </w:rPr>
        <w:t xml:space="preserve">2.7. </w:t>
      </w:r>
      <w:r w:rsidR="008D0BA2" w:rsidRPr="00191694">
        <w:rPr>
          <w:rFonts w:ascii="Times New Roman" w:hAnsi="Times New Roman" w:cs="Times New Roman"/>
        </w:rPr>
        <w:t>Laboratory Methods</w:t>
      </w:r>
      <w:bookmarkEnd w:id="115"/>
    </w:p>
    <w:p w14:paraId="2758E7C2" w14:textId="77777777" w:rsidR="000E1EAF" w:rsidRPr="00191694" w:rsidRDefault="000E1EAF" w:rsidP="009C51E0">
      <w:pPr>
        <w:spacing w:line="276" w:lineRule="auto"/>
        <w:jc w:val="both"/>
        <w:rPr>
          <w:rFonts w:ascii="Times New Roman" w:hAnsi="Times New Roman" w:cs="Times New Roman"/>
          <w:sz w:val="24"/>
          <w:szCs w:val="24"/>
        </w:rPr>
      </w:pPr>
      <w:r w:rsidRPr="00191694">
        <w:rPr>
          <w:rFonts w:ascii="Times New Roman" w:hAnsi="Times New Roman" w:cs="Times New Roman"/>
          <w:sz w:val="24"/>
          <w:szCs w:val="24"/>
          <w:lang w:val="en-US"/>
        </w:rPr>
        <w:t>Bl</w:t>
      </w:r>
      <w:r w:rsidR="000927C1" w:rsidRPr="00191694">
        <w:rPr>
          <w:rFonts w:ascii="Times New Roman" w:hAnsi="Times New Roman" w:cs="Times New Roman"/>
          <w:sz w:val="24"/>
          <w:szCs w:val="24"/>
          <w:lang w:val="en-US"/>
        </w:rPr>
        <w:t xml:space="preserve">ood </w:t>
      </w:r>
      <w:r w:rsidR="00973E65" w:rsidRPr="00191694">
        <w:rPr>
          <w:rFonts w:ascii="Times New Roman" w:hAnsi="Times New Roman" w:cs="Times New Roman"/>
          <w:sz w:val="24"/>
          <w:szCs w:val="24"/>
          <w:lang w:val="en-US"/>
        </w:rPr>
        <w:t xml:space="preserve">sample was </w:t>
      </w:r>
      <w:r w:rsidR="000927C1" w:rsidRPr="00191694">
        <w:rPr>
          <w:rFonts w:ascii="Times New Roman" w:hAnsi="Times New Roman" w:cs="Times New Roman"/>
          <w:sz w:val="24"/>
          <w:szCs w:val="24"/>
          <w:lang w:val="en-US"/>
        </w:rPr>
        <w:t>collected from the identified</w:t>
      </w:r>
      <w:r w:rsidRPr="00191694">
        <w:rPr>
          <w:rFonts w:ascii="Times New Roman" w:hAnsi="Times New Roman" w:cs="Times New Roman"/>
          <w:sz w:val="24"/>
          <w:szCs w:val="24"/>
          <w:lang w:val="en-US"/>
        </w:rPr>
        <w:t xml:space="preserve"> household member</w:t>
      </w:r>
      <w:r w:rsidR="0058026D" w:rsidRPr="00191694">
        <w:rPr>
          <w:rFonts w:ascii="Times New Roman" w:hAnsi="Times New Roman" w:cs="Times New Roman"/>
          <w:sz w:val="24"/>
          <w:szCs w:val="24"/>
          <w:lang w:val="en-US"/>
        </w:rPr>
        <w:t>, HCW or prisoner</w:t>
      </w:r>
      <w:r w:rsidRPr="00191694">
        <w:rPr>
          <w:rFonts w:ascii="Times New Roman" w:hAnsi="Times New Roman" w:cs="Times New Roman"/>
          <w:sz w:val="24"/>
          <w:szCs w:val="24"/>
          <w:lang w:val="en-US"/>
        </w:rPr>
        <w:t xml:space="preserve"> for HBV </w:t>
      </w:r>
      <w:r w:rsidR="00194510" w:rsidRPr="00191694">
        <w:rPr>
          <w:rFonts w:ascii="Times New Roman" w:hAnsi="Times New Roman" w:cs="Times New Roman"/>
          <w:sz w:val="24"/>
          <w:szCs w:val="24"/>
          <w:lang w:val="en-US"/>
        </w:rPr>
        <w:t>testing</w:t>
      </w:r>
      <w:r w:rsidR="00194510" w:rsidRPr="00191694" w:rsidDel="000E1EAF">
        <w:rPr>
          <w:rFonts w:ascii="Times New Roman" w:hAnsi="Times New Roman" w:cs="Times New Roman"/>
          <w:sz w:val="24"/>
          <w:szCs w:val="24"/>
        </w:rPr>
        <w:t xml:space="preserve">. </w:t>
      </w:r>
      <w:r w:rsidR="00AA339C" w:rsidRPr="00191694">
        <w:rPr>
          <w:rFonts w:ascii="Times New Roman" w:hAnsi="Times New Roman" w:cs="Times New Roman"/>
          <w:sz w:val="24"/>
          <w:szCs w:val="24"/>
          <w:lang w:val="en-US"/>
        </w:rPr>
        <w:t xml:space="preserve">Approximately </w:t>
      </w:r>
      <w:r w:rsidR="00447363" w:rsidRPr="00191694">
        <w:rPr>
          <w:rFonts w:ascii="Times New Roman" w:hAnsi="Times New Roman" w:cs="Times New Roman"/>
          <w:sz w:val="24"/>
          <w:szCs w:val="24"/>
          <w:lang w:val="en-US"/>
        </w:rPr>
        <w:t>3 - 4</w:t>
      </w:r>
      <w:r w:rsidR="00AA339C" w:rsidRPr="00191694">
        <w:rPr>
          <w:rFonts w:ascii="Times New Roman" w:hAnsi="Times New Roman" w:cs="Times New Roman"/>
          <w:sz w:val="24"/>
          <w:szCs w:val="24"/>
          <w:lang w:val="en-US"/>
        </w:rPr>
        <w:t>ml of whole blood w</w:t>
      </w:r>
      <w:r w:rsidR="00973E65" w:rsidRPr="00191694">
        <w:rPr>
          <w:rFonts w:ascii="Times New Roman" w:hAnsi="Times New Roman" w:cs="Times New Roman"/>
          <w:sz w:val="24"/>
          <w:szCs w:val="24"/>
          <w:lang w:val="en-US"/>
        </w:rPr>
        <w:t xml:space="preserve">as </w:t>
      </w:r>
      <w:r w:rsidR="00AA339C" w:rsidRPr="00191694">
        <w:rPr>
          <w:rFonts w:ascii="Times New Roman" w:hAnsi="Times New Roman" w:cs="Times New Roman"/>
          <w:sz w:val="24"/>
          <w:szCs w:val="24"/>
          <w:lang w:val="en-US"/>
        </w:rPr>
        <w:t>collected</w:t>
      </w:r>
      <w:r w:rsidR="00447363" w:rsidRPr="00191694">
        <w:rPr>
          <w:rFonts w:ascii="Times New Roman" w:hAnsi="Times New Roman" w:cs="Times New Roman"/>
          <w:sz w:val="24"/>
          <w:szCs w:val="24"/>
          <w:lang w:val="en-US"/>
        </w:rPr>
        <w:t>.</w:t>
      </w:r>
      <w:r w:rsidR="000927C1" w:rsidRPr="00191694">
        <w:rPr>
          <w:rFonts w:ascii="Times New Roman" w:hAnsi="Times New Roman" w:cs="Times New Roman"/>
          <w:sz w:val="24"/>
          <w:szCs w:val="24"/>
          <w:lang w:val="en-US"/>
        </w:rPr>
        <w:t xml:space="preserve"> </w:t>
      </w:r>
      <w:r w:rsidR="00447363" w:rsidRPr="00191694">
        <w:rPr>
          <w:rFonts w:ascii="Times New Roman" w:hAnsi="Times New Roman" w:cs="Times New Roman"/>
          <w:sz w:val="24"/>
          <w:szCs w:val="24"/>
          <w:lang w:val="en-US"/>
        </w:rPr>
        <w:t>The samples w</w:t>
      </w:r>
      <w:r w:rsidR="00973E65" w:rsidRPr="00191694">
        <w:rPr>
          <w:rFonts w:ascii="Times New Roman" w:hAnsi="Times New Roman" w:cs="Times New Roman"/>
          <w:sz w:val="24"/>
          <w:szCs w:val="24"/>
          <w:lang w:val="en-US"/>
        </w:rPr>
        <w:t>ere</w:t>
      </w:r>
      <w:r w:rsidR="00447363" w:rsidRPr="00191694">
        <w:rPr>
          <w:rFonts w:ascii="Times New Roman" w:hAnsi="Times New Roman" w:cs="Times New Roman"/>
          <w:sz w:val="24"/>
          <w:szCs w:val="24"/>
          <w:lang w:val="en-US"/>
        </w:rPr>
        <w:t xml:space="preserve"> stored under </w:t>
      </w:r>
      <w:r w:rsidR="000927C1" w:rsidRPr="00191694">
        <w:rPr>
          <w:rFonts w:ascii="Times New Roman" w:hAnsi="Times New Roman" w:cs="Times New Roman"/>
          <w:sz w:val="24"/>
          <w:szCs w:val="24"/>
          <w:lang w:val="en-US"/>
        </w:rPr>
        <w:t>cold</w:t>
      </w:r>
      <w:r w:rsidR="00447363" w:rsidRPr="00191694">
        <w:rPr>
          <w:rFonts w:ascii="Times New Roman" w:hAnsi="Times New Roman" w:cs="Times New Roman"/>
          <w:sz w:val="24"/>
          <w:szCs w:val="24"/>
          <w:lang w:val="en-US"/>
        </w:rPr>
        <w:t xml:space="preserve"> chain of 2 – 8</w:t>
      </w:r>
      <w:r w:rsidR="000927C1" w:rsidRPr="00191694">
        <w:rPr>
          <w:rFonts w:ascii="Times New Roman" w:hAnsi="Times New Roman" w:cs="Times New Roman"/>
          <w:sz w:val="24"/>
          <w:szCs w:val="24"/>
          <w:lang w:val="en-US"/>
        </w:rPr>
        <w:t xml:space="preserve">⁰ C. </w:t>
      </w:r>
      <w:r w:rsidR="00447363" w:rsidRPr="00191694">
        <w:rPr>
          <w:rFonts w:ascii="Times New Roman" w:hAnsi="Times New Roman" w:cs="Times New Roman"/>
          <w:sz w:val="24"/>
          <w:szCs w:val="24"/>
          <w:lang w:val="en-US"/>
        </w:rPr>
        <w:t>The sample</w:t>
      </w:r>
      <w:r w:rsidR="00973E65" w:rsidRPr="00191694">
        <w:rPr>
          <w:rFonts w:ascii="Times New Roman" w:hAnsi="Times New Roman" w:cs="Times New Roman"/>
          <w:sz w:val="24"/>
          <w:szCs w:val="24"/>
          <w:lang w:val="en-US"/>
        </w:rPr>
        <w:t>s</w:t>
      </w:r>
      <w:r w:rsidR="00447363" w:rsidRPr="00191694">
        <w:rPr>
          <w:rFonts w:ascii="Times New Roman" w:hAnsi="Times New Roman" w:cs="Times New Roman"/>
          <w:sz w:val="24"/>
          <w:szCs w:val="24"/>
          <w:lang w:val="en-US"/>
        </w:rPr>
        <w:t xml:space="preserve"> w</w:t>
      </w:r>
      <w:r w:rsidR="00973E65" w:rsidRPr="00191694">
        <w:rPr>
          <w:rFonts w:ascii="Times New Roman" w:hAnsi="Times New Roman" w:cs="Times New Roman"/>
          <w:sz w:val="24"/>
          <w:szCs w:val="24"/>
          <w:lang w:val="en-US"/>
        </w:rPr>
        <w:t xml:space="preserve">ere </w:t>
      </w:r>
      <w:r w:rsidR="00447363" w:rsidRPr="00191694">
        <w:rPr>
          <w:rFonts w:ascii="Times New Roman" w:hAnsi="Times New Roman" w:cs="Times New Roman"/>
          <w:sz w:val="24"/>
          <w:szCs w:val="24"/>
          <w:lang w:val="en-US"/>
        </w:rPr>
        <w:t xml:space="preserve">centrifuged </w:t>
      </w:r>
      <w:r w:rsidR="005E2166">
        <w:rPr>
          <w:rFonts w:ascii="Times New Roman" w:hAnsi="Times New Roman" w:cs="Times New Roman"/>
          <w:sz w:val="24"/>
          <w:szCs w:val="24"/>
          <w:lang w:val="en-US"/>
        </w:rPr>
        <w:t>at</w:t>
      </w:r>
      <w:r w:rsidR="00447363" w:rsidRPr="00191694">
        <w:rPr>
          <w:rFonts w:ascii="Times New Roman" w:hAnsi="Times New Roman" w:cs="Times New Roman"/>
          <w:sz w:val="24"/>
          <w:szCs w:val="24"/>
          <w:lang w:val="en-US"/>
        </w:rPr>
        <w:t xml:space="preserve"> the nearest identified laboratory with centrifuge on the same day. </w:t>
      </w:r>
      <w:r w:rsidR="00973E65" w:rsidRPr="00191694">
        <w:rPr>
          <w:rFonts w:ascii="Times New Roman" w:hAnsi="Times New Roman" w:cs="Times New Roman"/>
          <w:sz w:val="24"/>
          <w:szCs w:val="24"/>
          <w:lang w:val="en-US"/>
        </w:rPr>
        <w:t>Plasma</w:t>
      </w:r>
      <w:r w:rsidR="00447363" w:rsidRPr="00191694">
        <w:rPr>
          <w:rFonts w:ascii="Times New Roman" w:hAnsi="Times New Roman" w:cs="Times New Roman"/>
          <w:sz w:val="24"/>
          <w:szCs w:val="24"/>
          <w:lang w:val="en-US"/>
        </w:rPr>
        <w:t xml:space="preserve"> w</w:t>
      </w:r>
      <w:r w:rsidR="00973E65" w:rsidRPr="00191694">
        <w:rPr>
          <w:rFonts w:ascii="Times New Roman" w:hAnsi="Times New Roman" w:cs="Times New Roman"/>
          <w:sz w:val="24"/>
          <w:szCs w:val="24"/>
          <w:lang w:val="en-US"/>
        </w:rPr>
        <w:t xml:space="preserve">as </w:t>
      </w:r>
      <w:r w:rsidR="00447363" w:rsidRPr="00191694">
        <w:rPr>
          <w:rFonts w:ascii="Times New Roman" w:hAnsi="Times New Roman" w:cs="Times New Roman"/>
          <w:sz w:val="24"/>
          <w:szCs w:val="24"/>
          <w:lang w:val="en-US"/>
        </w:rPr>
        <w:t>harvested</w:t>
      </w:r>
      <w:r w:rsidR="000927C1" w:rsidRPr="00191694">
        <w:rPr>
          <w:rFonts w:ascii="Times New Roman" w:hAnsi="Times New Roman" w:cs="Times New Roman"/>
          <w:sz w:val="24"/>
          <w:szCs w:val="24"/>
          <w:lang w:val="en-US"/>
        </w:rPr>
        <w:t xml:space="preserve"> and</w:t>
      </w:r>
      <w:r w:rsidR="0058026D" w:rsidRPr="00191694">
        <w:rPr>
          <w:rFonts w:ascii="Times New Roman" w:hAnsi="Times New Roman" w:cs="Times New Roman"/>
          <w:sz w:val="24"/>
          <w:szCs w:val="24"/>
          <w:lang w:val="en-US"/>
        </w:rPr>
        <w:t xml:space="preserve"> </w:t>
      </w:r>
      <w:r w:rsidR="005E2166">
        <w:rPr>
          <w:rFonts w:ascii="Times New Roman" w:hAnsi="Times New Roman" w:cs="Times New Roman"/>
          <w:sz w:val="24"/>
          <w:szCs w:val="24"/>
          <w:lang w:val="en-US"/>
        </w:rPr>
        <w:t>r</w:t>
      </w:r>
      <w:r w:rsidR="000927C1" w:rsidRPr="00191694">
        <w:rPr>
          <w:rFonts w:ascii="Times New Roman" w:hAnsi="Times New Roman" w:cs="Times New Roman"/>
          <w:sz w:val="24"/>
          <w:szCs w:val="24"/>
          <w:lang w:val="en-US"/>
        </w:rPr>
        <w:t xml:space="preserve">apid test screening for antibodies to HBsAg conducted. The </w:t>
      </w:r>
      <w:r w:rsidR="002C3C7A" w:rsidRPr="00191694">
        <w:rPr>
          <w:rFonts w:ascii="Times New Roman" w:hAnsi="Times New Roman" w:cs="Times New Roman"/>
          <w:sz w:val="24"/>
          <w:szCs w:val="24"/>
          <w:lang w:val="en-US"/>
        </w:rPr>
        <w:t>plasma</w:t>
      </w:r>
      <w:r w:rsidR="000927C1" w:rsidRPr="00191694">
        <w:rPr>
          <w:rFonts w:ascii="Times New Roman" w:hAnsi="Times New Roman" w:cs="Times New Roman"/>
          <w:sz w:val="24"/>
          <w:szCs w:val="24"/>
          <w:lang w:val="en-US"/>
        </w:rPr>
        <w:t xml:space="preserve"> </w:t>
      </w:r>
      <w:r w:rsidR="005E2166" w:rsidRPr="00191694">
        <w:rPr>
          <w:rFonts w:ascii="Times New Roman" w:hAnsi="Times New Roman" w:cs="Times New Roman"/>
          <w:sz w:val="24"/>
          <w:szCs w:val="24"/>
          <w:lang w:val="en-US"/>
        </w:rPr>
        <w:t>was stored</w:t>
      </w:r>
      <w:r w:rsidR="00447363" w:rsidRPr="00191694">
        <w:rPr>
          <w:rFonts w:ascii="Times New Roman" w:hAnsi="Times New Roman" w:cs="Times New Roman"/>
          <w:sz w:val="24"/>
          <w:szCs w:val="24"/>
          <w:lang w:val="en-US"/>
        </w:rPr>
        <w:t xml:space="preserve"> in a separate red top </w:t>
      </w:r>
      <w:r w:rsidR="001947B5" w:rsidRPr="00191694">
        <w:rPr>
          <w:rFonts w:ascii="Times New Roman" w:hAnsi="Times New Roman" w:cs="Times New Roman"/>
          <w:sz w:val="24"/>
          <w:szCs w:val="24"/>
          <w:lang w:val="en-US"/>
        </w:rPr>
        <w:t>cryovial</w:t>
      </w:r>
      <w:r w:rsidR="00E715FE" w:rsidRPr="00191694">
        <w:rPr>
          <w:rFonts w:ascii="Times New Roman" w:hAnsi="Times New Roman" w:cs="Times New Roman"/>
          <w:sz w:val="24"/>
          <w:szCs w:val="24"/>
          <w:lang w:val="en-US"/>
        </w:rPr>
        <w:t xml:space="preserve"> </w:t>
      </w:r>
      <w:r w:rsidR="00447363" w:rsidRPr="00191694">
        <w:rPr>
          <w:rFonts w:ascii="Times New Roman" w:hAnsi="Times New Roman" w:cs="Times New Roman"/>
          <w:sz w:val="24"/>
          <w:szCs w:val="24"/>
          <w:lang w:val="en-US"/>
        </w:rPr>
        <w:t>under cold chain and packaged</w:t>
      </w:r>
      <w:r w:rsidR="000927C1" w:rsidRPr="00191694">
        <w:rPr>
          <w:rFonts w:ascii="Times New Roman" w:hAnsi="Times New Roman" w:cs="Times New Roman"/>
          <w:sz w:val="24"/>
          <w:szCs w:val="24"/>
          <w:lang w:val="en-US"/>
        </w:rPr>
        <w:t xml:space="preserve"> for transport to reference lab where testing for</w:t>
      </w:r>
      <w:r w:rsidR="002476B6" w:rsidRPr="00191694">
        <w:rPr>
          <w:rFonts w:ascii="Times New Roman" w:hAnsi="Times New Roman" w:cs="Times New Roman"/>
          <w:sz w:val="24"/>
          <w:szCs w:val="24"/>
          <w:lang w:val="en-US"/>
        </w:rPr>
        <w:t xml:space="preserve"> total</w:t>
      </w:r>
      <w:r w:rsidR="00067020" w:rsidRPr="00191694">
        <w:rPr>
          <w:rFonts w:ascii="Times New Roman" w:hAnsi="Times New Roman" w:cs="Times New Roman"/>
          <w:sz w:val="24"/>
          <w:szCs w:val="24"/>
          <w:lang w:val="en-US"/>
        </w:rPr>
        <w:t xml:space="preserve"> </w:t>
      </w:r>
      <w:r w:rsidR="00AA339C" w:rsidRPr="00191694">
        <w:rPr>
          <w:rFonts w:ascii="Times New Roman" w:hAnsi="Times New Roman" w:cs="Times New Roman"/>
          <w:sz w:val="24"/>
          <w:szCs w:val="24"/>
          <w:lang w:val="en-US"/>
        </w:rPr>
        <w:t>anti-HBc)</w:t>
      </w:r>
      <w:r w:rsidR="000927C1" w:rsidRPr="00191694">
        <w:rPr>
          <w:rFonts w:ascii="Times New Roman" w:hAnsi="Times New Roman" w:cs="Times New Roman"/>
          <w:sz w:val="24"/>
          <w:szCs w:val="24"/>
          <w:lang w:val="en-US"/>
        </w:rPr>
        <w:t xml:space="preserve"> w</w:t>
      </w:r>
      <w:r w:rsidR="005E2166">
        <w:rPr>
          <w:rFonts w:ascii="Times New Roman" w:hAnsi="Times New Roman" w:cs="Times New Roman"/>
          <w:sz w:val="24"/>
          <w:szCs w:val="24"/>
          <w:lang w:val="en-US"/>
        </w:rPr>
        <w:t>as to</w:t>
      </w:r>
      <w:r w:rsidR="000927C1" w:rsidRPr="00191694">
        <w:rPr>
          <w:rFonts w:ascii="Times New Roman" w:hAnsi="Times New Roman" w:cs="Times New Roman"/>
          <w:sz w:val="24"/>
          <w:szCs w:val="24"/>
          <w:lang w:val="en-US"/>
        </w:rPr>
        <w:t xml:space="preserve"> be done</w:t>
      </w:r>
      <w:r w:rsidR="00AA339C" w:rsidRPr="00191694">
        <w:rPr>
          <w:rFonts w:ascii="Times New Roman" w:hAnsi="Times New Roman" w:cs="Times New Roman"/>
          <w:sz w:val="24"/>
          <w:szCs w:val="24"/>
          <w:lang w:val="en-US"/>
        </w:rPr>
        <w:t xml:space="preserve">. </w:t>
      </w:r>
      <w:commentRangeStart w:id="116"/>
      <w:r w:rsidR="00AA339C" w:rsidRPr="00191694">
        <w:rPr>
          <w:rFonts w:ascii="Times New Roman" w:hAnsi="Times New Roman" w:cs="Times New Roman"/>
          <w:sz w:val="24"/>
          <w:szCs w:val="24"/>
          <w:lang w:val="en-US"/>
        </w:rPr>
        <w:t>The ACON</w:t>
      </w:r>
      <w:r w:rsidR="00AA339C" w:rsidRPr="00191694">
        <w:rPr>
          <w:rFonts w:ascii="Times New Roman" w:hAnsi="Times New Roman" w:cs="Times New Roman"/>
          <w:sz w:val="24"/>
          <w:szCs w:val="24"/>
          <w:vertAlign w:val="superscript"/>
          <w:lang w:val="en-US"/>
        </w:rPr>
        <w:t>®</w:t>
      </w:r>
      <w:r w:rsidR="00AA339C" w:rsidRPr="00191694">
        <w:rPr>
          <w:rFonts w:ascii="Times New Roman" w:hAnsi="Times New Roman" w:cs="Times New Roman"/>
          <w:sz w:val="24"/>
          <w:szCs w:val="24"/>
          <w:lang w:val="en-US"/>
        </w:rPr>
        <w:t xml:space="preserve"> Enzyme Immuno Assay test kit </w:t>
      </w:r>
      <w:r w:rsidRPr="00191694">
        <w:rPr>
          <w:rFonts w:ascii="Times New Roman" w:hAnsi="Times New Roman" w:cs="Times New Roman"/>
          <w:sz w:val="24"/>
          <w:szCs w:val="24"/>
          <w:lang w:val="en-US"/>
        </w:rPr>
        <w:t xml:space="preserve">for anti-HBc </w:t>
      </w:r>
      <w:r w:rsidR="00AA339C" w:rsidRPr="00191694">
        <w:rPr>
          <w:rFonts w:ascii="Times New Roman" w:hAnsi="Times New Roman" w:cs="Times New Roman"/>
          <w:sz w:val="24"/>
          <w:szCs w:val="24"/>
          <w:lang w:val="en-US"/>
        </w:rPr>
        <w:t>will be used</w:t>
      </w:r>
      <w:commentRangeEnd w:id="116"/>
      <w:r w:rsidR="005E2166">
        <w:rPr>
          <w:rStyle w:val="CommentReference"/>
        </w:rPr>
        <w:commentReference w:id="116"/>
      </w:r>
      <w:r w:rsidR="00AA339C" w:rsidRPr="00191694">
        <w:rPr>
          <w:rFonts w:ascii="Times New Roman" w:hAnsi="Times New Roman" w:cs="Times New Roman"/>
          <w:sz w:val="24"/>
          <w:szCs w:val="24"/>
          <w:lang w:val="en-US"/>
        </w:rPr>
        <w:t>.</w:t>
      </w:r>
      <w:r w:rsidRPr="00191694">
        <w:rPr>
          <w:rFonts w:ascii="Times New Roman" w:hAnsi="Times New Roman" w:cs="Times New Roman"/>
          <w:sz w:val="24"/>
          <w:szCs w:val="24"/>
          <w:lang w:val="en-US"/>
        </w:rPr>
        <w:t xml:space="preserve"> </w:t>
      </w:r>
      <w:r w:rsidR="00AA339C" w:rsidRPr="00191694">
        <w:rPr>
          <w:rFonts w:ascii="Times New Roman" w:hAnsi="Times New Roman" w:cs="Times New Roman"/>
          <w:sz w:val="24"/>
          <w:szCs w:val="24"/>
          <w:lang w:val="en-US"/>
        </w:rPr>
        <w:t>We</w:t>
      </w:r>
      <w:r w:rsidR="00973E65" w:rsidRPr="00191694">
        <w:rPr>
          <w:rFonts w:ascii="Times New Roman" w:hAnsi="Times New Roman" w:cs="Times New Roman"/>
          <w:sz w:val="24"/>
          <w:szCs w:val="24"/>
          <w:lang w:val="en-US"/>
        </w:rPr>
        <w:t xml:space="preserve"> </w:t>
      </w:r>
      <w:r w:rsidR="00AA339C" w:rsidRPr="00191694">
        <w:rPr>
          <w:rFonts w:ascii="Times New Roman" w:hAnsi="Times New Roman" w:cs="Times New Roman"/>
          <w:sz w:val="24"/>
          <w:szCs w:val="24"/>
          <w:lang w:val="en-US"/>
        </w:rPr>
        <w:t>use</w:t>
      </w:r>
      <w:r w:rsidR="00973E65" w:rsidRPr="00191694">
        <w:rPr>
          <w:rFonts w:ascii="Times New Roman" w:hAnsi="Times New Roman" w:cs="Times New Roman"/>
          <w:sz w:val="24"/>
          <w:szCs w:val="24"/>
          <w:lang w:val="en-US"/>
        </w:rPr>
        <w:t>d</w:t>
      </w:r>
      <w:r w:rsidR="00AA339C" w:rsidRPr="00191694">
        <w:rPr>
          <w:rFonts w:ascii="Times New Roman" w:hAnsi="Times New Roman" w:cs="Times New Roman"/>
          <w:sz w:val="24"/>
          <w:szCs w:val="24"/>
          <w:lang w:val="en-US"/>
        </w:rPr>
        <w:t xml:space="preserve"> one laboratory per sub-county</w:t>
      </w:r>
      <w:r w:rsidR="000927C1" w:rsidRPr="00191694">
        <w:rPr>
          <w:rFonts w:ascii="Times New Roman" w:hAnsi="Times New Roman" w:cs="Times New Roman"/>
          <w:sz w:val="24"/>
          <w:szCs w:val="24"/>
          <w:lang w:val="en-US"/>
        </w:rPr>
        <w:t>/county</w:t>
      </w:r>
      <w:r w:rsidR="00AA339C" w:rsidRPr="00191694">
        <w:rPr>
          <w:rFonts w:ascii="Times New Roman" w:hAnsi="Times New Roman" w:cs="Times New Roman"/>
          <w:sz w:val="24"/>
          <w:szCs w:val="24"/>
          <w:lang w:val="en-US"/>
        </w:rPr>
        <w:t xml:space="preserve"> to run the rapid tests daily</w:t>
      </w:r>
      <w:r w:rsidR="000B4471" w:rsidRPr="00191694">
        <w:rPr>
          <w:rFonts w:ascii="Times New Roman" w:hAnsi="Times New Roman" w:cs="Times New Roman"/>
          <w:sz w:val="24"/>
          <w:szCs w:val="24"/>
          <w:lang w:val="en-US"/>
        </w:rPr>
        <w:t xml:space="preserve"> and for storage of the </w:t>
      </w:r>
      <w:r w:rsidR="00067020" w:rsidRPr="00191694">
        <w:rPr>
          <w:rFonts w:ascii="Times New Roman" w:hAnsi="Times New Roman" w:cs="Times New Roman"/>
          <w:sz w:val="24"/>
          <w:szCs w:val="24"/>
          <w:lang w:val="en-US"/>
        </w:rPr>
        <w:t>samples</w:t>
      </w:r>
      <w:r w:rsidR="00AA339C" w:rsidRPr="00191694">
        <w:rPr>
          <w:rFonts w:ascii="Times New Roman" w:hAnsi="Times New Roman" w:cs="Times New Roman"/>
          <w:sz w:val="24"/>
          <w:szCs w:val="24"/>
          <w:lang w:val="en-US"/>
        </w:rPr>
        <w:t>. S</w:t>
      </w:r>
      <w:r w:rsidR="000927C1" w:rsidRPr="00191694">
        <w:rPr>
          <w:rFonts w:ascii="Times New Roman" w:hAnsi="Times New Roman" w:cs="Times New Roman"/>
          <w:sz w:val="24"/>
          <w:szCs w:val="24"/>
          <w:lang w:val="en-US"/>
        </w:rPr>
        <w:t xml:space="preserve">tandard </w:t>
      </w:r>
      <w:r w:rsidR="00AA339C" w:rsidRPr="00191694">
        <w:rPr>
          <w:rFonts w:ascii="Times New Roman" w:hAnsi="Times New Roman" w:cs="Times New Roman"/>
          <w:sz w:val="24"/>
          <w:szCs w:val="24"/>
          <w:lang w:val="en-US"/>
        </w:rPr>
        <w:t>O</w:t>
      </w:r>
      <w:r w:rsidR="000927C1" w:rsidRPr="00191694">
        <w:rPr>
          <w:rFonts w:ascii="Times New Roman" w:hAnsi="Times New Roman" w:cs="Times New Roman"/>
          <w:sz w:val="24"/>
          <w:szCs w:val="24"/>
          <w:lang w:val="en-US"/>
        </w:rPr>
        <w:t xml:space="preserve">perating </w:t>
      </w:r>
      <w:r w:rsidR="00AA339C" w:rsidRPr="00191694">
        <w:rPr>
          <w:rFonts w:ascii="Times New Roman" w:hAnsi="Times New Roman" w:cs="Times New Roman"/>
          <w:sz w:val="24"/>
          <w:szCs w:val="24"/>
          <w:lang w:val="en-US"/>
        </w:rPr>
        <w:t>P</w:t>
      </w:r>
      <w:r w:rsidR="000927C1" w:rsidRPr="00191694">
        <w:rPr>
          <w:rFonts w:ascii="Times New Roman" w:hAnsi="Times New Roman" w:cs="Times New Roman"/>
          <w:sz w:val="24"/>
          <w:szCs w:val="24"/>
          <w:lang w:val="en-US"/>
        </w:rPr>
        <w:t>rocedures (SOP</w:t>
      </w:r>
      <w:r w:rsidR="00AA339C" w:rsidRPr="00191694">
        <w:rPr>
          <w:rFonts w:ascii="Times New Roman" w:hAnsi="Times New Roman" w:cs="Times New Roman"/>
          <w:sz w:val="24"/>
          <w:szCs w:val="24"/>
          <w:lang w:val="en-US"/>
        </w:rPr>
        <w:t>s</w:t>
      </w:r>
      <w:r w:rsidR="000927C1" w:rsidRPr="00191694">
        <w:rPr>
          <w:rFonts w:ascii="Times New Roman" w:hAnsi="Times New Roman" w:cs="Times New Roman"/>
          <w:sz w:val="24"/>
          <w:szCs w:val="24"/>
          <w:lang w:val="en-US"/>
        </w:rPr>
        <w:t>)</w:t>
      </w:r>
      <w:r w:rsidR="00AA339C" w:rsidRPr="00191694">
        <w:rPr>
          <w:rFonts w:ascii="Times New Roman" w:hAnsi="Times New Roman" w:cs="Times New Roman"/>
          <w:sz w:val="24"/>
          <w:szCs w:val="24"/>
          <w:lang w:val="en-US"/>
        </w:rPr>
        <w:t xml:space="preserve"> w</w:t>
      </w:r>
      <w:r w:rsidR="00973E65" w:rsidRPr="00191694">
        <w:rPr>
          <w:rFonts w:ascii="Times New Roman" w:hAnsi="Times New Roman" w:cs="Times New Roman"/>
          <w:sz w:val="24"/>
          <w:szCs w:val="24"/>
          <w:lang w:val="en-US"/>
        </w:rPr>
        <w:t>ere</w:t>
      </w:r>
      <w:r w:rsidR="00AA339C" w:rsidRPr="00191694">
        <w:rPr>
          <w:rFonts w:ascii="Times New Roman" w:hAnsi="Times New Roman" w:cs="Times New Roman"/>
          <w:sz w:val="24"/>
          <w:szCs w:val="24"/>
          <w:lang w:val="en-US"/>
        </w:rPr>
        <w:t xml:space="preserve"> clearly displayed on the wall</w:t>
      </w:r>
      <w:r w:rsidR="00675847" w:rsidRPr="00191694">
        <w:rPr>
          <w:rFonts w:ascii="Times New Roman" w:hAnsi="Times New Roman" w:cs="Times New Roman"/>
          <w:sz w:val="24"/>
          <w:szCs w:val="24"/>
          <w:lang w:val="en-US"/>
        </w:rPr>
        <w:t xml:space="preserve"> </w:t>
      </w:r>
      <w:r w:rsidR="00AA339C" w:rsidRPr="00191694">
        <w:rPr>
          <w:rFonts w:ascii="Times New Roman" w:hAnsi="Times New Roman" w:cs="Times New Roman"/>
          <w:sz w:val="24"/>
          <w:szCs w:val="24"/>
          <w:lang w:val="en-US"/>
        </w:rPr>
        <w:t>and a qualified laboratory officer w</w:t>
      </w:r>
      <w:r w:rsidR="00CD34E2" w:rsidRPr="00191694">
        <w:rPr>
          <w:rFonts w:ascii="Times New Roman" w:hAnsi="Times New Roman" w:cs="Times New Roman"/>
          <w:sz w:val="24"/>
          <w:szCs w:val="24"/>
          <w:lang w:val="en-US"/>
        </w:rPr>
        <w:t>as</w:t>
      </w:r>
      <w:r w:rsidR="00AA339C" w:rsidRPr="00191694">
        <w:rPr>
          <w:rFonts w:ascii="Times New Roman" w:hAnsi="Times New Roman" w:cs="Times New Roman"/>
          <w:sz w:val="24"/>
          <w:szCs w:val="24"/>
          <w:lang w:val="en-US"/>
        </w:rPr>
        <w:t xml:space="preserve"> engaged to assist in the testing. Quality control w</w:t>
      </w:r>
      <w:r w:rsidR="00CD34E2" w:rsidRPr="00191694">
        <w:rPr>
          <w:rFonts w:ascii="Times New Roman" w:hAnsi="Times New Roman" w:cs="Times New Roman"/>
          <w:sz w:val="24"/>
          <w:szCs w:val="24"/>
          <w:lang w:val="en-US"/>
        </w:rPr>
        <w:t xml:space="preserve">as </w:t>
      </w:r>
      <w:r w:rsidR="00AA339C" w:rsidRPr="00191694">
        <w:rPr>
          <w:rFonts w:ascii="Times New Roman" w:hAnsi="Times New Roman" w:cs="Times New Roman"/>
          <w:sz w:val="24"/>
          <w:szCs w:val="24"/>
          <w:lang w:val="en-US"/>
        </w:rPr>
        <w:t xml:space="preserve">done by random repeat testing of one-third of the samples by a second laboratory officer.  </w:t>
      </w:r>
      <w:r w:rsidRPr="00191694">
        <w:rPr>
          <w:rFonts w:ascii="Times New Roman" w:hAnsi="Times New Roman" w:cs="Times New Roman"/>
          <w:sz w:val="24"/>
          <w:szCs w:val="24"/>
        </w:rPr>
        <w:t>Results of these tests w</w:t>
      </w:r>
      <w:r w:rsidR="00CD34E2" w:rsidRPr="00191694">
        <w:rPr>
          <w:rFonts w:ascii="Times New Roman" w:hAnsi="Times New Roman" w:cs="Times New Roman"/>
          <w:sz w:val="24"/>
          <w:szCs w:val="24"/>
        </w:rPr>
        <w:t>ere</w:t>
      </w:r>
      <w:r w:rsidRPr="00191694">
        <w:rPr>
          <w:rFonts w:ascii="Times New Roman" w:hAnsi="Times New Roman" w:cs="Times New Roman"/>
          <w:sz w:val="24"/>
          <w:szCs w:val="24"/>
        </w:rPr>
        <w:t xml:space="preserve"> relayed back to the </w:t>
      </w:r>
      <w:r w:rsidR="00CD34E2" w:rsidRPr="00191694">
        <w:rPr>
          <w:rFonts w:ascii="Times New Roman" w:hAnsi="Times New Roman" w:cs="Times New Roman"/>
          <w:sz w:val="24"/>
          <w:szCs w:val="24"/>
        </w:rPr>
        <w:t xml:space="preserve">participants </w:t>
      </w:r>
      <w:r w:rsidRPr="00191694">
        <w:rPr>
          <w:rFonts w:ascii="Times New Roman" w:hAnsi="Times New Roman" w:cs="Times New Roman"/>
          <w:sz w:val="24"/>
          <w:szCs w:val="24"/>
        </w:rPr>
        <w:t>through the County and Sub-county Disease Surveillance Co-ordinator. Th</w:t>
      </w:r>
      <w:r w:rsidR="00CB363F" w:rsidRPr="00191694">
        <w:rPr>
          <w:rFonts w:ascii="Times New Roman" w:hAnsi="Times New Roman" w:cs="Times New Roman"/>
          <w:sz w:val="24"/>
          <w:szCs w:val="24"/>
        </w:rPr>
        <w:t xml:space="preserve">ose who </w:t>
      </w:r>
      <w:r w:rsidR="00CD34E2" w:rsidRPr="00191694">
        <w:rPr>
          <w:rFonts w:ascii="Times New Roman" w:hAnsi="Times New Roman" w:cs="Times New Roman"/>
          <w:sz w:val="24"/>
          <w:szCs w:val="24"/>
        </w:rPr>
        <w:t xml:space="preserve">tested </w:t>
      </w:r>
      <w:r w:rsidR="00CB363F" w:rsidRPr="00191694">
        <w:rPr>
          <w:rFonts w:ascii="Times New Roman" w:hAnsi="Times New Roman" w:cs="Times New Roman"/>
          <w:sz w:val="24"/>
          <w:szCs w:val="24"/>
        </w:rPr>
        <w:t>positive</w:t>
      </w:r>
      <w:r w:rsidRPr="00191694">
        <w:rPr>
          <w:rFonts w:ascii="Times New Roman" w:hAnsi="Times New Roman" w:cs="Times New Roman"/>
          <w:sz w:val="24"/>
          <w:szCs w:val="24"/>
        </w:rPr>
        <w:t xml:space="preserve"> w</w:t>
      </w:r>
      <w:r w:rsidR="00CD34E2" w:rsidRPr="00191694">
        <w:rPr>
          <w:rFonts w:ascii="Times New Roman" w:hAnsi="Times New Roman" w:cs="Times New Roman"/>
          <w:sz w:val="24"/>
          <w:szCs w:val="24"/>
        </w:rPr>
        <w:t>ere</w:t>
      </w:r>
      <w:r w:rsidRPr="00191694">
        <w:rPr>
          <w:rFonts w:ascii="Times New Roman" w:hAnsi="Times New Roman" w:cs="Times New Roman"/>
          <w:sz w:val="24"/>
          <w:szCs w:val="24"/>
        </w:rPr>
        <w:t xml:space="preserve"> </w:t>
      </w:r>
      <w:r w:rsidR="005E2166">
        <w:rPr>
          <w:rFonts w:ascii="Times New Roman" w:hAnsi="Times New Roman" w:cs="Times New Roman"/>
          <w:sz w:val="24"/>
          <w:szCs w:val="24"/>
        </w:rPr>
        <w:t xml:space="preserve">to be </w:t>
      </w:r>
      <w:r w:rsidRPr="00191694">
        <w:rPr>
          <w:rFonts w:ascii="Times New Roman" w:hAnsi="Times New Roman" w:cs="Times New Roman"/>
          <w:sz w:val="24"/>
          <w:szCs w:val="24"/>
        </w:rPr>
        <w:t xml:space="preserve">counselled and linked to care </w:t>
      </w:r>
      <w:r w:rsidR="005E2166">
        <w:rPr>
          <w:rFonts w:ascii="Times New Roman" w:hAnsi="Times New Roman" w:cs="Times New Roman"/>
          <w:sz w:val="24"/>
          <w:szCs w:val="24"/>
        </w:rPr>
        <w:t>at</w:t>
      </w:r>
      <w:r w:rsidRPr="00191694">
        <w:rPr>
          <w:rFonts w:ascii="Times New Roman" w:hAnsi="Times New Roman" w:cs="Times New Roman"/>
          <w:sz w:val="24"/>
          <w:szCs w:val="24"/>
        </w:rPr>
        <w:t xml:space="preserve"> the facility level. </w:t>
      </w:r>
      <w:commentRangeStart w:id="117"/>
      <w:r w:rsidR="0006654B" w:rsidRPr="00191694">
        <w:rPr>
          <w:rFonts w:ascii="Times New Roman" w:hAnsi="Times New Roman" w:cs="Times New Roman"/>
          <w:sz w:val="24"/>
          <w:szCs w:val="24"/>
        </w:rPr>
        <w:t>Mass vaccination is not recommended. Vaccination is recommended for health care workers, prisoners, injective drug users, those who receive frequent blood transfusion and household contacts of the positive cases.</w:t>
      </w:r>
      <w:commentRangeEnd w:id="117"/>
      <w:r w:rsidR="005E2166">
        <w:rPr>
          <w:rStyle w:val="CommentReference"/>
        </w:rPr>
        <w:commentReference w:id="117"/>
      </w:r>
    </w:p>
    <w:p w14:paraId="18BFBAB2" w14:textId="77777777" w:rsidR="00F666F4" w:rsidRPr="00191694" w:rsidRDefault="003C5784" w:rsidP="009C51E0">
      <w:pPr>
        <w:pStyle w:val="Heading2"/>
        <w:spacing w:line="276" w:lineRule="auto"/>
        <w:rPr>
          <w:rFonts w:ascii="Times New Roman" w:hAnsi="Times New Roman" w:cs="Times New Roman"/>
        </w:rPr>
      </w:pPr>
      <w:bookmarkStart w:id="118" w:name="_Toc1135141"/>
      <w:r w:rsidRPr="00191694">
        <w:rPr>
          <w:rFonts w:ascii="Times New Roman" w:hAnsi="Times New Roman" w:cs="Times New Roman"/>
        </w:rPr>
        <w:t xml:space="preserve">2.8. </w:t>
      </w:r>
      <w:r w:rsidR="008D0BA2" w:rsidRPr="00191694">
        <w:rPr>
          <w:rFonts w:ascii="Times New Roman" w:hAnsi="Times New Roman" w:cs="Times New Roman"/>
        </w:rPr>
        <w:t>D</w:t>
      </w:r>
      <w:r w:rsidR="00F666F4" w:rsidRPr="00191694">
        <w:rPr>
          <w:rFonts w:ascii="Times New Roman" w:hAnsi="Times New Roman" w:cs="Times New Roman"/>
        </w:rPr>
        <w:t>ata collection</w:t>
      </w:r>
      <w:bookmarkEnd w:id="118"/>
      <w:r w:rsidR="00F666F4" w:rsidRPr="00191694">
        <w:rPr>
          <w:rFonts w:ascii="Times New Roman" w:hAnsi="Times New Roman" w:cs="Times New Roman"/>
        </w:rPr>
        <w:t xml:space="preserve"> </w:t>
      </w:r>
    </w:p>
    <w:p w14:paraId="0E6A0181" w14:textId="77777777" w:rsidR="00F666F4" w:rsidRPr="00191694" w:rsidRDefault="00F666F4" w:rsidP="009C51E0">
      <w:pPr>
        <w:spacing w:after="200" w:line="276" w:lineRule="auto"/>
        <w:jc w:val="both"/>
        <w:rPr>
          <w:rFonts w:ascii="Times New Roman" w:eastAsia="Times New Roman" w:hAnsi="Times New Roman" w:cs="Times New Roman"/>
          <w:sz w:val="24"/>
          <w:szCs w:val="24"/>
          <w:lang w:val="en-US"/>
        </w:rPr>
      </w:pPr>
      <w:r w:rsidRPr="00191694">
        <w:rPr>
          <w:rFonts w:ascii="Times New Roman" w:eastAsia="Times New Roman" w:hAnsi="Times New Roman" w:cs="Times New Roman"/>
          <w:sz w:val="24"/>
          <w:szCs w:val="24"/>
          <w:lang w:val="en-US"/>
        </w:rPr>
        <w:t>A structured standardized questionnaire w</w:t>
      </w:r>
      <w:r w:rsidR="00CD34E2" w:rsidRPr="00191694">
        <w:rPr>
          <w:rFonts w:ascii="Times New Roman" w:eastAsia="Times New Roman" w:hAnsi="Times New Roman" w:cs="Times New Roman"/>
          <w:sz w:val="24"/>
          <w:szCs w:val="24"/>
          <w:lang w:val="en-US"/>
        </w:rPr>
        <w:t>as</w:t>
      </w:r>
      <w:r w:rsidRPr="00191694">
        <w:rPr>
          <w:rFonts w:ascii="Times New Roman" w:eastAsia="Times New Roman" w:hAnsi="Times New Roman" w:cs="Times New Roman"/>
          <w:sz w:val="24"/>
          <w:szCs w:val="24"/>
          <w:lang w:val="en-US"/>
        </w:rPr>
        <w:t xml:space="preserve"> used for face to face interview. Laboratory request forms w</w:t>
      </w:r>
      <w:r w:rsidR="00CD34E2" w:rsidRPr="00191694">
        <w:rPr>
          <w:rFonts w:ascii="Times New Roman" w:eastAsia="Times New Roman" w:hAnsi="Times New Roman" w:cs="Times New Roman"/>
          <w:sz w:val="24"/>
          <w:szCs w:val="24"/>
          <w:lang w:val="en-US"/>
        </w:rPr>
        <w:t>ere</w:t>
      </w:r>
      <w:r w:rsidRPr="00191694">
        <w:rPr>
          <w:rFonts w:ascii="Times New Roman" w:eastAsia="Times New Roman" w:hAnsi="Times New Roman" w:cs="Times New Roman"/>
          <w:sz w:val="24"/>
          <w:szCs w:val="24"/>
          <w:lang w:val="en-US"/>
        </w:rPr>
        <w:t xml:space="preserve"> used for sample collection and </w:t>
      </w:r>
      <w:del w:id="119" w:author="Maurice Owiny" w:date="2019-02-18T08:27:00Z">
        <w:r w:rsidRPr="00191694" w:rsidDel="005E2166">
          <w:rPr>
            <w:rFonts w:ascii="Times New Roman" w:eastAsia="Times New Roman" w:hAnsi="Times New Roman" w:cs="Times New Roman"/>
            <w:sz w:val="24"/>
            <w:szCs w:val="24"/>
            <w:lang w:val="en-US"/>
          </w:rPr>
          <w:delText xml:space="preserve">will </w:delText>
        </w:r>
      </w:del>
      <w:r w:rsidR="00CD34E2" w:rsidRPr="00191694">
        <w:rPr>
          <w:rFonts w:ascii="Times New Roman" w:eastAsia="Times New Roman" w:hAnsi="Times New Roman" w:cs="Times New Roman"/>
          <w:sz w:val="24"/>
          <w:szCs w:val="24"/>
          <w:lang w:val="en-US"/>
        </w:rPr>
        <w:t>had</w:t>
      </w:r>
      <w:r w:rsidRPr="00191694">
        <w:rPr>
          <w:rFonts w:ascii="Times New Roman" w:eastAsia="Times New Roman" w:hAnsi="Times New Roman" w:cs="Times New Roman"/>
          <w:sz w:val="24"/>
          <w:szCs w:val="24"/>
          <w:lang w:val="en-US"/>
        </w:rPr>
        <w:t xml:space="preserve"> the same identif</w:t>
      </w:r>
      <w:ins w:id="120" w:author="Maurice Owiny" w:date="2019-02-18T08:27:00Z">
        <w:r w:rsidR="005E2166">
          <w:rPr>
            <w:rFonts w:ascii="Times New Roman" w:eastAsia="Times New Roman" w:hAnsi="Times New Roman" w:cs="Times New Roman"/>
            <w:sz w:val="24"/>
            <w:szCs w:val="24"/>
            <w:lang w:val="en-US"/>
          </w:rPr>
          <w:t xml:space="preserve">ying </w:t>
        </w:r>
      </w:ins>
      <w:del w:id="121" w:author="Maurice Owiny" w:date="2019-02-18T08:27:00Z">
        <w:r w:rsidRPr="00191694" w:rsidDel="005E2166">
          <w:rPr>
            <w:rFonts w:ascii="Times New Roman" w:eastAsia="Times New Roman" w:hAnsi="Times New Roman" w:cs="Times New Roman"/>
            <w:sz w:val="24"/>
            <w:szCs w:val="24"/>
            <w:lang w:val="en-US"/>
          </w:rPr>
          <w:delText xml:space="preserve">ier </w:delText>
        </w:r>
      </w:del>
      <w:ins w:id="122" w:author="Maurice Owiny" w:date="2019-02-18T08:27:00Z">
        <w:r w:rsidR="005E2166">
          <w:rPr>
            <w:rFonts w:ascii="Times New Roman" w:eastAsia="Times New Roman" w:hAnsi="Times New Roman" w:cs="Times New Roman"/>
            <w:sz w:val="24"/>
            <w:szCs w:val="24"/>
            <w:lang w:val="en-US"/>
          </w:rPr>
          <w:t xml:space="preserve">information </w:t>
        </w:r>
      </w:ins>
      <w:r w:rsidRPr="00191694">
        <w:rPr>
          <w:rFonts w:ascii="Times New Roman" w:eastAsia="Times New Roman" w:hAnsi="Times New Roman" w:cs="Times New Roman"/>
          <w:sz w:val="24"/>
          <w:szCs w:val="24"/>
          <w:lang w:val="en-US"/>
        </w:rPr>
        <w:t xml:space="preserve">as that of the questionnaire used </w:t>
      </w:r>
      <w:r w:rsidR="000927C1" w:rsidRPr="00191694">
        <w:rPr>
          <w:rFonts w:ascii="Times New Roman" w:eastAsia="Times New Roman" w:hAnsi="Times New Roman" w:cs="Times New Roman"/>
          <w:sz w:val="24"/>
          <w:szCs w:val="24"/>
          <w:lang w:val="en-US"/>
        </w:rPr>
        <w:t>to enable linking of test results to individuals</w:t>
      </w:r>
      <w:r w:rsidRPr="00191694">
        <w:rPr>
          <w:rFonts w:ascii="Times New Roman" w:eastAsia="Times New Roman" w:hAnsi="Times New Roman" w:cs="Times New Roman"/>
          <w:sz w:val="24"/>
          <w:szCs w:val="24"/>
          <w:lang w:val="en-US"/>
        </w:rPr>
        <w:t xml:space="preserve">. Variables </w:t>
      </w:r>
      <w:r w:rsidR="000927C1" w:rsidRPr="00191694">
        <w:rPr>
          <w:rFonts w:ascii="Times New Roman" w:eastAsia="Times New Roman" w:hAnsi="Times New Roman" w:cs="Times New Roman"/>
          <w:sz w:val="24"/>
          <w:szCs w:val="24"/>
          <w:lang w:val="en-US"/>
        </w:rPr>
        <w:t>collected include</w:t>
      </w:r>
      <w:ins w:id="123" w:author="Maurice Owiny" w:date="2019-02-18T09:43:00Z">
        <w:r w:rsidR="00A00419">
          <w:rPr>
            <w:rFonts w:ascii="Times New Roman" w:eastAsia="Times New Roman" w:hAnsi="Times New Roman" w:cs="Times New Roman"/>
            <w:sz w:val="24"/>
            <w:szCs w:val="24"/>
            <w:lang w:val="en-US"/>
          </w:rPr>
          <w:t>d</w:t>
        </w:r>
      </w:ins>
      <w:r w:rsidR="000927C1" w:rsidRPr="00191694">
        <w:rPr>
          <w:rFonts w:ascii="Times New Roman" w:eastAsia="Times New Roman" w:hAnsi="Times New Roman" w:cs="Times New Roman"/>
          <w:sz w:val="24"/>
          <w:szCs w:val="24"/>
          <w:lang w:val="en-US"/>
        </w:rPr>
        <w:t>: i</w:t>
      </w:r>
      <w:r w:rsidRPr="00191694">
        <w:rPr>
          <w:rFonts w:ascii="Times New Roman" w:eastAsia="Times New Roman" w:hAnsi="Times New Roman" w:cs="Times New Roman"/>
          <w:sz w:val="24"/>
          <w:szCs w:val="24"/>
          <w:lang w:val="en-US"/>
        </w:rPr>
        <w:t xml:space="preserve">dentifying </w:t>
      </w:r>
      <w:r w:rsidR="005A7DA4" w:rsidRPr="00191694">
        <w:rPr>
          <w:rFonts w:ascii="Times New Roman" w:eastAsia="Times New Roman" w:hAnsi="Times New Roman" w:cs="Times New Roman"/>
          <w:sz w:val="24"/>
          <w:szCs w:val="24"/>
          <w:lang w:val="en-US"/>
        </w:rPr>
        <w:t>i</w:t>
      </w:r>
      <w:r w:rsidRPr="00191694">
        <w:rPr>
          <w:rFonts w:ascii="Times New Roman" w:eastAsia="Times New Roman" w:hAnsi="Times New Roman" w:cs="Times New Roman"/>
          <w:sz w:val="24"/>
          <w:szCs w:val="24"/>
          <w:lang w:val="en-US"/>
        </w:rPr>
        <w:t xml:space="preserve">nformation, </w:t>
      </w:r>
      <w:r w:rsidR="005A7DA4" w:rsidRPr="00191694">
        <w:rPr>
          <w:rFonts w:ascii="Times New Roman" w:eastAsia="Times New Roman" w:hAnsi="Times New Roman" w:cs="Times New Roman"/>
          <w:sz w:val="24"/>
          <w:szCs w:val="24"/>
          <w:lang w:val="en-US"/>
        </w:rPr>
        <w:t>d</w:t>
      </w:r>
      <w:r w:rsidRPr="00191694">
        <w:rPr>
          <w:rFonts w:ascii="Times New Roman" w:eastAsia="Times New Roman" w:hAnsi="Times New Roman" w:cs="Times New Roman"/>
          <w:sz w:val="24"/>
          <w:szCs w:val="24"/>
          <w:lang w:val="en-US"/>
        </w:rPr>
        <w:t>emographic information, information on risk factors</w:t>
      </w:r>
      <w:r w:rsidR="000927C1" w:rsidRPr="00191694">
        <w:rPr>
          <w:rFonts w:ascii="Times New Roman" w:eastAsia="Times New Roman" w:hAnsi="Times New Roman" w:cs="Times New Roman"/>
          <w:sz w:val="24"/>
          <w:szCs w:val="24"/>
          <w:lang w:val="en-US"/>
        </w:rPr>
        <w:t xml:space="preserve">, knowledge attitude and practices towards HBV infection </w:t>
      </w:r>
      <w:r w:rsidRPr="00191694">
        <w:rPr>
          <w:rFonts w:ascii="Times New Roman" w:eastAsia="Times New Roman" w:hAnsi="Times New Roman" w:cs="Times New Roman"/>
          <w:sz w:val="24"/>
          <w:szCs w:val="24"/>
          <w:lang w:val="en-US"/>
        </w:rPr>
        <w:t xml:space="preserve">and </w:t>
      </w:r>
      <w:r w:rsidR="005A7DA4" w:rsidRPr="00191694">
        <w:rPr>
          <w:rFonts w:ascii="Times New Roman" w:eastAsia="Times New Roman" w:hAnsi="Times New Roman" w:cs="Times New Roman"/>
          <w:sz w:val="24"/>
          <w:szCs w:val="24"/>
          <w:lang w:val="en-US"/>
        </w:rPr>
        <w:t>s</w:t>
      </w:r>
      <w:r w:rsidRPr="00191694">
        <w:rPr>
          <w:rFonts w:ascii="Times New Roman" w:eastAsia="Times New Roman" w:hAnsi="Times New Roman" w:cs="Times New Roman"/>
          <w:sz w:val="24"/>
          <w:szCs w:val="24"/>
          <w:lang w:val="en-US"/>
        </w:rPr>
        <w:t>erological tests results. The questionnaire w</w:t>
      </w:r>
      <w:r w:rsidR="00CD34E2" w:rsidRPr="00191694">
        <w:rPr>
          <w:rFonts w:ascii="Times New Roman" w:eastAsia="Times New Roman" w:hAnsi="Times New Roman" w:cs="Times New Roman"/>
          <w:sz w:val="24"/>
          <w:szCs w:val="24"/>
          <w:lang w:val="en-US"/>
        </w:rPr>
        <w:t xml:space="preserve">as </w:t>
      </w:r>
      <w:r w:rsidRPr="00191694">
        <w:rPr>
          <w:rFonts w:ascii="Times New Roman" w:eastAsia="Times New Roman" w:hAnsi="Times New Roman" w:cs="Times New Roman"/>
          <w:sz w:val="24"/>
          <w:szCs w:val="24"/>
          <w:lang w:val="en-US"/>
        </w:rPr>
        <w:t xml:space="preserve">written in English </w:t>
      </w:r>
      <w:r w:rsidR="0060309D" w:rsidRPr="00191694">
        <w:rPr>
          <w:rFonts w:ascii="Times New Roman" w:eastAsia="Times New Roman" w:hAnsi="Times New Roman" w:cs="Times New Roman"/>
          <w:sz w:val="24"/>
          <w:szCs w:val="24"/>
          <w:lang w:val="en-US"/>
        </w:rPr>
        <w:t xml:space="preserve">and translated into </w:t>
      </w:r>
      <w:r w:rsidR="005A7DA4" w:rsidRPr="00191694">
        <w:rPr>
          <w:rFonts w:ascii="Times New Roman" w:eastAsia="Times New Roman" w:hAnsi="Times New Roman" w:cs="Times New Roman"/>
          <w:sz w:val="24"/>
          <w:szCs w:val="24"/>
          <w:lang w:val="en-US"/>
        </w:rPr>
        <w:t>Swahili</w:t>
      </w:r>
      <w:r w:rsidR="0060309D" w:rsidRPr="00191694">
        <w:rPr>
          <w:rFonts w:ascii="Times New Roman" w:eastAsia="Times New Roman" w:hAnsi="Times New Roman" w:cs="Times New Roman"/>
          <w:sz w:val="24"/>
          <w:szCs w:val="24"/>
          <w:lang w:val="en-US"/>
        </w:rPr>
        <w:t xml:space="preserve">. </w:t>
      </w:r>
    </w:p>
    <w:p w14:paraId="13C8663E" w14:textId="77777777" w:rsidR="00F666F4" w:rsidRPr="00191694" w:rsidRDefault="003C5784" w:rsidP="009C51E0">
      <w:pPr>
        <w:pStyle w:val="Heading2"/>
        <w:spacing w:line="276" w:lineRule="auto"/>
        <w:rPr>
          <w:rFonts w:ascii="Times New Roman" w:hAnsi="Times New Roman" w:cs="Times New Roman"/>
          <w:lang w:eastAsia="en-GB"/>
        </w:rPr>
      </w:pPr>
      <w:bookmarkStart w:id="124" w:name="_Toc1135142"/>
      <w:r w:rsidRPr="00191694">
        <w:rPr>
          <w:rFonts w:ascii="Times New Roman" w:hAnsi="Times New Roman" w:cs="Times New Roman"/>
          <w:lang w:eastAsia="en-GB"/>
        </w:rPr>
        <w:t xml:space="preserve">2.9. </w:t>
      </w:r>
      <w:r w:rsidR="00F666F4" w:rsidRPr="00191694">
        <w:rPr>
          <w:rFonts w:ascii="Times New Roman" w:hAnsi="Times New Roman" w:cs="Times New Roman"/>
          <w:lang w:eastAsia="en-GB"/>
        </w:rPr>
        <w:t>Data management</w:t>
      </w:r>
      <w:bookmarkEnd w:id="124"/>
    </w:p>
    <w:p w14:paraId="0A070ABB" w14:textId="77777777" w:rsidR="002B66F1" w:rsidRPr="002B66F1" w:rsidRDefault="00F666F4" w:rsidP="002B66F1">
      <w:pPr>
        <w:pStyle w:val="CommentText"/>
        <w:rPr>
          <w:rFonts w:ascii="Times New Roman" w:hAnsi="Times New Roman" w:cs="Times New Roman"/>
          <w:sz w:val="24"/>
          <w:szCs w:val="24"/>
        </w:rPr>
      </w:pPr>
      <w:r w:rsidRPr="00191694">
        <w:rPr>
          <w:rFonts w:ascii="Times New Roman" w:eastAsia="Times New Roman" w:hAnsi="Times New Roman" w:cs="Times New Roman"/>
          <w:color w:val="000000"/>
          <w:sz w:val="24"/>
          <w:szCs w:val="24"/>
          <w:lang w:eastAsia="en-GB"/>
        </w:rPr>
        <w:t>Data w</w:t>
      </w:r>
      <w:r w:rsidR="008D39E4" w:rsidRPr="00191694">
        <w:rPr>
          <w:rFonts w:ascii="Times New Roman" w:eastAsia="Times New Roman" w:hAnsi="Times New Roman" w:cs="Times New Roman"/>
          <w:color w:val="000000"/>
          <w:sz w:val="24"/>
          <w:szCs w:val="24"/>
          <w:lang w:eastAsia="en-GB"/>
        </w:rPr>
        <w:t>as</w:t>
      </w:r>
      <w:r w:rsidRPr="00191694">
        <w:rPr>
          <w:rFonts w:ascii="Times New Roman" w:eastAsia="Times New Roman" w:hAnsi="Times New Roman" w:cs="Times New Roman"/>
          <w:color w:val="000000"/>
          <w:sz w:val="24"/>
          <w:szCs w:val="24"/>
          <w:lang w:eastAsia="en-GB"/>
        </w:rPr>
        <w:t xml:space="preserve"> entered, cleaned and analysed using Microsoft Excel software </w:t>
      </w:r>
      <w:r w:rsidRPr="00191694">
        <w:rPr>
          <w:rFonts w:ascii="Times New Roman" w:eastAsia="Times New Roman" w:hAnsi="Times New Roman" w:cs="Times New Roman"/>
          <w:sz w:val="24"/>
          <w:szCs w:val="24"/>
          <w:lang w:val="en-US"/>
        </w:rPr>
        <w:t>(Microsoft Office, Seattle, USA)</w:t>
      </w:r>
      <w:r w:rsidRPr="00191694">
        <w:rPr>
          <w:rFonts w:ascii="Times New Roman" w:eastAsia="Times New Roman" w:hAnsi="Times New Roman" w:cs="Times New Roman"/>
          <w:color w:val="000000"/>
          <w:sz w:val="24"/>
          <w:szCs w:val="24"/>
          <w:lang w:eastAsia="en-GB"/>
        </w:rPr>
        <w:t xml:space="preserve"> and Epi info 7.2 software. Analysis w</w:t>
      </w:r>
      <w:r w:rsidR="008D39E4" w:rsidRPr="00191694">
        <w:rPr>
          <w:rFonts w:ascii="Times New Roman" w:eastAsia="Times New Roman" w:hAnsi="Times New Roman" w:cs="Times New Roman"/>
          <w:color w:val="000000"/>
          <w:sz w:val="24"/>
          <w:szCs w:val="24"/>
          <w:lang w:eastAsia="en-GB"/>
        </w:rPr>
        <w:t xml:space="preserve">as </w:t>
      </w:r>
      <w:r w:rsidRPr="00191694">
        <w:rPr>
          <w:rFonts w:ascii="Times New Roman" w:eastAsia="Times New Roman" w:hAnsi="Times New Roman" w:cs="Times New Roman"/>
          <w:color w:val="000000"/>
          <w:sz w:val="24"/>
          <w:szCs w:val="24"/>
          <w:lang w:eastAsia="en-GB"/>
        </w:rPr>
        <w:t>conducted to examine social demographic characteristics</w:t>
      </w:r>
      <w:r w:rsidR="00C42D8F" w:rsidRPr="00191694">
        <w:rPr>
          <w:rFonts w:ascii="Times New Roman" w:eastAsia="Times New Roman" w:hAnsi="Times New Roman" w:cs="Times New Roman"/>
          <w:color w:val="000000"/>
          <w:sz w:val="24"/>
          <w:szCs w:val="24"/>
          <w:lang w:eastAsia="en-GB"/>
        </w:rPr>
        <w:t xml:space="preserve"> of participants</w:t>
      </w:r>
      <w:r w:rsidRPr="00191694">
        <w:rPr>
          <w:rFonts w:ascii="Times New Roman" w:eastAsia="Times New Roman" w:hAnsi="Times New Roman" w:cs="Times New Roman"/>
          <w:color w:val="000000"/>
          <w:sz w:val="24"/>
          <w:szCs w:val="24"/>
          <w:lang w:eastAsia="en-GB"/>
        </w:rPr>
        <w:t>, prevalence rate</w:t>
      </w:r>
      <w:r w:rsidR="00C42D8F" w:rsidRPr="00191694">
        <w:rPr>
          <w:rFonts w:ascii="Times New Roman" w:eastAsia="Times New Roman" w:hAnsi="Times New Roman" w:cs="Times New Roman"/>
          <w:color w:val="000000"/>
          <w:sz w:val="24"/>
          <w:szCs w:val="24"/>
          <w:lang w:eastAsia="en-GB"/>
        </w:rPr>
        <w:t xml:space="preserve"> of acute and chronic infection</w:t>
      </w:r>
      <w:r w:rsidR="005A7DA4" w:rsidRPr="00191694">
        <w:rPr>
          <w:rFonts w:ascii="Times New Roman" w:eastAsia="Times New Roman" w:hAnsi="Times New Roman" w:cs="Times New Roman"/>
          <w:color w:val="000000"/>
          <w:sz w:val="24"/>
          <w:szCs w:val="24"/>
          <w:lang w:eastAsia="en-GB"/>
        </w:rPr>
        <w:t xml:space="preserve">, </w:t>
      </w:r>
      <w:r w:rsidRPr="00191694">
        <w:rPr>
          <w:rFonts w:ascii="Times New Roman" w:eastAsia="Times New Roman" w:hAnsi="Times New Roman" w:cs="Times New Roman"/>
          <w:color w:val="000000"/>
          <w:sz w:val="24"/>
          <w:szCs w:val="24"/>
          <w:lang w:eastAsia="en-GB"/>
        </w:rPr>
        <w:t>risk factors</w:t>
      </w:r>
      <w:r w:rsidR="005A7DA4" w:rsidRPr="00191694">
        <w:rPr>
          <w:rFonts w:ascii="Times New Roman" w:eastAsia="Times New Roman" w:hAnsi="Times New Roman" w:cs="Times New Roman"/>
          <w:color w:val="000000"/>
          <w:sz w:val="24"/>
          <w:szCs w:val="24"/>
          <w:lang w:eastAsia="en-GB"/>
        </w:rPr>
        <w:t xml:space="preserve">, </w:t>
      </w:r>
      <w:r w:rsidR="005A7DA4" w:rsidRPr="00191694">
        <w:rPr>
          <w:rFonts w:ascii="Times New Roman" w:eastAsia="Times New Roman" w:hAnsi="Times New Roman" w:cs="Times New Roman"/>
          <w:color w:val="000000"/>
          <w:sz w:val="24"/>
          <w:szCs w:val="24"/>
          <w:lang w:eastAsia="en-GB"/>
        </w:rPr>
        <w:lastRenderedPageBreak/>
        <w:t>knowledge, attitude and practices</w:t>
      </w:r>
      <w:r w:rsidR="000927C1" w:rsidRPr="00191694">
        <w:rPr>
          <w:rFonts w:ascii="Times New Roman" w:eastAsia="Times New Roman" w:hAnsi="Times New Roman" w:cs="Times New Roman"/>
          <w:color w:val="000000"/>
          <w:sz w:val="24"/>
          <w:szCs w:val="24"/>
          <w:lang w:eastAsia="en-GB"/>
        </w:rPr>
        <w:t xml:space="preserve"> towards HBV</w:t>
      </w:r>
      <w:r w:rsidRPr="00191694">
        <w:rPr>
          <w:rFonts w:ascii="Times New Roman" w:eastAsia="Times New Roman" w:hAnsi="Times New Roman" w:cs="Times New Roman"/>
          <w:color w:val="000000"/>
          <w:sz w:val="24"/>
          <w:szCs w:val="24"/>
          <w:lang w:eastAsia="en-GB"/>
        </w:rPr>
        <w:t xml:space="preserve"> infection among the study population. Descriptive statistics w</w:t>
      </w:r>
      <w:r w:rsidR="008D39E4" w:rsidRPr="00191694">
        <w:rPr>
          <w:rFonts w:ascii="Times New Roman" w:eastAsia="Times New Roman" w:hAnsi="Times New Roman" w:cs="Times New Roman"/>
          <w:color w:val="000000"/>
          <w:sz w:val="24"/>
          <w:szCs w:val="24"/>
          <w:lang w:eastAsia="en-GB"/>
        </w:rPr>
        <w:t xml:space="preserve">as </w:t>
      </w:r>
      <w:r w:rsidRPr="00191694">
        <w:rPr>
          <w:rFonts w:ascii="Times New Roman" w:eastAsia="Times New Roman" w:hAnsi="Times New Roman" w:cs="Times New Roman"/>
          <w:color w:val="000000"/>
          <w:sz w:val="24"/>
          <w:szCs w:val="24"/>
          <w:lang w:eastAsia="en-GB"/>
        </w:rPr>
        <w:t>performed</w:t>
      </w:r>
      <w:r w:rsidR="005A7DA4" w:rsidRPr="00191694">
        <w:rPr>
          <w:rFonts w:ascii="Times New Roman" w:eastAsia="Times New Roman" w:hAnsi="Times New Roman" w:cs="Times New Roman"/>
          <w:color w:val="000000"/>
          <w:sz w:val="24"/>
          <w:szCs w:val="24"/>
          <w:lang w:eastAsia="en-GB"/>
        </w:rPr>
        <w:t>. M</w:t>
      </w:r>
      <w:r w:rsidRPr="00191694">
        <w:rPr>
          <w:rFonts w:ascii="Times New Roman" w:eastAsia="Times New Roman" w:hAnsi="Times New Roman" w:cs="Times New Roman"/>
          <w:color w:val="000000"/>
          <w:sz w:val="24"/>
          <w:szCs w:val="24"/>
          <w:lang w:eastAsia="en-GB"/>
        </w:rPr>
        <w:t>eans and medians w</w:t>
      </w:r>
      <w:r w:rsidR="008D39E4" w:rsidRPr="00191694">
        <w:rPr>
          <w:rFonts w:ascii="Times New Roman" w:eastAsia="Times New Roman" w:hAnsi="Times New Roman" w:cs="Times New Roman"/>
          <w:color w:val="000000"/>
          <w:sz w:val="24"/>
          <w:szCs w:val="24"/>
          <w:lang w:eastAsia="en-GB"/>
        </w:rPr>
        <w:t xml:space="preserve">ere </w:t>
      </w:r>
      <w:r w:rsidRPr="00191694">
        <w:rPr>
          <w:rFonts w:ascii="Times New Roman" w:eastAsia="Times New Roman" w:hAnsi="Times New Roman" w:cs="Times New Roman"/>
          <w:color w:val="000000"/>
          <w:sz w:val="24"/>
          <w:szCs w:val="24"/>
          <w:lang w:eastAsia="en-GB"/>
        </w:rPr>
        <w:t>calculated for continuous variables and proportions/ frequency for categorical variables. Odds ratio</w:t>
      </w:r>
      <w:r w:rsidR="00253500">
        <w:rPr>
          <w:rFonts w:ascii="Times New Roman" w:eastAsia="Times New Roman" w:hAnsi="Times New Roman" w:cs="Times New Roman"/>
          <w:color w:val="000000"/>
          <w:sz w:val="24"/>
          <w:szCs w:val="24"/>
          <w:lang w:eastAsia="en-GB"/>
        </w:rPr>
        <w:t>s</w:t>
      </w:r>
      <w:r w:rsidRPr="00191694">
        <w:rPr>
          <w:rFonts w:ascii="Times New Roman" w:eastAsia="Times New Roman" w:hAnsi="Times New Roman" w:cs="Times New Roman"/>
          <w:color w:val="000000"/>
          <w:sz w:val="24"/>
          <w:szCs w:val="24"/>
          <w:lang w:eastAsia="en-GB"/>
        </w:rPr>
        <w:t xml:space="preserve"> (OR</w:t>
      </w:r>
      <w:r w:rsidR="00253500">
        <w:rPr>
          <w:rFonts w:ascii="Times New Roman" w:eastAsia="Times New Roman" w:hAnsi="Times New Roman" w:cs="Times New Roman"/>
          <w:color w:val="000000"/>
          <w:sz w:val="24"/>
          <w:szCs w:val="24"/>
          <w:lang w:eastAsia="en-GB"/>
        </w:rPr>
        <w:t>s</w:t>
      </w:r>
      <w:r w:rsidRPr="00191694">
        <w:rPr>
          <w:rFonts w:ascii="Times New Roman" w:eastAsia="Times New Roman" w:hAnsi="Times New Roman" w:cs="Times New Roman"/>
          <w:color w:val="000000"/>
          <w:sz w:val="24"/>
          <w:szCs w:val="24"/>
          <w:lang w:eastAsia="en-GB"/>
        </w:rPr>
        <w:t xml:space="preserve">) </w:t>
      </w:r>
      <w:r w:rsidR="00253500">
        <w:rPr>
          <w:rFonts w:ascii="Times New Roman" w:eastAsia="Times New Roman" w:hAnsi="Times New Roman" w:cs="Times New Roman"/>
          <w:color w:val="000000"/>
          <w:sz w:val="24"/>
          <w:szCs w:val="24"/>
          <w:lang w:eastAsia="en-GB"/>
        </w:rPr>
        <w:t xml:space="preserve">at </w:t>
      </w:r>
      <w:r w:rsidRPr="00191694">
        <w:rPr>
          <w:rFonts w:ascii="Times New Roman" w:eastAsia="Times New Roman" w:hAnsi="Times New Roman" w:cs="Times New Roman"/>
          <w:color w:val="000000"/>
          <w:sz w:val="24"/>
          <w:szCs w:val="24"/>
          <w:lang w:eastAsia="en-GB"/>
        </w:rPr>
        <w:t>95% confidence interval (CI) w</w:t>
      </w:r>
      <w:r w:rsidR="008D39E4" w:rsidRPr="00191694">
        <w:rPr>
          <w:rFonts w:ascii="Times New Roman" w:eastAsia="Times New Roman" w:hAnsi="Times New Roman" w:cs="Times New Roman"/>
          <w:color w:val="000000"/>
          <w:sz w:val="24"/>
          <w:szCs w:val="24"/>
          <w:lang w:eastAsia="en-GB"/>
        </w:rPr>
        <w:t>ere</w:t>
      </w:r>
      <w:r w:rsidRPr="00191694">
        <w:rPr>
          <w:rFonts w:ascii="Times New Roman" w:eastAsia="Times New Roman" w:hAnsi="Times New Roman" w:cs="Times New Roman"/>
          <w:color w:val="000000"/>
          <w:sz w:val="24"/>
          <w:szCs w:val="24"/>
          <w:lang w:eastAsia="en-GB"/>
        </w:rPr>
        <w:t xml:space="preserve"> calculated to test the statistical significance of the risk factors to the infection, </w:t>
      </w:r>
      <w:r w:rsidR="008D39E4" w:rsidRPr="00191694">
        <w:rPr>
          <w:rFonts w:ascii="Times New Roman" w:eastAsia="Times New Roman" w:hAnsi="Times New Roman" w:cs="Times New Roman"/>
          <w:color w:val="000000"/>
          <w:sz w:val="24"/>
          <w:szCs w:val="24"/>
          <w:lang w:eastAsia="en-GB"/>
        </w:rPr>
        <w:t xml:space="preserve">those </w:t>
      </w:r>
      <w:r w:rsidR="008D39E4" w:rsidRPr="00191694">
        <w:rPr>
          <w:rFonts w:ascii="Times New Roman" w:hAnsi="Times New Roman" w:cs="Times New Roman"/>
          <w:bCs/>
          <w:sz w:val="24"/>
          <w:szCs w:val="24"/>
          <w:lang w:val="en-US"/>
        </w:rPr>
        <w:t>with</w:t>
      </w:r>
      <w:r w:rsidRPr="00191694">
        <w:rPr>
          <w:rFonts w:ascii="Times New Roman" w:hAnsi="Times New Roman" w:cs="Times New Roman"/>
          <w:bCs/>
          <w:sz w:val="24"/>
          <w:szCs w:val="24"/>
          <w:lang w:val="en-US"/>
        </w:rPr>
        <w:t xml:space="preserve"> p-</w:t>
      </w:r>
      <w:r w:rsidR="008D39E4" w:rsidRPr="00191694">
        <w:rPr>
          <w:rFonts w:ascii="Times New Roman" w:hAnsi="Times New Roman" w:cs="Times New Roman"/>
          <w:bCs/>
          <w:sz w:val="24"/>
          <w:szCs w:val="24"/>
          <w:lang w:val="en-US"/>
        </w:rPr>
        <w:t>values of ≤</w:t>
      </w:r>
      <w:r w:rsidRPr="00191694">
        <w:rPr>
          <w:rFonts w:ascii="Times New Roman" w:hAnsi="Times New Roman" w:cs="Times New Roman"/>
          <w:bCs/>
          <w:sz w:val="24"/>
          <w:szCs w:val="24"/>
          <w:lang w:val="en-US"/>
        </w:rPr>
        <w:t>0.</w:t>
      </w:r>
      <w:r w:rsidR="005A7DA4" w:rsidRPr="00191694">
        <w:rPr>
          <w:rFonts w:ascii="Times New Roman" w:hAnsi="Times New Roman" w:cs="Times New Roman"/>
          <w:bCs/>
          <w:sz w:val="24"/>
          <w:szCs w:val="24"/>
          <w:lang w:val="en-US"/>
        </w:rPr>
        <w:t>2</w:t>
      </w:r>
      <w:r w:rsidRPr="00191694">
        <w:rPr>
          <w:rFonts w:ascii="Times New Roman" w:hAnsi="Times New Roman" w:cs="Times New Roman"/>
          <w:bCs/>
          <w:sz w:val="24"/>
          <w:szCs w:val="24"/>
          <w:lang w:val="en-US"/>
        </w:rPr>
        <w:t xml:space="preserve"> w</w:t>
      </w:r>
      <w:r w:rsidR="008D39E4" w:rsidRPr="00191694">
        <w:rPr>
          <w:rFonts w:ascii="Times New Roman" w:hAnsi="Times New Roman" w:cs="Times New Roman"/>
          <w:bCs/>
          <w:sz w:val="24"/>
          <w:szCs w:val="24"/>
          <w:lang w:val="en-US"/>
        </w:rPr>
        <w:t xml:space="preserve">ere </w:t>
      </w:r>
      <w:r w:rsidRPr="00191694">
        <w:rPr>
          <w:rFonts w:ascii="Times New Roman" w:hAnsi="Times New Roman" w:cs="Times New Roman"/>
          <w:bCs/>
          <w:sz w:val="24"/>
          <w:szCs w:val="24"/>
          <w:lang w:val="en-US"/>
        </w:rPr>
        <w:t>considered statistically significant</w:t>
      </w:r>
      <w:r w:rsidR="002B66F1">
        <w:rPr>
          <w:rFonts w:ascii="Times New Roman" w:hAnsi="Times New Roman" w:cs="Times New Roman"/>
          <w:bCs/>
          <w:sz w:val="24"/>
          <w:szCs w:val="24"/>
          <w:lang w:val="en-US"/>
        </w:rPr>
        <w:t>.</w:t>
      </w:r>
      <w:r w:rsidRPr="00191694">
        <w:rPr>
          <w:rFonts w:ascii="Times New Roman" w:hAnsi="Times New Roman" w:cs="Times New Roman"/>
          <w:bCs/>
          <w:sz w:val="24"/>
          <w:szCs w:val="24"/>
          <w:lang w:val="en-US"/>
        </w:rPr>
        <w:t xml:space="preserve"> </w:t>
      </w:r>
      <w:r w:rsidR="002B66F1">
        <w:rPr>
          <w:rFonts w:ascii="Times New Roman" w:hAnsi="Times New Roman" w:cs="Times New Roman"/>
          <w:bCs/>
          <w:sz w:val="24"/>
          <w:szCs w:val="24"/>
          <w:lang w:val="en-US"/>
        </w:rPr>
        <w:t xml:space="preserve">They were </w:t>
      </w:r>
      <w:r w:rsidRPr="00191694">
        <w:rPr>
          <w:rFonts w:ascii="Times New Roman" w:hAnsi="Times New Roman" w:cs="Times New Roman"/>
          <w:bCs/>
          <w:sz w:val="24"/>
          <w:szCs w:val="24"/>
          <w:lang w:val="en-US"/>
        </w:rPr>
        <w:t xml:space="preserve">subjected to multivariate analysis </w:t>
      </w:r>
      <w:r w:rsidR="002B66F1">
        <w:rPr>
          <w:rFonts w:ascii="Times New Roman" w:hAnsi="Times New Roman" w:cs="Times New Roman"/>
          <w:bCs/>
          <w:sz w:val="24"/>
          <w:szCs w:val="24"/>
          <w:lang w:val="en-US"/>
        </w:rPr>
        <w:t xml:space="preserve">and </w:t>
      </w:r>
      <w:r w:rsidR="002B66F1">
        <w:rPr>
          <w:rFonts w:ascii="Times New Roman" w:hAnsi="Times New Roman" w:cs="Times New Roman"/>
          <w:sz w:val="24"/>
          <w:szCs w:val="24"/>
        </w:rPr>
        <w:t>v</w:t>
      </w:r>
      <w:r w:rsidR="002B66F1" w:rsidRPr="002B66F1">
        <w:rPr>
          <w:rFonts w:ascii="Times New Roman" w:hAnsi="Times New Roman" w:cs="Times New Roman"/>
          <w:sz w:val="24"/>
          <w:szCs w:val="24"/>
        </w:rPr>
        <w:t>ariables with p-value of less than 0.05 were considered to be independently associated with the disease outcome</w:t>
      </w:r>
      <w:ins w:id="125" w:author="Robert Rono" w:date="2021-08-25T17:30:00Z">
        <w:r w:rsidR="002B66F1">
          <w:rPr>
            <w:rFonts w:ascii="Times New Roman" w:hAnsi="Times New Roman" w:cs="Times New Roman"/>
            <w:sz w:val="24"/>
            <w:szCs w:val="24"/>
          </w:rPr>
          <w:t>.</w:t>
        </w:r>
      </w:ins>
    </w:p>
    <w:p w14:paraId="4B334FDF" w14:textId="77777777" w:rsidR="00F666F4" w:rsidRPr="00191694" w:rsidRDefault="00F666F4" w:rsidP="009C51E0">
      <w:pPr>
        <w:spacing w:after="0" w:line="276" w:lineRule="auto"/>
        <w:jc w:val="both"/>
        <w:rPr>
          <w:rFonts w:ascii="Times New Roman" w:hAnsi="Times New Roman" w:cs="Times New Roman"/>
          <w:bCs/>
          <w:sz w:val="24"/>
          <w:szCs w:val="24"/>
          <w:lang w:val="en-US"/>
        </w:rPr>
      </w:pPr>
    </w:p>
    <w:p w14:paraId="0A8BF0BC" w14:textId="77777777" w:rsidR="00067020" w:rsidRPr="00191694" w:rsidRDefault="00067020" w:rsidP="009C51E0">
      <w:pPr>
        <w:spacing w:line="276" w:lineRule="auto"/>
        <w:jc w:val="both"/>
        <w:rPr>
          <w:rFonts w:ascii="Times New Roman" w:hAnsi="Times New Roman" w:cs="Times New Roman"/>
          <w:b/>
          <w:sz w:val="24"/>
          <w:szCs w:val="24"/>
          <w:lang w:val="en-US"/>
        </w:rPr>
      </w:pPr>
    </w:p>
    <w:p w14:paraId="359F2427" w14:textId="77777777" w:rsidR="00F666F4" w:rsidRPr="00191694" w:rsidRDefault="00F666F4" w:rsidP="009C51E0">
      <w:pPr>
        <w:spacing w:after="0" w:line="276" w:lineRule="auto"/>
        <w:jc w:val="both"/>
        <w:rPr>
          <w:rFonts w:ascii="Times New Roman" w:eastAsia="Times New Roman" w:hAnsi="Times New Roman" w:cs="Times New Roman"/>
          <w:sz w:val="24"/>
          <w:szCs w:val="24"/>
          <w:lang w:eastAsia="en-GB"/>
        </w:rPr>
      </w:pPr>
    </w:p>
    <w:p w14:paraId="353ACD6D" w14:textId="77777777" w:rsidR="00B7519A" w:rsidRPr="00191694" w:rsidRDefault="00B7519A" w:rsidP="009C51E0">
      <w:pPr>
        <w:spacing w:after="0" w:line="276" w:lineRule="auto"/>
        <w:jc w:val="both"/>
        <w:rPr>
          <w:rFonts w:ascii="Times New Roman" w:hAnsi="Times New Roman" w:cs="Times New Roman"/>
          <w:sz w:val="24"/>
          <w:szCs w:val="24"/>
        </w:rPr>
      </w:pPr>
    </w:p>
    <w:p w14:paraId="2BE79F99" w14:textId="77777777" w:rsidR="00B7519A" w:rsidRPr="00191694" w:rsidRDefault="00B7519A" w:rsidP="009C51E0">
      <w:pPr>
        <w:spacing w:after="0" w:line="276" w:lineRule="auto"/>
        <w:jc w:val="both"/>
        <w:rPr>
          <w:rFonts w:ascii="Times New Roman" w:hAnsi="Times New Roman" w:cs="Times New Roman"/>
          <w:sz w:val="24"/>
          <w:szCs w:val="24"/>
        </w:rPr>
      </w:pPr>
    </w:p>
    <w:p w14:paraId="6FE2719E" w14:textId="77777777" w:rsidR="000C2DFD" w:rsidRPr="00191694" w:rsidRDefault="003C5784" w:rsidP="009C51E0">
      <w:pPr>
        <w:pStyle w:val="Heading1"/>
        <w:spacing w:line="276" w:lineRule="auto"/>
        <w:ind w:left="0" w:firstLine="0"/>
        <w:rPr>
          <w:rFonts w:ascii="Times New Roman" w:hAnsi="Times New Roman" w:cs="Times New Roman"/>
        </w:rPr>
      </w:pPr>
      <w:bookmarkStart w:id="126" w:name="_Toc1135143"/>
      <w:r w:rsidRPr="00191694">
        <w:rPr>
          <w:rFonts w:ascii="Times New Roman" w:hAnsi="Times New Roman" w:cs="Times New Roman"/>
        </w:rPr>
        <w:t xml:space="preserve">3.0 </w:t>
      </w:r>
      <w:r w:rsidR="000C2DFD" w:rsidRPr="00191694">
        <w:rPr>
          <w:rFonts w:ascii="Times New Roman" w:hAnsi="Times New Roman" w:cs="Times New Roman"/>
        </w:rPr>
        <w:t>RESULTS</w:t>
      </w:r>
      <w:bookmarkEnd w:id="126"/>
    </w:p>
    <w:p w14:paraId="5D2DADB6" w14:textId="77777777" w:rsidR="000C2DFD" w:rsidRPr="00191694" w:rsidRDefault="003C5784" w:rsidP="009C51E0">
      <w:pPr>
        <w:pStyle w:val="Heading2"/>
        <w:spacing w:line="276" w:lineRule="auto"/>
        <w:rPr>
          <w:rFonts w:ascii="Times New Roman" w:hAnsi="Times New Roman" w:cs="Times New Roman"/>
        </w:rPr>
      </w:pPr>
      <w:bookmarkStart w:id="127" w:name="_Toc1135144"/>
      <w:r w:rsidRPr="00191694">
        <w:rPr>
          <w:rFonts w:ascii="Times New Roman" w:hAnsi="Times New Roman" w:cs="Times New Roman"/>
        </w:rPr>
        <w:t xml:space="preserve">3.1 </w:t>
      </w:r>
      <w:r w:rsidR="00542A81" w:rsidRPr="00191694">
        <w:rPr>
          <w:rFonts w:ascii="Times New Roman" w:hAnsi="Times New Roman" w:cs="Times New Roman"/>
        </w:rPr>
        <w:t>Jaundice Case</w:t>
      </w:r>
      <w:r w:rsidR="00725439" w:rsidRPr="00191694">
        <w:rPr>
          <w:rFonts w:ascii="Times New Roman" w:hAnsi="Times New Roman" w:cs="Times New Roman"/>
        </w:rPr>
        <w:t>s</w:t>
      </w:r>
      <w:bookmarkEnd w:id="127"/>
    </w:p>
    <w:p w14:paraId="3C6E0DF0" w14:textId="77777777" w:rsidR="00542A81" w:rsidRPr="00191694" w:rsidRDefault="003C5784" w:rsidP="009C51E0">
      <w:pPr>
        <w:pStyle w:val="Heading3"/>
        <w:spacing w:line="276" w:lineRule="auto"/>
        <w:rPr>
          <w:rFonts w:ascii="Times New Roman" w:hAnsi="Times New Roman"/>
          <w:sz w:val="24"/>
          <w:szCs w:val="24"/>
        </w:rPr>
      </w:pPr>
      <w:bookmarkStart w:id="128" w:name="_Toc1135145"/>
      <w:r w:rsidRPr="00191694">
        <w:rPr>
          <w:rFonts w:ascii="Times New Roman" w:hAnsi="Times New Roman"/>
          <w:sz w:val="24"/>
          <w:szCs w:val="24"/>
        </w:rPr>
        <w:t xml:space="preserve">3.1.1. </w:t>
      </w:r>
      <w:r w:rsidR="00542A81" w:rsidRPr="00191694">
        <w:rPr>
          <w:rFonts w:ascii="Times New Roman" w:hAnsi="Times New Roman"/>
          <w:sz w:val="24"/>
          <w:szCs w:val="24"/>
        </w:rPr>
        <w:t>Acute</w:t>
      </w:r>
      <w:r w:rsidRPr="00191694">
        <w:rPr>
          <w:rFonts w:ascii="Times New Roman" w:hAnsi="Times New Roman"/>
          <w:sz w:val="24"/>
          <w:szCs w:val="24"/>
        </w:rPr>
        <w:t xml:space="preserve"> jaundice</w:t>
      </w:r>
      <w:bookmarkEnd w:id="128"/>
    </w:p>
    <w:p w14:paraId="65197C76" w14:textId="77777777" w:rsidR="00542A81" w:rsidRPr="00191694" w:rsidRDefault="00F2272E" w:rsidP="009C51E0">
      <w:pPr>
        <w:spacing w:line="276" w:lineRule="auto"/>
        <w:rPr>
          <w:rFonts w:ascii="Times New Roman" w:hAnsi="Times New Roman" w:cs="Times New Roman"/>
          <w:sz w:val="24"/>
          <w:szCs w:val="24"/>
        </w:rPr>
      </w:pPr>
      <w:r>
        <w:rPr>
          <w:rFonts w:ascii="Times New Roman" w:hAnsi="Times New Roman" w:cs="Times New Roman"/>
          <w:sz w:val="24"/>
          <w:szCs w:val="24"/>
        </w:rPr>
        <w:t>No active acute jaundice cases were found during the survey</w:t>
      </w:r>
      <w:r w:rsidR="00542A81" w:rsidRPr="00191694">
        <w:rPr>
          <w:rFonts w:ascii="Times New Roman" w:hAnsi="Times New Roman" w:cs="Times New Roman"/>
          <w:sz w:val="24"/>
          <w:szCs w:val="24"/>
        </w:rPr>
        <w:t>.</w:t>
      </w:r>
      <w:ins w:id="129" w:author="Maurice Owiny" w:date="2019-02-18T11:48:00Z">
        <w:r>
          <w:rPr>
            <w:rFonts w:ascii="Times New Roman" w:hAnsi="Times New Roman" w:cs="Times New Roman"/>
            <w:sz w:val="24"/>
            <w:szCs w:val="24"/>
          </w:rPr>
          <w:t xml:space="preserve"> </w:t>
        </w:r>
      </w:ins>
    </w:p>
    <w:p w14:paraId="1DC8B7A0" w14:textId="77777777" w:rsidR="003C5784" w:rsidRPr="00191694" w:rsidRDefault="003C5784" w:rsidP="009C51E0">
      <w:pPr>
        <w:spacing w:line="276" w:lineRule="auto"/>
        <w:rPr>
          <w:rFonts w:ascii="Times New Roman" w:hAnsi="Times New Roman" w:cs="Times New Roman"/>
          <w:b/>
          <w:sz w:val="24"/>
          <w:szCs w:val="24"/>
        </w:rPr>
      </w:pPr>
    </w:p>
    <w:p w14:paraId="38393929" w14:textId="77777777" w:rsidR="000C2DFD" w:rsidRPr="00191694" w:rsidRDefault="003C5784" w:rsidP="009C51E0">
      <w:pPr>
        <w:pStyle w:val="Heading2"/>
        <w:spacing w:line="276" w:lineRule="auto"/>
        <w:rPr>
          <w:rFonts w:ascii="Times New Roman" w:hAnsi="Times New Roman" w:cs="Times New Roman"/>
        </w:rPr>
      </w:pPr>
      <w:bookmarkStart w:id="130" w:name="_Toc1135146"/>
      <w:r w:rsidRPr="00191694">
        <w:rPr>
          <w:rFonts w:ascii="Times New Roman" w:hAnsi="Times New Roman" w:cs="Times New Roman"/>
        </w:rPr>
        <w:t xml:space="preserve">3.2. </w:t>
      </w:r>
      <w:r w:rsidR="00542A81" w:rsidRPr="00191694">
        <w:rPr>
          <w:rFonts w:ascii="Times New Roman" w:hAnsi="Times New Roman" w:cs="Times New Roman"/>
        </w:rPr>
        <w:t>Suspected Hepatitis B cases</w:t>
      </w:r>
      <w:bookmarkEnd w:id="130"/>
    </w:p>
    <w:p w14:paraId="0652B10A" w14:textId="77777777" w:rsidR="00542A81" w:rsidRPr="00191694" w:rsidRDefault="00542A81"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During retrospective data review and questionnaire administration, the teams identified record/persons with jaundice.</w:t>
      </w:r>
      <w:ins w:id="131" w:author="Maurice Owiny" w:date="2019-02-18T17:41:00Z">
        <w:r w:rsidR="00BD48BD">
          <w:rPr>
            <w:rFonts w:ascii="Times New Roman" w:hAnsi="Times New Roman" w:cs="Times New Roman"/>
            <w:sz w:val="24"/>
            <w:szCs w:val="24"/>
          </w:rPr>
          <w:t xml:space="preserve"> </w:t>
        </w:r>
      </w:ins>
    </w:p>
    <w:p w14:paraId="2D5E89A0" w14:textId="77777777" w:rsidR="00542A81" w:rsidRPr="00191694" w:rsidRDefault="003C5784" w:rsidP="009C51E0">
      <w:pPr>
        <w:pStyle w:val="Heading3"/>
        <w:spacing w:line="276" w:lineRule="auto"/>
        <w:rPr>
          <w:rFonts w:ascii="Times New Roman" w:hAnsi="Times New Roman"/>
          <w:sz w:val="24"/>
          <w:szCs w:val="24"/>
        </w:rPr>
      </w:pPr>
      <w:bookmarkStart w:id="132" w:name="_Toc1135147"/>
      <w:r w:rsidRPr="00191694">
        <w:rPr>
          <w:rFonts w:ascii="Times New Roman" w:hAnsi="Times New Roman"/>
          <w:sz w:val="24"/>
          <w:szCs w:val="24"/>
        </w:rPr>
        <w:t xml:space="preserve">3.2.1. </w:t>
      </w:r>
      <w:r w:rsidR="00542A81" w:rsidRPr="00191694">
        <w:rPr>
          <w:rFonts w:ascii="Times New Roman" w:hAnsi="Times New Roman"/>
          <w:sz w:val="24"/>
          <w:szCs w:val="24"/>
        </w:rPr>
        <w:t>Records review</w:t>
      </w:r>
      <w:bookmarkEnd w:id="132"/>
    </w:p>
    <w:p w14:paraId="1ED2936C" w14:textId="77777777" w:rsidR="00542A81" w:rsidRPr="00191694" w:rsidRDefault="008B20A7" w:rsidP="009C51E0">
      <w:pPr>
        <w:spacing w:line="276" w:lineRule="auto"/>
        <w:rPr>
          <w:rFonts w:ascii="Times New Roman" w:hAnsi="Times New Roman" w:cs="Times New Roman"/>
          <w:bCs/>
          <w:sz w:val="24"/>
          <w:szCs w:val="24"/>
          <w:lang w:val="en-US"/>
        </w:rPr>
      </w:pPr>
      <w:r w:rsidRPr="00191694">
        <w:rPr>
          <w:rFonts w:ascii="Times New Roman" w:hAnsi="Times New Roman" w:cs="Times New Roman"/>
          <w:bCs/>
          <w:sz w:val="24"/>
          <w:szCs w:val="24"/>
          <w:lang w:val="en-US"/>
        </w:rPr>
        <w:t xml:space="preserve">Records </w:t>
      </w:r>
      <w:r w:rsidR="00BD48BD">
        <w:rPr>
          <w:rFonts w:ascii="Times New Roman" w:hAnsi="Times New Roman" w:cs="Times New Roman"/>
          <w:bCs/>
          <w:sz w:val="24"/>
          <w:szCs w:val="24"/>
          <w:lang w:val="en-US"/>
        </w:rPr>
        <w:t xml:space="preserve">review </w:t>
      </w:r>
      <w:r w:rsidRPr="00191694">
        <w:rPr>
          <w:rFonts w:ascii="Times New Roman" w:hAnsi="Times New Roman" w:cs="Times New Roman"/>
          <w:bCs/>
          <w:sz w:val="24"/>
          <w:szCs w:val="24"/>
          <w:lang w:val="en-US"/>
        </w:rPr>
        <w:t>in Elgeyo-Marakwet identified 58 cases of jaundice</w:t>
      </w:r>
      <w:r w:rsidR="00DB06FE" w:rsidRPr="00191694">
        <w:rPr>
          <w:rFonts w:ascii="Times New Roman" w:hAnsi="Times New Roman" w:cs="Times New Roman"/>
          <w:bCs/>
          <w:sz w:val="24"/>
          <w:szCs w:val="24"/>
          <w:lang w:val="en-US"/>
        </w:rPr>
        <w:t xml:space="preserve"> but laboratory results were not available</w:t>
      </w:r>
      <w:r w:rsidR="00BD48BD">
        <w:rPr>
          <w:rFonts w:ascii="Times New Roman" w:hAnsi="Times New Roman" w:cs="Times New Roman"/>
          <w:bCs/>
          <w:sz w:val="24"/>
          <w:szCs w:val="24"/>
          <w:lang w:val="en-US"/>
        </w:rPr>
        <w:t xml:space="preserve"> in the records</w:t>
      </w:r>
      <w:r w:rsidRPr="00191694">
        <w:rPr>
          <w:rFonts w:ascii="Times New Roman" w:hAnsi="Times New Roman" w:cs="Times New Roman"/>
          <w:bCs/>
          <w:sz w:val="24"/>
          <w:szCs w:val="24"/>
          <w:lang w:val="en-US"/>
        </w:rPr>
        <w:t>. Their mean age was 38 years (±25), male</w:t>
      </w:r>
      <w:r w:rsidR="00BD48BD">
        <w:rPr>
          <w:rFonts w:ascii="Times New Roman" w:hAnsi="Times New Roman" w:cs="Times New Roman"/>
          <w:bCs/>
          <w:sz w:val="24"/>
          <w:szCs w:val="24"/>
          <w:lang w:val="en-US"/>
        </w:rPr>
        <w:t>s</w:t>
      </w:r>
      <w:r w:rsidRPr="00191694">
        <w:rPr>
          <w:rFonts w:ascii="Times New Roman" w:hAnsi="Times New Roman" w:cs="Times New Roman"/>
          <w:bCs/>
          <w:sz w:val="24"/>
          <w:szCs w:val="24"/>
          <w:lang w:val="en-US"/>
        </w:rPr>
        <w:t xml:space="preserve"> </w:t>
      </w:r>
      <w:r w:rsidR="003C5784" w:rsidRPr="00191694">
        <w:rPr>
          <w:rFonts w:ascii="Times New Roman" w:hAnsi="Times New Roman" w:cs="Times New Roman"/>
          <w:bCs/>
          <w:sz w:val="24"/>
          <w:szCs w:val="24"/>
          <w:lang w:val="en-US"/>
        </w:rPr>
        <w:t>were</w:t>
      </w:r>
      <w:r w:rsidRPr="00191694">
        <w:rPr>
          <w:rFonts w:ascii="Times New Roman" w:hAnsi="Times New Roman" w:cs="Times New Roman"/>
          <w:bCs/>
          <w:sz w:val="24"/>
          <w:szCs w:val="24"/>
          <w:lang w:val="en-US"/>
        </w:rPr>
        <w:t xml:space="preserve"> 34(58.6%) and age group ≥60 years had the highest number of jaundice cases 14/58 (24.1%).</w:t>
      </w:r>
    </w:p>
    <w:p w14:paraId="0F6E56FA" w14:textId="77777777" w:rsidR="00B01D12" w:rsidRPr="00191694" w:rsidRDefault="00E279AF" w:rsidP="009C51E0">
      <w:pPr>
        <w:spacing w:line="276" w:lineRule="auto"/>
        <w:rPr>
          <w:rFonts w:ascii="Times New Roman" w:hAnsi="Times New Roman" w:cs="Times New Roman"/>
          <w:sz w:val="24"/>
          <w:szCs w:val="24"/>
        </w:rPr>
      </w:pPr>
      <w:r w:rsidRPr="00191694">
        <w:rPr>
          <w:rFonts w:ascii="Times New Roman" w:hAnsi="Times New Roman" w:cs="Times New Roman"/>
          <w:bCs/>
          <w:sz w:val="24"/>
          <w:szCs w:val="24"/>
        </w:rPr>
        <w:t>Table 6: Demographic characteristics of suspected Hepatitis B cases in Elgeyo-Marakwet County, Kenya, 2019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1"/>
        <w:gridCol w:w="1937"/>
        <w:gridCol w:w="1701"/>
      </w:tblGrid>
      <w:tr w:rsidR="00542A81" w:rsidRPr="00191694" w14:paraId="4FFB9E98" w14:textId="77777777" w:rsidTr="00542A81">
        <w:tc>
          <w:tcPr>
            <w:tcW w:w="2991" w:type="dxa"/>
            <w:tcBorders>
              <w:top w:val="single" w:sz="4" w:space="0" w:color="auto"/>
              <w:left w:val="single" w:sz="4" w:space="0" w:color="auto"/>
              <w:bottom w:val="single" w:sz="4" w:space="0" w:color="auto"/>
              <w:right w:val="single" w:sz="4" w:space="0" w:color="auto"/>
            </w:tcBorders>
            <w:hideMark/>
          </w:tcPr>
          <w:p w14:paraId="170B65E7" w14:textId="77777777" w:rsidR="00542A81" w:rsidRPr="00191694" w:rsidRDefault="00542A81"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Demographics</w:t>
            </w:r>
          </w:p>
        </w:tc>
        <w:tc>
          <w:tcPr>
            <w:tcW w:w="1937" w:type="dxa"/>
            <w:tcBorders>
              <w:top w:val="single" w:sz="4" w:space="0" w:color="auto"/>
              <w:left w:val="single" w:sz="4" w:space="0" w:color="auto"/>
              <w:bottom w:val="single" w:sz="4" w:space="0" w:color="auto"/>
              <w:right w:val="single" w:sz="4" w:space="0" w:color="auto"/>
            </w:tcBorders>
            <w:hideMark/>
          </w:tcPr>
          <w:p w14:paraId="2B51016C" w14:textId="77777777" w:rsidR="00542A81" w:rsidRPr="00191694" w:rsidRDefault="00542A81"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Frequency</w:t>
            </w:r>
          </w:p>
        </w:tc>
        <w:tc>
          <w:tcPr>
            <w:tcW w:w="1701" w:type="dxa"/>
            <w:tcBorders>
              <w:top w:val="single" w:sz="4" w:space="0" w:color="auto"/>
              <w:left w:val="single" w:sz="4" w:space="0" w:color="auto"/>
              <w:bottom w:val="single" w:sz="4" w:space="0" w:color="auto"/>
              <w:right w:val="single" w:sz="4" w:space="0" w:color="auto"/>
            </w:tcBorders>
            <w:hideMark/>
          </w:tcPr>
          <w:p w14:paraId="5DB0500B" w14:textId="77777777" w:rsidR="00542A81" w:rsidRPr="00191694" w:rsidRDefault="00542A81"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w:t>
            </w:r>
          </w:p>
        </w:tc>
      </w:tr>
      <w:tr w:rsidR="00542A81" w:rsidRPr="00191694" w14:paraId="3319A91B" w14:textId="77777777" w:rsidTr="00542A81">
        <w:tc>
          <w:tcPr>
            <w:tcW w:w="2991" w:type="dxa"/>
            <w:tcBorders>
              <w:top w:val="single" w:sz="4" w:space="0" w:color="auto"/>
              <w:left w:val="single" w:sz="4" w:space="0" w:color="auto"/>
              <w:bottom w:val="nil"/>
              <w:right w:val="nil"/>
            </w:tcBorders>
            <w:hideMark/>
          </w:tcPr>
          <w:p w14:paraId="03001CF1" w14:textId="77777777" w:rsidR="00542A81" w:rsidRPr="00191694" w:rsidRDefault="00542A8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Sex</w:t>
            </w:r>
          </w:p>
        </w:tc>
        <w:tc>
          <w:tcPr>
            <w:tcW w:w="1937" w:type="dxa"/>
            <w:tcBorders>
              <w:top w:val="single" w:sz="4" w:space="0" w:color="auto"/>
              <w:left w:val="nil"/>
              <w:bottom w:val="nil"/>
              <w:right w:val="nil"/>
            </w:tcBorders>
          </w:tcPr>
          <w:p w14:paraId="3662F65C" w14:textId="77777777" w:rsidR="00542A81" w:rsidRPr="00191694" w:rsidRDefault="00542A81" w:rsidP="009C51E0">
            <w:pPr>
              <w:spacing w:after="0" w:line="276" w:lineRule="auto"/>
              <w:rPr>
                <w:rFonts w:ascii="Times New Roman" w:hAnsi="Times New Roman" w:cs="Times New Roman"/>
                <w:sz w:val="24"/>
                <w:szCs w:val="24"/>
              </w:rPr>
            </w:pPr>
          </w:p>
        </w:tc>
        <w:tc>
          <w:tcPr>
            <w:tcW w:w="1701" w:type="dxa"/>
            <w:tcBorders>
              <w:top w:val="single" w:sz="4" w:space="0" w:color="auto"/>
              <w:left w:val="nil"/>
              <w:bottom w:val="nil"/>
              <w:right w:val="single" w:sz="4" w:space="0" w:color="auto"/>
            </w:tcBorders>
          </w:tcPr>
          <w:p w14:paraId="0D91F2BB" w14:textId="77777777" w:rsidR="00542A81" w:rsidRPr="00191694" w:rsidRDefault="00542A81" w:rsidP="009C51E0">
            <w:pPr>
              <w:spacing w:after="0" w:line="276" w:lineRule="auto"/>
              <w:rPr>
                <w:rFonts w:ascii="Times New Roman" w:hAnsi="Times New Roman" w:cs="Times New Roman"/>
                <w:sz w:val="24"/>
                <w:szCs w:val="24"/>
              </w:rPr>
            </w:pPr>
          </w:p>
        </w:tc>
      </w:tr>
      <w:tr w:rsidR="00DB06FE" w:rsidRPr="00191694" w14:paraId="1A64C656" w14:textId="77777777" w:rsidTr="00542A81">
        <w:tc>
          <w:tcPr>
            <w:tcW w:w="2991" w:type="dxa"/>
            <w:tcBorders>
              <w:top w:val="single" w:sz="4" w:space="0" w:color="auto"/>
              <w:left w:val="single" w:sz="4" w:space="0" w:color="auto"/>
              <w:bottom w:val="nil"/>
              <w:right w:val="nil"/>
            </w:tcBorders>
          </w:tcPr>
          <w:p w14:paraId="7A793AFC" w14:textId="77777777" w:rsidR="00DB06FE" w:rsidRPr="00191694" w:rsidRDefault="00DB06FE" w:rsidP="009C51E0">
            <w:pPr>
              <w:spacing w:after="0" w:line="276" w:lineRule="auto"/>
              <w:rPr>
                <w:rFonts w:ascii="Times New Roman" w:hAnsi="Times New Roman" w:cs="Times New Roman"/>
                <w:sz w:val="24"/>
                <w:szCs w:val="24"/>
              </w:rPr>
            </w:pPr>
          </w:p>
        </w:tc>
        <w:tc>
          <w:tcPr>
            <w:tcW w:w="1937" w:type="dxa"/>
            <w:tcBorders>
              <w:top w:val="single" w:sz="4" w:space="0" w:color="auto"/>
              <w:left w:val="nil"/>
              <w:bottom w:val="nil"/>
              <w:right w:val="nil"/>
            </w:tcBorders>
          </w:tcPr>
          <w:p w14:paraId="17D8CF02" w14:textId="77777777" w:rsidR="00DB06FE" w:rsidRPr="00191694" w:rsidRDefault="00DB06FE" w:rsidP="009C51E0">
            <w:pPr>
              <w:spacing w:after="0" w:line="276" w:lineRule="auto"/>
              <w:rPr>
                <w:rFonts w:ascii="Times New Roman" w:hAnsi="Times New Roman" w:cs="Times New Roman"/>
                <w:sz w:val="24"/>
                <w:szCs w:val="24"/>
              </w:rPr>
            </w:pPr>
          </w:p>
        </w:tc>
        <w:tc>
          <w:tcPr>
            <w:tcW w:w="1701" w:type="dxa"/>
            <w:tcBorders>
              <w:top w:val="single" w:sz="4" w:space="0" w:color="auto"/>
              <w:left w:val="nil"/>
              <w:bottom w:val="nil"/>
              <w:right w:val="single" w:sz="4" w:space="0" w:color="auto"/>
            </w:tcBorders>
          </w:tcPr>
          <w:p w14:paraId="738A4422" w14:textId="77777777" w:rsidR="00DB06FE" w:rsidRPr="00191694" w:rsidRDefault="00DB06FE" w:rsidP="009C51E0">
            <w:pPr>
              <w:spacing w:after="0" w:line="276" w:lineRule="auto"/>
              <w:rPr>
                <w:rFonts w:ascii="Times New Roman" w:hAnsi="Times New Roman" w:cs="Times New Roman"/>
                <w:sz w:val="24"/>
                <w:szCs w:val="24"/>
              </w:rPr>
            </w:pPr>
          </w:p>
        </w:tc>
      </w:tr>
      <w:tr w:rsidR="00542A81" w:rsidRPr="00191694" w14:paraId="3D869D00" w14:textId="77777777" w:rsidTr="00542A81">
        <w:tc>
          <w:tcPr>
            <w:tcW w:w="2991" w:type="dxa"/>
            <w:tcBorders>
              <w:top w:val="nil"/>
              <w:left w:val="single" w:sz="4" w:space="0" w:color="auto"/>
              <w:bottom w:val="nil"/>
              <w:right w:val="nil"/>
            </w:tcBorders>
            <w:hideMark/>
          </w:tcPr>
          <w:p w14:paraId="27199FFE" w14:textId="77777777" w:rsidR="00542A81" w:rsidRPr="00191694" w:rsidRDefault="00542A81"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Male</w:t>
            </w:r>
          </w:p>
        </w:tc>
        <w:tc>
          <w:tcPr>
            <w:tcW w:w="1937" w:type="dxa"/>
            <w:tcBorders>
              <w:top w:val="nil"/>
              <w:left w:val="nil"/>
              <w:bottom w:val="nil"/>
              <w:right w:val="nil"/>
            </w:tcBorders>
            <w:hideMark/>
          </w:tcPr>
          <w:p w14:paraId="1D1BA972" w14:textId="77777777" w:rsidR="00542A81" w:rsidRPr="00191694" w:rsidRDefault="00542A8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34</w:t>
            </w:r>
          </w:p>
        </w:tc>
        <w:tc>
          <w:tcPr>
            <w:tcW w:w="1701" w:type="dxa"/>
            <w:tcBorders>
              <w:top w:val="nil"/>
              <w:left w:val="nil"/>
              <w:bottom w:val="nil"/>
              <w:right w:val="single" w:sz="4" w:space="0" w:color="auto"/>
            </w:tcBorders>
            <w:hideMark/>
          </w:tcPr>
          <w:p w14:paraId="4940298B" w14:textId="77777777" w:rsidR="00542A81" w:rsidRPr="00191694" w:rsidRDefault="00542A8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58.6</w:t>
            </w:r>
          </w:p>
        </w:tc>
      </w:tr>
      <w:tr w:rsidR="00542A81" w:rsidRPr="00191694" w14:paraId="7D4C783F" w14:textId="77777777" w:rsidTr="00542A81">
        <w:tc>
          <w:tcPr>
            <w:tcW w:w="2991" w:type="dxa"/>
            <w:tcBorders>
              <w:top w:val="nil"/>
              <w:left w:val="single" w:sz="4" w:space="0" w:color="auto"/>
              <w:bottom w:val="single" w:sz="4" w:space="0" w:color="auto"/>
              <w:right w:val="nil"/>
            </w:tcBorders>
            <w:hideMark/>
          </w:tcPr>
          <w:p w14:paraId="7041EB3A" w14:textId="77777777" w:rsidR="00542A81" w:rsidRPr="00191694" w:rsidRDefault="00542A81"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Female</w:t>
            </w:r>
          </w:p>
        </w:tc>
        <w:tc>
          <w:tcPr>
            <w:tcW w:w="1937" w:type="dxa"/>
            <w:tcBorders>
              <w:top w:val="nil"/>
              <w:left w:val="nil"/>
              <w:bottom w:val="single" w:sz="4" w:space="0" w:color="auto"/>
              <w:right w:val="nil"/>
            </w:tcBorders>
            <w:hideMark/>
          </w:tcPr>
          <w:p w14:paraId="2BEA154B" w14:textId="77777777" w:rsidR="00542A81" w:rsidRPr="00191694" w:rsidRDefault="00542A8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w:t>
            </w:r>
          </w:p>
        </w:tc>
        <w:tc>
          <w:tcPr>
            <w:tcW w:w="1701" w:type="dxa"/>
            <w:tcBorders>
              <w:top w:val="nil"/>
              <w:left w:val="nil"/>
              <w:bottom w:val="single" w:sz="4" w:space="0" w:color="auto"/>
              <w:right w:val="single" w:sz="4" w:space="0" w:color="auto"/>
            </w:tcBorders>
            <w:hideMark/>
          </w:tcPr>
          <w:p w14:paraId="4E3FB696" w14:textId="77777777" w:rsidR="00542A81" w:rsidRPr="00191694" w:rsidRDefault="00542A8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41.4</w:t>
            </w:r>
          </w:p>
        </w:tc>
      </w:tr>
      <w:tr w:rsidR="00542A81" w:rsidRPr="00191694" w14:paraId="14C99902" w14:textId="77777777" w:rsidTr="00542A81">
        <w:tc>
          <w:tcPr>
            <w:tcW w:w="2991" w:type="dxa"/>
            <w:tcBorders>
              <w:top w:val="single" w:sz="4" w:space="0" w:color="auto"/>
              <w:left w:val="single" w:sz="4" w:space="0" w:color="auto"/>
              <w:bottom w:val="nil"/>
              <w:right w:val="nil"/>
            </w:tcBorders>
            <w:hideMark/>
          </w:tcPr>
          <w:p w14:paraId="79AE0E55" w14:textId="77777777" w:rsidR="00542A81" w:rsidRPr="00191694" w:rsidRDefault="00542A8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Age</w:t>
            </w:r>
          </w:p>
        </w:tc>
        <w:tc>
          <w:tcPr>
            <w:tcW w:w="1937" w:type="dxa"/>
            <w:tcBorders>
              <w:top w:val="single" w:sz="4" w:space="0" w:color="auto"/>
              <w:left w:val="nil"/>
              <w:bottom w:val="nil"/>
              <w:right w:val="nil"/>
            </w:tcBorders>
          </w:tcPr>
          <w:p w14:paraId="2568C00D" w14:textId="77777777" w:rsidR="00542A81" w:rsidRPr="00191694" w:rsidRDefault="00542A81" w:rsidP="009C51E0">
            <w:pPr>
              <w:spacing w:after="0" w:line="276" w:lineRule="auto"/>
              <w:rPr>
                <w:rFonts w:ascii="Times New Roman" w:hAnsi="Times New Roman" w:cs="Times New Roman"/>
                <w:sz w:val="24"/>
                <w:szCs w:val="24"/>
              </w:rPr>
            </w:pPr>
          </w:p>
        </w:tc>
        <w:tc>
          <w:tcPr>
            <w:tcW w:w="1701" w:type="dxa"/>
            <w:tcBorders>
              <w:top w:val="single" w:sz="4" w:space="0" w:color="auto"/>
              <w:left w:val="nil"/>
              <w:bottom w:val="nil"/>
              <w:right w:val="single" w:sz="4" w:space="0" w:color="auto"/>
            </w:tcBorders>
          </w:tcPr>
          <w:p w14:paraId="3E9C7F3A" w14:textId="77777777" w:rsidR="00542A81" w:rsidRPr="00191694" w:rsidRDefault="00542A81" w:rsidP="009C51E0">
            <w:pPr>
              <w:spacing w:after="0" w:line="276" w:lineRule="auto"/>
              <w:rPr>
                <w:rFonts w:ascii="Times New Roman" w:hAnsi="Times New Roman" w:cs="Times New Roman"/>
                <w:sz w:val="24"/>
                <w:szCs w:val="24"/>
              </w:rPr>
            </w:pPr>
          </w:p>
        </w:tc>
      </w:tr>
      <w:tr w:rsidR="00542A81" w:rsidRPr="00191694" w14:paraId="0E4950F9" w14:textId="77777777" w:rsidTr="00542A81">
        <w:tc>
          <w:tcPr>
            <w:tcW w:w="2991" w:type="dxa"/>
            <w:tcBorders>
              <w:top w:val="nil"/>
              <w:left w:val="single" w:sz="4" w:space="0" w:color="auto"/>
              <w:bottom w:val="nil"/>
              <w:right w:val="nil"/>
            </w:tcBorders>
            <w:vAlign w:val="bottom"/>
            <w:hideMark/>
          </w:tcPr>
          <w:p w14:paraId="14FF9967" w14:textId="77777777" w:rsidR="00542A81" w:rsidRPr="00191694" w:rsidRDefault="00542A81" w:rsidP="009C51E0">
            <w:pPr>
              <w:spacing w:after="0" w:line="276" w:lineRule="auto"/>
              <w:ind w:left="720"/>
              <w:rPr>
                <w:rFonts w:ascii="Times New Roman" w:hAnsi="Times New Roman" w:cs="Times New Roman"/>
                <w:sz w:val="24"/>
                <w:szCs w:val="24"/>
              </w:rPr>
            </w:pPr>
            <w:r w:rsidRPr="00191694">
              <w:rPr>
                <w:rFonts w:ascii="Times New Roman" w:eastAsia="Times New Roman" w:hAnsi="Times New Roman" w:cs="Times New Roman"/>
                <w:color w:val="000000"/>
                <w:sz w:val="24"/>
                <w:szCs w:val="24"/>
                <w:lang w:eastAsia="en-GB"/>
              </w:rPr>
              <w:t>0-9</w:t>
            </w:r>
          </w:p>
        </w:tc>
        <w:tc>
          <w:tcPr>
            <w:tcW w:w="1937" w:type="dxa"/>
            <w:tcBorders>
              <w:top w:val="nil"/>
              <w:left w:val="nil"/>
              <w:bottom w:val="nil"/>
              <w:right w:val="nil"/>
            </w:tcBorders>
            <w:vAlign w:val="bottom"/>
            <w:hideMark/>
          </w:tcPr>
          <w:p w14:paraId="2CACB652" w14:textId="77777777" w:rsidR="00542A81" w:rsidRPr="00191694" w:rsidRDefault="00542A81" w:rsidP="009C51E0">
            <w:pPr>
              <w:spacing w:after="0" w:line="276" w:lineRule="auto"/>
              <w:rPr>
                <w:rFonts w:ascii="Times New Roman" w:hAnsi="Times New Roman" w:cs="Times New Roman"/>
                <w:sz w:val="24"/>
                <w:szCs w:val="24"/>
              </w:rPr>
            </w:pPr>
            <w:r w:rsidRPr="00191694">
              <w:rPr>
                <w:rFonts w:ascii="Times New Roman" w:eastAsia="Times New Roman" w:hAnsi="Times New Roman" w:cs="Times New Roman"/>
                <w:color w:val="000000"/>
                <w:sz w:val="24"/>
                <w:szCs w:val="24"/>
                <w:lang w:eastAsia="en-GB"/>
              </w:rPr>
              <w:t>6</w:t>
            </w:r>
          </w:p>
        </w:tc>
        <w:tc>
          <w:tcPr>
            <w:tcW w:w="1701" w:type="dxa"/>
            <w:tcBorders>
              <w:top w:val="nil"/>
              <w:left w:val="nil"/>
              <w:bottom w:val="nil"/>
              <w:right w:val="single" w:sz="4" w:space="0" w:color="auto"/>
            </w:tcBorders>
            <w:hideMark/>
          </w:tcPr>
          <w:p w14:paraId="78DB4093" w14:textId="77777777" w:rsidR="00542A81" w:rsidRPr="00191694" w:rsidRDefault="00542A8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10.3</w:t>
            </w:r>
          </w:p>
        </w:tc>
      </w:tr>
      <w:tr w:rsidR="00542A81" w:rsidRPr="00191694" w14:paraId="4B604A71" w14:textId="77777777" w:rsidTr="00542A81">
        <w:tc>
          <w:tcPr>
            <w:tcW w:w="2991" w:type="dxa"/>
            <w:tcBorders>
              <w:top w:val="nil"/>
              <w:left w:val="single" w:sz="4" w:space="0" w:color="auto"/>
              <w:bottom w:val="nil"/>
              <w:right w:val="nil"/>
            </w:tcBorders>
            <w:vAlign w:val="bottom"/>
            <w:hideMark/>
          </w:tcPr>
          <w:p w14:paraId="2DB426D1" w14:textId="77777777" w:rsidR="00542A81" w:rsidRPr="00191694" w:rsidRDefault="00542A81" w:rsidP="009C51E0">
            <w:pPr>
              <w:spacing w:after="0" w:line="276" w:lineRule="auto"/>
              <w:ind w:left="720"/>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10-19</w:t>
            </w:r>
          </w:p>
        </w:tc>
        <w:tc>
          <w:tcPr>
            <w:tcW w:w="1937" w:type="dxa"/>
            <w:tcBorders>
              <w:top w:val="nil"/>
              <w:left w:val="nil"/>
              <w:bottom w:val="nil"/>
              <w:right w:val="nil"/>
            </w:tcBorders>
            <w:vAlign w:val="bottom"/>
            <w:hideMark/>
          </w:tcPr>
          <w:p w14:paraId="7341E8E7" w14:textId="77777777" w:rsidR="00542A81" w:rsidRPr="00191694" w:rsidRDefault="00542A81" w:rsidP="009C51E0">
            <w:pPr>
              <w:spacing w:after="0" w:line="276" w:lineRule="auto"/>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11</w:t>
            </w:r>
          </w:p>
        </w:tc>
        <w:tc>
          <w:tcPr>
            <w:tcW w:w="1701" w:type="dxa"/>
            <w:tcBorders>
              <w:top w:val="nil"/>
              <w:left w:val="nil"/>
              <w:bottom w:val="nil"/>
              <w:right w:val="single" w:sz="4" w:space="0" w:color="auto"/>
            </w:tcBorders>
            <w:hideMark/>
          </w:tcPr>
          <w:p w14:paraId="4290E2F9" w14:textId="77777777" w:rsidR="00542A81" w:rsidRPr="00191694" w:rsidRDefault="00542A81"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19.0</w:t>
            </w:r>
          </w:p>
        </w:tc>
      </w:tr>
      <w:tr w:rsidR="00542A81" w:rsidRPr="00191694" w14:paraId="546BA100" w14:textId="77777777" w:rsidTr="00542A81">
        <w:tc>
          <w:tcPr>
            <w:tcW w:w="2991" w:type="dxa"/>
            <w:tcBorders>
              <w:top w:val="nil"/>
              <w:left w:val="single" w:sz="4" w:space="0" w:color="auto"/>
              <w:bottom w:val="nil"/>
              <w:right w:val="nil"/>
            </w:tcBorders>
            <w:vAlign w:val="bottom"/>
            <w:hideMark/>
          </w:tcPr>
          <w:p w14:paraId="48149EAD" w14:textId="77777777" w:rsidR="00542A81" w:rsidRPr="00191694" w:rsidRDefault="00542A81" w:rsidP="009C51E0">
            <w:pPr>
              <w:spacing w:after="0" w:line="276" w:lineRule="auto"/>
              <w:ind w:left="720"/>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20-29</w:t>
            </w:r>
          </w:p>
        </w:tc>
        <w:tc>
          <w:tcPr>
            <w:tcW w:w="1937" w:type="dxa"/>
            <w:tcBorders>
              <w:top w:val="nil"/>
              <w:left w:val="nil"/>
              <w:bottom w:val="nil"/>
              <w:right w:val="nil"/>
            </w:tcBorders>
            <w:vAlign w:val="bottom"/>
            <w:hideMark/>
          </w:tcPr>
          <w:p w14:paraId="5A183394" w14:textId="77777777" w:rsidR="00542A81" w:rsidRPr="00191694" w:rsidRDefault="00542A81" w:rsidP="009C51E0">
            <w:pPr>
              <w:spacing w:after="0" w:line="276" w:lineRule="auto"/>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11</w:t>
            </w:r>
          </w:p>
        </w:tc>
        <w:tc>
          <w:tcPr>
            <w:tcW w:w="1701" w:type="dxa"/>
            <w:tcBorders>
              <w:top w:val="nil"/>
              <w:left w:val="nil"/>
              <w:bottom w:val="nil"/>
              <w:right w:val="single" w:sz="4" w:space="0" w:color="auto"/>
            </w:tcBorders>
            <w:hideMark/>
          </w:tcPr>
          <w:p w14:paraId="6D7FA1B5" w14:textId="77777777" w:rsidR="00542A81" w:rsidRPr="00191694" w:rsidRDefault="00542A81"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19.0</w:t>
            </w:r>
          </w:p>
        </w:tc>
      </w:tr>
      <w:tr w:rsidR="00542A81" w:rsidRPr="00191694" w14:paraId="52AFC3D8" w14:textId="77777777" w:rsidTr="00542A81">
        <w:tc>
          <w:tcPr>
            <w:tcW w:w="2991" w:type="dxa"/>
            <w:tcBorders>
              <w:top w:val="nil"/>
              <w:left w:val="single" w:sz="4" w:space="0" w:color="auto"/>
              <w:bottom w:val="nil"/>
              <w:right w:val="nil"/>
            </w:tcBorders>
            <w:vAlign w:val="bottom"/>
            <w:hideMark/>
          </w:tcPr>
          <w:p w14:paraId="400C6DC4" w14:textId="77777777" w:rsidR="00542A81" w:rsidRPr="00191694" w:rsidRDefault="00542A81" w:rsidP="009C51E0">
            <w:pPr>
              <w:spacing w:after="0" w:line="276" w:lineRule="auto"/>
              <w:ind w:left="720"/>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lastRenderedPageBreak/>
              <w:t>30-39</w:t>
            </w:r>
          </w:p>
        </w:tc>
        <w:tc>
          <w:tcPr>
            <w:tcW w:w="1937" w:type="dxa"/>
            <w:tcBorders>
              <w:top w:val="nil"/>
              <w:left w:val="nil"/>
              <w:bottom w:val="nil"/>
              <w:right w:val="nil"/>
            </w:tcBorders>
            <w:vAlign w:val="bottom"/>
            <w:hideMark/>
          </w:tcPr>
          <w:p w14:paraId="37DBE034" w14:textId="77777777" w:rsidR="00542A81" w:rsidRPr="00191694" w:rsidRDefault="00542A81" w:rsidP="009C51E0">
            <w:pPr>
              <w:spacing w:after="0" w:line="276" w:lineRule="auto"/>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7</w:t>
            </w:r>
          </w:p>
        </w:tc>
        <w:tc>
          <w:tcPr>
            <w:tcW w:w="1701" w:type="dxa"/>
            <w:tcBorders>
              <w:top w:val="nil"/>
              <w:left w:val="nil"/>
              <w:bottom w:val="nil"/>
              <w:right w:val="single" w:sz="4" w:space="0" w:color="auto"/>
            </w:tcBorders>
            <w:hideMark/>
          </w:tcPr>
          <w:p w14:paraId="0935093B" w14:textId="77777777" w:rsidR="00542A81" w:rsidRPr="00191694" w:rsidRDefault="00542A81"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12.1</w:t>
            </w:r>
          </w:p>
        </w:tc>
      </w:tr>
      <w:tr w:rsidR="00542A81" w:rsidRPr="00191694" w14:paraId="7CFC5882" w14:textId="77777777" w:rsidTr="00542A81">
        <w:tc>
          <w:tcPr>
            <w:tcW w:w="2991" w:type="dxa"/>
            <w:tcBorders>
              <w:top w:val="nil"/>
              <w:left w:val="single" w:sz="4" w:space="0" w:color="auto"/>
              <w:bottom w:val="nil"/>
              <w:right w:val="nil"/>
            </w:tcBorders>
            <w:vAlign w:val="bottom"/>
            <w:hideMark/>
          </w:tcPr>
          <w:p w14:paraId="3BF92423" w14:textId="77777777" w:rsidR="00542A81" w:rsidRPr="00191694" w:rsidRDefault="00542A81" w:rsidP="009C51E0">
            <w:pPr>
              <w:spacing w:after="0" w:line="276" w:lineRule="auto"/>
              <w:ind w:left="720"/>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40-49</w:t>
            </w:r>
          </w:p>
        </w:tc>
        <w:tc>
          <w:tcPr>
            <w:tcW w:w="1937" w:type="dxa"/>
            <w:tcBorders>
              <w:top w:val="nil"/>
              <w:left w:val="nil"/>
              <w:bottom w:val="nil"/>
              <w:right w:val="nil"/>
            </w:tcBorders>
            <w:vAlign w:val="bottom"/>
            <w:hideMark/>
          </w:tcPr>
          <w:p w14:paraId="5FEC376B" w14:textId="77777777" w:rsidR="00542A81" w:rsidRPr="00191694" w:rsidRDefault="00542A81" w:rsidP="009C51E0">
            <w:pPr>
              <w:spacing w:after="0" w:line="276" w:lineRule="auto"/>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2</w:t>
            </w:r>
          </w:p>
        </w:tc>
        <w:tc>
          <w:tcPr>
            <w:tcW w:w="1701" w:type="dxa"/>
            <w:tcBorders>
              <w:top w:val="nil"/>
              <w:left w:val="nil"/>
              <w:bottom w:val="nil"/>
              <w:right w:val="single" w:sz="4" w:space="0" w:color="auto"/>
            </w:tcBorders>
            <w:hideMark/>
          </w:tcPr>
          <w:p w14:paraId="0416E282" w14:textId="77777777" w:rsidR="00542A81" w:rsidRPr="00191694" w:rsidRDefault="00542A81"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3.4</w:t>
            </w:r>
          </w:p>
        </w:tc>
      </w:tr>
      <w:tr w:rsidR="00542A81" w:rsidRPr="00191694" w14:paraId="60E6E245" w14:textId="77777777" w:rsidTr="00542A81">
        <w:tc>
          <w:tcPr>
            <w:tcW w:w="2991" w:type="dxa"/>
            <w:tcBorders>
              <w:top w:val="nil"/>
              <w:left w:val="single" w:sz="4" w:space="0" w:color="auto"/>
              <w:bottom w:val="nil"/>
              <w:right w:val="nil"/>
            </w:tcBorders>
            <w:vAlign w:val="bottom"/>
            <w:hideMark/>
          </w:tcPr>
          <w:p w14:paraId="77DC77C6" w14:textId="77777777" w:rsidR="00542A81" w:rsidRPr="00191694" w:rsidRDefault="00542A81" w:rsidP="009C51E0">
            <w:pPr>
              <w:spacing w:after="0" w:line="276" w:lineRule="auto"/>
              <w:ind w:left="720"/>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50-59</w:t>
            </w:r>
          </w:p>
        </w:tc>
        <w:tc>
          <w:tcPr>
            <w:tcW w:w="1937" w:type="dxa"/>
            <w:tcBorders>
              <w:top w:val="nil"/>
              <w:left w:val="nil"/>
              <w:bottom w:val="nil"/>
              <w:right w:val="nil"/>
            </w:tcBorders>
            <w:vAlign w:val="bottom"/>
            <w:hideMark/>
          </w:tcPr>
          <w:p w14:paraId="5FEBCD35" w14:textId="77777777" w:rsidR="00542A81" w:rsidRPr="00191694" w:rsidRDefault="00542A81" w:rsidP="009C51E0">
            <w:pPr>
              <w:spacing w:after="0" w:line="276" w:lineRule="auto"/>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7</w:t>
            </w:r>
          </w:p>
        </w:tc>
        <w:tc>
          <w:tcPr>
            <w:tcW w:w="1701" w:type="dxa"/>
            <w:tcBorders>
              <w:top w:val="nil"/>
              <w:left w:val="nil"/>
              <w:bottom w:val="nil"/>
              <w:right w:val="single" w:sz="4" w:space="0" w:color="auto"/>
            </w:tcBorders>
            <w:hideMark/>
          </w:tcPr>
          <w:p w14:paraId="742C41D8" w14:textId="77777777" w:rsidR="00542A81" w:rsidRPr="00191694" w:rsidRDefault="00542A81"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12.1</w:t>
            </w:r>
          </w:p>
        </w:tc>
      </w:tr>
      <w:tr w:rsidR="00542A81" w:rsidRPr="00191694" w14:paraId="50ACC808" w14:textId="77777777" w:rsidTr="00542A81">
        <w:tc>
          <w:tcPr>
            <w:tcW w:w="2991" w:type="dxa"/>
            <w:tcBorders>
              <w:top w:val="nil"/>
              <w:left w:val="single" w:sz="4" w:space="0" w:color="auto"/>
              <w:bottom w:val="single" w:sz="4" w:space="0" w:color="auto"/>
              <w:right w:val="nil"/>
            </w:tcBorders>
            <w:vAlign w:val="bottom"/>
            <w:hideMark/>
          </w:tcPr>
          <w:p w14:paraId="14835300" w14:textId="77777777" w:rsidR="00542A81" w:rsidRPr="00191694" w:rsidRDefault="00542A81" w:rsidP="009C51E0">
            <w:pPr>
              <w:spacing w:after="0" w:line="276" w:lineRule="auto"/>
              <w:ind w:left="720"/>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≥60</w:t>
            </w:r>
          </w:p>
        </w:tc>
        <w:tc>
          <w:tcPr>
            <w:tcW w:w="1937" w:type="dxa"/>
            <w:tcBorders>
              <w:top w:val="nil"/>
              <w:left w:val="nil"/>
              <w:bottom w:val="single" w:sz="4" w:space="0" w:color="auto"/>
              <w:right w:val="nil"/>
            </w:tcBorders>
            <w:vAlign w:val="bottom"/>
            <w:hideMark/>
          </w:tcPr>
          <w:p w14:paraId="0D13E9FD" w14:textId="77777777" w:rsidR="00542A81" w:rsidRPr="00191694" w:rsidRDefault="00542A81" w:rsidP="009C51E0">
            <w:pPr>
              <w:spacing w:after="0" w:line="276" w:lineRule="auto"/>
              <w:rPr>
                <w:rFonts w:ascii="Times New Roman" w:eastAsia="Times New Roman" w:hAnsi="Times New Roman" w:cs="Times New Roman"/>
                <w:color w:val="000000"/>
                <w:sz w:val="24"/>
                <w:szCs w:val="24"/>
                <w:lang w:eastAsia="en-GB"/>
              </w:rPr>
            </w:pPr>
            <w:r w:rsidRPr="00191694">
              <w:rPr>
                <w:rFonts w:ascii="Times New Roman" w:eastAsia="Times New Roman" w:hAnsi="Times New Roman" w:cs="Times New Roman"/>
                <w:color w:val="000000"/>
                <w:sz w:val="24"/>
                <w:szCs w:val="24"/>
                <w:lang w:eastAsia="en-GB"/>
              </w:rPr>
              <w:t>14</w:t>
            </w:r>
          </w:p>
        </w:tc>
        <w:tc>
          <w:tcPr>
            <w:tcW w:w="1701" w:type="dxa"/>
            <w:tcBorders>
              <w:top w:val="nil"/>
              <w:left w:val="nil"/>
              <w:bottom w:val="single" w:sz="4" w:space="0" w:color="auto"/>
              <w:right w:val="single" w:sz="4" w:space="0" w:color="auto"/>
            </w:tcBorders>
            <w:hideMark/>
          </w:tcPr>
          <w:p w14:paraId="50045139" w14:textId="77777777" w:rsidR="00542A81" w:rsidRPr="00191694" w:rsidRDefault="00542A81"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24.1</w:t>
            </w:r>
          </w:p>
        </w:tc>
      </w:tr>
    </w:tbl>
    <w:p w14:paraId="0F82A9F5" w14:textId="77777777" w:rsidR="003C5784" w:rsidRPr="00191694" w:rsidRDefault="003C5784" w:rsidP="009C51E0">
      <w:pPr>
        <w:spacing w:line="276" w:lineRule="auto"/>
        <w:rPr>
          <w:rFonts w:ascii="Times New Roman" w:hAnsi="Times New Roman" w:cs="Times New Roman"/>
          <w:b/>
          <w:sz w:val="24"/>
          <w:szCs w:val="24"/>
        </w:rPr>
      </w:pPr>
    </w:p>
    <w:p w14:paraId="22BEE7AF" w14:textId="77777777" w:rsidR="003C5784" w:rsidRPr="00191694" w:rsidRDefault="003C5784" w:rsidP="009C51E0">
      <w:pPr>
        <w:pStyle w:val="Heading3"/>
        <w:spacing w:line="276" w:lineRule="auto"/>
        <w:rPr>
          <w:rFonts w:ascii="Times New Roman" w:hAnsi="Times New Roman"/>
          <w:sz w:val="24"/>
          <w:szCs w:val="24"/>
        </w:rPr>
      </w:pPr>
      <w:bookmarkStart w:id="133" w:name="_Toc1135148"/>
      <w:r w:rsidRPr="00191694">
        <w:rPr>
          <w:rFonts w:ascii="Times New Roman" w:hAnsi="Times New Roman"/>
          <w:sz w:val="24"/>
          <w:szCs w:val="24"/>
        </w:rPr>
        <w:t>3.2.2. Suspected cases from community, HCWs and Prisons</w:t>
      </w:r>
      <w:bookmarkEnd w:id="133"/>
    </w:p>
    <w:p w14:paraId="10CAE996"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During interviews 16/546 (2.9%) from the community and 13/157(8.3%) from prisons reported history of jaundice of this 4/16(25%) and 3/13(23.1%) tested positive for HBsAg respectively.</w:t>
      </w:r>
    </w:p>
    <w:p w14:paraId="536FDE22" w14:textId="77777777" w:rsidR="003C5784" w:rsidRPr="00191694" w:rsidRDefault="003C5784" w:rsidP="009C51E0">
      <w:pPr>
        <w:spacing w:line="276" w:lineRule="auto"/>
        <w:rPr>
          <w:rFonts w:ascii="Times New Roman" w:hAnsi="Times New Roman" w:cs="Times New Roman"/>
          <w:sz w:val="24"/>
          <w:szCs w:val="24"/>
        </w:rPr>
      </w:pPr>
    </w:p>
    <w:p w14:paraId="05A99280"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Table8: Number of suspected Hepatitis B cases among health care workers, community </w:t>
      </w:r>
      <w:r w:rsidR="00BD48BD">
        <w:rPr>
          <w:rFonts w:ascii="Times New Roman" w:hAnsi="Times New Roman" w:cs="Times New Roman"/>
          <w:sz w:val="24"/>
          <w:szCs w:val="24"/>
        </w:rPr>
        <w:t xml:space="preserve">members </w:t>
      </w:r>
      <w:r w:rsidRPr="00191694">
        <w:rPr>
          <w:rFonts w:ascii="Times New Roman" w:hAnsi="Times New Roman" w:cs="Times New Roman"/>
          <w:sz w:val="24"/>
          <w:szCs w:val="24"/>
        </w:rPr>
        <w:t xml:space="preserve">and </w:t>
      </w:r>
      <w:r w:rsidR="00BD48BD">
        <w:rPr>
          <w:rFonts w:ascii="Times New Roman" w:hAnsi="Times New Roman" w:cs="Times New Roman"/>
          <w:sz w:val="24"/>
          <w:szCs w:val="24"/>
        </w:rPr>
        <w:t xml:space="preserve">those living within </w:t>
      </w:r>
      <w:r w:rsidRPr="00191694">
        <w:rPr>
          <w:rFonts w:ascii="Times New Roman" w:hAnsi="Times New Roman" w:cs="Times New Roman"/>
          <w:sz w:val="24"/>
          <w:szCs w:val="24"/>
        </w:rPr>
        <w:t>prisons, Baringo and Elgeyo-Marakwet Counties, Kenya, 2019</w:t>
      </w:r>
    </w:p>
    <w:tbl>
      <w:tblPr>
        <w:tblStyle w:val="TableGrid"/>
        <w:tblW w:w="0" w:type="auto"/>
        <w:tblLook w:val="04A0" w:firstRow="1" w:lastRow="0" w:firstColumn="1" w:lastColumn="0" w:noHBand="0" w:noVBand="1"/>
      </w:tblPr>
      <w:tblGrid>
        <w:gridCol w:w="3116"/>
        <w:gridCol w:w="2819"/>
        <w:gridCol w:w="3415"/>
      </w:tblGrid>
      <w:tr w:rsidR="003C5784" w:rsidRPr="00191694" w14:paraId="1856A94B" w14:textId="77777777" w:rsidTr="004C5D15">
        <w:tc>
          <w:tcPr>
            <w:tcW w:w="3116" w:type="dxa"/>
          </w:tcPr>
          <w:p w14:paraId="5565EB4D" w14:textId="77777777" w:rsidR="003C5784" w:rsidRPr="00191694" w:rsidRDefault="003C5784" w:rsidP="009C51E0">
            <w:pPr>
              <w:spacing w:line="276" w:lineRule="auto"/>
              <w:rPr>
                <w:rFonts w:ascii="Times New Roman" w:hAnsi="Times New Roman" w:cs="Times New Roman"/>
                <w:b/>
                <w:sz w:val="24"/>
                <w:szCs w:val="24"/>
              </w:rPr>
            </w:pPr>
          </w:p>
        </w:tc>
        <w:tc>
          <w:tcPr>
            <w:tcW w:w="2819" w:type="dxa"/>
          </w:tcPr>
          <w:p w14:paraId="4200C8A8" w14:textId="77777777" w:rsidR="003C5784" w:rsidRPr="00191694" w:rsidRDefault="003C5784"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Had Jaundice</w:t>
            </w:r>
          </w:p>
          <w:p w14:paraId="331EAD26" w14:textId="77777777" w:rsidR="003C5784" w:rsidRPr="00191694" w:rsidRDefault="003C5784"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Frequency (%)</w:t>
            </w:r>
          </w:p>
        </w:tc>
        <w:tc>
          <w:tcPr>
            <w:tcW w:w="3415" w:type="dxa"/>
          </w:tcPr>
          <w:p w14:paraId="3AE555A9" w14:textId="77777777" w:rsidR="003C5784" w:rsidRPr="00191694" w:rsidRDefault="003C5784"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Tested positive for HBsAg</w:t>
            </w:r>
          </w:p>
          <w:p w14:paraId="0B13F97B" w14:textId="77777777" w:rsidR="003C5784" w:rsidRPr="00191694" w:rsidRDefault="003C5784"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Frequency (%)</w:t>
            </w:r>
          </w:p>
        </w:tc>
      </w:tr>
      <w:tr w:rsidR="003C5784" w:rsidRPr="00191694" w14:paraId="6B82CD77" w14:textId="77777777" w:rsidTr="004C5D15">
        <w:tc>
          <w:tcPr>
            <w:tcW w:w="3116" w:type="dxa"/>
          </w:tcPr>
          <w:p w14:paraId="4FA97245"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Community</w:t>
            </w:r>
          </w:p>
        </w:tc>
        <w:tc>
          <w:tcPr>
            <w:tcW w:w="2819" w:type="dxa"/>
          </w:tcPr>
          <w:p w14:paraId="32919A9B"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16/546 (2.9)</w:t>
            </w:r>
          </w:p>
        </w:tc>
        <w:tc>
          <w:tcPr>
            <w:tcW w:w="3415" w:type="dxa"/>
          </w:tcPr>
          <w:p w14:paraId="16E50879"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4/16 (25)</w:t>
            </w:r>
          </w:p>
        </w:tc>
      </w:tr>
      <w:tr w:rsidR="003C5784" w:rsidRPr="00191694" w14:paraId="581CA86F" w14:textId="77777777" w:rsidTr="004C5D15">
        <w:tc>
          <w:tcPr>
            <w:tcW w:w="3116" w:type="dxa"/>
          </w:tcPr>
          <w:p w14:paraId="14114153"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Health care workers</w:t>
            </w:r>
          </w:p>
        </w:tc>
        <w:tc>
          <w:tcPr>
            <w:tcW w:w="2819" w:type="dxa"/>
          </w:tcPr>
          <w:p w14:paraId="7503C0A0"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3415" w:type="dxa"/>
          </w:tcPr>
          <w:p w14:paraId="2C01B229"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w:t>
            </w:r>
          </w:p>
        </w:tc>
      </w:tr>
      <w:tr w:rsidR="003C5784" w:rsidRPr="00191694" w14:paraId="129A56B6" w14:textId="77777777" w:rsidTr="004C5D15">
        <w:tc>
          <w:tcPr>
            <w:tcW w:w="3116" w:type="dxa"/>
          </w:tcPr>
          <w:p w14:paraId="5E76867C"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Prisons</w:t>
            </w:r>
          </w:p>
        </w:tc>
        <w:tc>
          <w:tcPr>
            <w:tcW w:w="2819" w:type="dxa"/>
          </w:tcPr>
          <w:p w14:paraId="04122CED"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13/157 (8.3)</w:t>
            </w:r>
          </w:p>
        </w:tc>
        <w:tc>
          <w:tcPr>
            <w:tcW w:w="3415" w:type="dxa"/>
          </w:tcPr>
          <w:p w14:paraId="48522676" w14:textId="77777777" w:rsidR="003C5784" w:rsidRPr="00191694" w:rsidRDefault="003C5784"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3/13 (23.1)</w:t>
            </w:r>
          </w:p>
        </w:tc>
      </w:tr>
    </w:tbl>
    <w:p w14:paraId="45FD2F6D" w14:textId="77777777" w:rsidR="003C5784" w:rsidRPr="00191694" w:rsidRDefault="003C5784" w:rsidP="009C51E0">
      <w:pPr>
        <w:spacing w:line="276" w:lineRule="auto"/>
        <w:rPr>
          <w:rFonts w:ascii="Times New Roman" w:hAnsi="Times New Roman" w:cs="Times New Roman"/>
          <w:bCs/>
          <w:sz w:val="24"/>
          <w:szCs w:val="24"/>
          <w:lang w:val="en-US"/>
        </w:rPr>
      </w:pPr>
    </w:p>
    <w:p w14:paraId="1D1141FD" w14:textId="77777777" w:rsidR="008B20A7" w:rsidRPr="00191694" w:rsidRDefault="00DB06FE" w:rsidP="009C51E0">
      <w:pPr>
        <w:pStyle w:val="Heading3"/>
        <w:spacing w:line="276" w:lineRule="auto"/>
        <w:rPr>
          <w:rFonts w:ascii="Times New Roman" w:hAnsi="Times New Roman"/>
          <w:sz w:val="24"/>
          <w:szCs w:val="24"/>
        </w:rPr>
      </w:pPr>
      <w:r w:rsidRPr="00191694">
        <w:rPr>
          <w:rFonts w:ascii="Times New Roman" w:hAnsi="Times New Roman"/>
          <w:sz w:val="24"/>
          <w:szCs w:val="24"/>
          <w:lang w:val="en-US"/>
        </w:rPr>
        <w:t xml:space="preserve"> </w:t>
      </w:r>
      <w:bookmarkStart w:id="134" w:name="_Toc1135149"/>
      <w:r w:rsidR="003C5784" w:rsidRPr="00191694">
        <w:rPr>
          <w:rFonts w:ascii="Times New Roman" w:hAnsi="Times New Roman"/>
          <w:sz w:val="24"/>
          <w:szCs w:val="24"/>
        </w:rPr>
        <w:t xml:space="preserve">3.2.3. </w:t>
      </w:r>
      <w:r w:rsidR="008B20A7" w:rsidRPr="00191694">
        <w:rPr>
          <w:rFonts w:ascii="Times New Roman" w:hAnsi="Times New Roman"/>
          <w:sz w:val="24"/>
          <w:szCs w:val="24"/>
        </w:rPr>
        <w:t xml:space="preserve">Review of </w:t>
      </w:r>
      <w:r w:rsidR="00725439" w:rsidRPr="00191694">
        <w:rPr>
          <w:rFonts w:ascii="Times New Roman" w:hAnsi="Times New Roman"/>
          <w:sz w:val="24"/>
          <w:szCs w:val="24"/>
        </w:rPr>
        <w:t>screening and vaccination data</w:t>
      </w:r>
      <w:bookmarkEnd w:id="134"/>
    </w:p>
    <w:p w14:paraId="3A1D5523" w14:textId="77777777" w:rsidR="00542A81" w:rsidRPr="00191694" w:rsidRDefault="008B20A7" w:rsidP="009C51E0">
      <w:pPr>
        <w:spacing w:line="276" w:lineRule="auto"/>
        <w:jc w:val="both"/>
        <w:rPr>
          <w:rFonts w:ascii="Times New Roman" w:hAnsi="Times New Roman" w:cs="Times New Roman"/>
          <w:bCs/>
          <w:sz w:val="24"/>
          <w:szCs w:val="24"/>
          <w:lang w:val="en-US"/>
        </w:rPr>
      </w:pPr>
      <w:r w:rsidRPr="00191694">
        <w:rPr>
          <w:rFonts w:ascii="Times New Roman" w:hAnsi="Times New Roman" w:cs="Times New Roman"/>
          <w:bCs/>
          <w:sz w:val="24"/>
          <w:szCs w:val="24"/>
          <w:lang w:val="en-US"/>
        </w:rPr>
        <w:t xml:space="preserve">A total of 13,415 people </w:t>
      </w:r>
      <w:r w:rsidR="00725439" w:rsidRPr="00191694">
        <w:rPr>
          <w:rFonts w:ascii="Times New Roman" w:hAnsi="Times New Roman" w:cs="Times New Roman"/>
          <w:bCs/>
          <w:sz w:val="24"/>
          <w:szCs w:val="24"/>
          <w:lang w:val="en-US"/>
        </w:rPr>
        <w:t xml:space="preserve">were </w:t>
      </w:r>
      <w:r w:rsidRPr="00191694">
        <w:rPr>
          <w:rFonts w:ascii="Times New Roman" w:hAnsi="Times New Roman" w:cs="Times New Roman"/>
          <w:bCs/>
          <w:sz w:val="24"/>
          <w:szCs w:val="24"/>
          <w:lang w:val="en-US"/>
        </w:rPr>
        <w:t xml:space="preserve">screened for HBsAg. Keiyo North </w:t>
      </w:r>
      <w:r w:rsidR="00BD48BD" w:rsidRPr="00191694">
        <w:rPr>
          <w:rFonts w:ascii="Times New Roman" w:hAnsi="Times New Roman" w:cs="Times New Roman"/>
          <w:bCs/>
          <w:sz w:val="24"/>
          <w:szCs w:val="24"/>
          <w:lang w:val="en-US"/>
        </w:rPr>
        <w:t>Sub County</w:t>
      </w:r>
      <w:r w:rsidRPr="00191694">
        <w:rPr>
          <w:rFonts w:ascii="Times New Roman" w:hAnsi="Times New Roman" w:cs="Times New Roman"/>
          <w:bCs/>
          <w:sz w:val="24"/>
          <w:szCs w:val="24"/>
          <w:lang w:val="en-US"/>
        </w:rPr>
        <w:t xml:space="preserve"> ha</w:t>
      </w:r>
      <w:r w:rsidR="00BD48BD">
        <w:rPr>
          <w:rFonts w:ascii="Times New Roman" w:hAnsi="Times New Roman" w:cs="Times New Roman"/>
          <w:bCs/>
          <w:sz w:val="24"/>
          <w:szCs w:val="24"/>
          <w:lang w:val="en-US"/>
        </w:rPr>
        <w:t>d</w:t>
      </w:r>
      <w:r w:rsidRPr="00191694">
        <w:rPr>
          <w:rFonts w:ascii="Times New Roman" w:hAnsi="Times New Roman" w:cs="Times New Roman"/>
          <w:bCs/>
          <w:sz w:val="24"/>
          <w:szCs w:val="24"/>
          <w:lang w:val="en-US"/>
        </w:rPr>
        <w:t xml:space="preserve"> the highest number of positive </w:t>
      </w:r>
      <w:r w:rsidR="00725439" w:rsidRPr="00191694">
        <w:rPr>
          <w:rFonts w:ascii="Times New Roman" w:hAnsi="Times New Roman" w:cs="Times New Roman"/>
          <w:bCs/>
          <w:sz w:val="24"/>
          <w:szCs w:val="24"/>
          <w:lang w:val="en-US"/>
        </w:rPr>
        <w:t>cases</w:t>
      </w:r>
      <w:r w:rsidRPr="00191694">
        <w:rPr>
          <w:rFonts w:ascii="Times New Roman" w:hAnsi="Times New Roman" w:cs="Times New Roman"/>
          <w:bCs/>
          <w:sz w:val="24"/>
          <w:szCs w:val="24"/>
          <w:lang w:val="en-US"/>
        </w:rPr>
        <w:t xml:space="preserve"> 188/5071 (3.7%).  A total of 9,327 received </w:t>
      </w:r>
      <w:r w:rsidR="00BD48BD">
        <w:rPr>
          <w:rFonts w:ascii="Times New Roman" w:hAnsi="Times New Roman" w:cs="Times New Roman"/>
          <w:bCs/>
          <w:sz w:val="24"/>
          <w:szCs w:val="24"/>
          <w:lang w:val="en-US"/>
        </w:rPr>
        <w:t xml:space="preserve">first </w:t>
      </w:r>
      <w:r w:rsidRPr="00191694">
        <w:rPr>
          <w:rFonts w:ascii="Times New Roman" w:hAnsi="Times New Roman" w:cs="Times New Roman"/>
          <w:bCs/>
          <w:sz w:val="24"/>
          <w:szCs w:val="24"/>
          <w:lang w:val="en-US"/>
        </w:rPr>
        <w:t>dose of hepatitis b vaccination. Keiyo North had the highest number of people vaccinated</w:t>
      </w:r>
      <w:r w:rsidR="00725439" w:rsidRPr="00191694">
        <w:rPr>
          <w:rFonts w:ascii="Times New Roman" w:hAnsi="Times New Roman" w:cs="Times New Roman"/>
          <w:bCs/>
          <w:sz w:val="24"/>
          <w:szCs w:val="24"/>
          <w:lang w:val="en-US"/>
        </w:rPr>
        <w:t xml:space="preserve"> </w:t>
      </w:r>
      <w:r w:rsidRPr="00191694">
        <w:rPr>
          <w:rFonts w:ascii="Times New Roman" w:hAnsi="Times New Roman" w:cs="Times New Roman"/>
          <w:bCs/>
          <w:sz w:val="24"/>
          <w:szCs w:val="24"/>
          <w:lang w:val="en-US"/>
        </w:rPr>
        <w:t>9327/17,483 (53.3%).</w:t>
      </w:r>
    </w:p>
    <w:p w14:paraId="1257EB78" w14:textId="77777777" w:rsidR="00725439" w:rsidRPr="00191694" w:rsidRDefault="00E279AF" w:rsidP="009C51E0">
      <w:pPr>
        <w:pStyle w:val="Caption"/>
        <w:keepNext/>
        <w:spacing w:line="276" w:lineRule="auto"/>
        <w:rPr>
          <w:rFonts w:ascii="Times New Roman" w:hAnsi="Times New Roman" w:cs="Times New Roman"/>
          <w:i w:val="0"/>
          <w:color w:val="auto"/>
          <w:sz w:val="24"/>
          <w:szCs w:val="24"/>
        </w:rPr>
      </w:pPr>
      <w:r w:rsidRPr="00191694">
        <w:rPr>
          <w:rFonts w:ascii="Times New Roman" w:hAnsi="Times New Roman" w:cs="Times New Roman"/>
          <w:i w:val="0"/>
          <w:color w:val="auto"/>
          <w:sz w:val="24"/>
          <w:szCs w:val="24"/>
        </w:rPr>
        <w:t xml:space="preserve">Table 7: </w:t>
      </w:r>
      <w:r w:rsidR="00725439" w:rsidRPr="00191694">
        <w:rPr>
          <w:rFonts w:ascii="Times New Roman" w:hAnsi="Times New Roman" w:cs="Times New Roman"/>
          <w:i w:val="0"/>
          <w:color w:val="auto"/>
          <w:sz w:val="24"/>
          <w:szCs w:val="24"/>
        </w:rPr>
        <w:t>Distribution of Hepatitis B screening and positivity rates by Sub Counties, Elgeyo Marakwet</w:t>
      </w:r>
      <w:r w:rsidRPr="00191694">
        <w:rPr>
          <w:rFonts w:ascii="Times New Roman" w:hAnsi="Times New Roman" w:cs="Times New Roman"/>
          <w:i w:val="0"/>
          <w:color w:val="auto"/>
          <w:sz w:val="24"/>
          <w:szCs w:val="24"/>
        </w:rPr>
        <w:t xml:space="preserve"> County</w:t>
      </w:r>
      <w:r w:rsidR="00725439" w:rsidRPr="00191694">
        <w:rPr>
          <w:rFonts w:ascii="Times New Roman" w:hAnsi="Times New Roman" w:cs="Times New Roman"/>
          <w:i w:val="0"/>
          <w:color w:val="auto"/>
          <w:sz w:val="24"/>
          <w:szCs w:val="24"/>
        </w:rPr>
        <w:t>,</w:t>
      </w:r>
      <w:r w:rsidRPr="00191694">
        <w:rPr>
          <w:rFonts w:ascii="Times New Roman" w:hAnsi="Times New Roman" w:cs="Times New Roman"/>
          <w:i w:val="0"/>
          <w:color w:val="auto"/>
          <w:sz w:val="24"/>
          <w:szCs w:val="24"/>
        </w:rPr>
        <w:t xml:space="preserve"> Kenya,</w:t>
      </w:r>
      <w:r w:rsidR="00725439" w:rsidRPr="00191694">
        <w:rPr>
          <w:rFonts w:ascii="Times New Roman" w:hAnsi="Times New Roman" w:cs="Times New Roman"/>
          <w:i w:val="0"/>
          <w:color w:val="auto"/>
          <w:sz w:val="24"/>
          <w:szCs w:val="24"/>
        </w:rPr>
        <w:t xml:space="preserve"> 2019.</w:t>
      </w:r>
    </w:p>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3"/>
        <w:gridCol w:w="1426"/>
        <w:gridCol w:w="1769"/>
        <w:gridCol w:w="1631"/>
      </w:tblGrid>
      <w:tr w:rsidR="00725439" w:rsidRPr="00191694" w14:paraId="5CB6AA13" w14:textId="77777777" w:rsidTr="00725439">
        <w:tc>
          <w:tcPr>
            <w:tcW w:w="2256" w:type="dxa"/>
            <w:tcBorders>
              <w:top w:val="single" w:sz="4" w:space="0" w:color="auto"/>
              <w:left w:val="single" w:sz="4" w:space="0" w:color="auto"/>
              <w:bottom w:val="single" w:sz="4" w:space="0" w:color="auto"/>
              <w:right w:val="single" w:sz="4" w:space="0" w:color="auto"/>
            </w:tcBorders>
            <w:hideMark/>
          </w:tcPr>
          <w:p w14:paraId="51F12692"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Sub County</w:t>
            </w:r>
          </w:p>
        </w:tc>
        <w:tc>
          <w:tcPr>
            <w:tcW w:w="2253" w:type="dxa"/>
            <w:tcBorders>
              <w:top w:val="single" w:sz="4" w:space="0" w:color="auto"/>
              <w:left w:val="single" w:sz="4" w:space="0" w:color="auto"/>
              <w:bottom w:val="single" w:sz="4" w:space="0" w:color="auto"/>
              <w:right w:val="single" w:sz="4" w:space="0" w:color="auto"/>
            </w:tcBorders>
            <w:hideMark/>
          </w:tcPr>
          <w:p w14:paraId="2B618FEC"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No. people screened for HBsAg</w:t>
            </w:r>
          </w:p>
        </w:tc>
        <w:tc>
          <w:tcPr>
            <w:tcW w:w="1426" w:type="dxa"/>
            <w:tcBorders>
              <w:top w:val="single" w:sz="4" w:space="0" w:color="auto"/>
              <w:left w:val="single" w:sz="4" w:space="0" w:color="auto"/>
              <w:bottom w:val="single" w:sz="4" w:space="0" w:color="auto"/>
              <w:right w:val="single" w:sz="4" w:space="0" w:color="auto"/>
            </w:tcBorders>
            <w:hideMark/>
          </w:tcPr>
          <w:p w14:paraId="58DB2541"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No. positive (HBsAg)</w:t>
            </w:r>
          </w:p>
        </w:tc>
        <w:tc>
          <w:tcPr>
            <w:tcW w:w="1769" w:type="dxa"/>
            <w:tcBorders>
              <w:top w:val="single" w:sz="4" w:space="0" w:color="auto"/>
              <w:left w:val="single" w:sz="4" w:space="0" w:color="auto"/>
              <w:bottom w:val="single" w:sz="4" w:space="0" w:color="auto"/>
              <w:right w:val="single" w:sz="4" w:space="0" w:color="auto"/>
            </w:tcBorders>
            <w:hideMark/>
          </w:tcPr>
          <w:p w14:paraId="6A310441"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Positivity rate</w:t>
            </w:r>
          </w:p>
        </w:tc>
        <w:tc>
          <w:tcPr>
            <w:tcW w:w="1631" w:type="dxa"/>
            <w:tcBorders>
              <w:top w:val="single" w:sz="4" w:space="0" w:color="auto"/>
              <w:left w:val="single" w:sz="4" w:space="0" w:color="auto"/>
              <w:bottom w:val="single" w:sz="4" w:space="0" w:color="auto"/>
              <w:right w:val="single" w:sz="4" w:space="0" w:color="auto"/>
            </w:tcBorders>
            <w:hideMark/>
          </w:tcPr>
          <w:p w14:paraId="757D230D"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No. of people vaccinated (1</w:t>
            </w:r>
            <w:r w:rsidRPr="00191694">
              <w:rPr>
                <w:rFonts w:ascii="Times New Roman" w:hAnsi="Times New Roman" w:cs="Times New Roman"/>
                <w:b/>
                <w:sz w:val="24"/>
                <w:szCs w:val="24"/>
                <w:vertAlign w:val="superscript"/>
              </w:rPr>
              <w:t>st</w:t>
            </w:r>
            <w:r w:rsidRPr="00191694">
              <w:rPr>
                <w:rFonts w:ascii="Times New Roman" w:hAnsi="Times New Roman" w:cs="Times New Roman"/>
                <w:b/>
                <w:sz w:val="24"/>
                <w:szCs w:val="24"/>
              </w:rPr>
              <w:t xml:space="preserve"> Dose)</w:t>
            </w:r>
          </w:p>
        </w:tc>
      </w:tr>
      <w:tr w:rsidR="00725439" w:rsidRPr="00191694" w14:paraId="0670B35A" w14:textId="77777777" w:rsidTr="00725439">
        <w:tc>
          <w:tcPr>
            <w:tcW w:w="2256" w:type="dxa"/>
            <w:tcBorders>
              <w:top w:val="single" w:sz="4" w:space="0" w:color="auto"/>
              <w:left w:val="single" w:sz="4" w:space="0" w:color="auto"/>
              <w:bottom w:val="single" w:sz="4" w:space="0" w:color="auto"/>
              <w:right w:val="single" w:sz="4" w:space="0" w:color="auto"/>
            </w:tcBorders>
            <w:vAlign w:val="bottom"/>
            <w:hideMark/>
          </w:tcPr>
          <w:p w14:paraId="66A77A95"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Keiyo North</w:t>
            </w:r>
          </w:p>
        </w:tc>
        <w:tc>
          <w:tcPr>
            <w:tcW w:w="2253" w:type="dxa"/>
            <w:tcBorders>
              <w:top w:val="single" w:sz="4" w:space="0" w:color="auto"/>
              <w:left w:val="single" w:sz="4" w:space="0" w:color="auto"/>
              <w:bottom w:val="single" w:sz="4" w:space="0" w:color="auto"/>
              <w:right w:val="single" w:sz="4" w:space="0" w:color="auto"/>
            </w:tcBorders>
            <w:vAlign w:val="bottom"/>
            <w:hideMark/>
          </w:tcPr>
          <w:p w14:paraId="4216A49C"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5071</w:t>
            </w:r>
          </w:p>
        </w:tc>
        <w:tc>
          <w:tcPr>
            <w:tcW w:w="1426" w:type="dxa"/>
            <w:tcBorders>
              <w:top w:val="single" w:sz="4" w:space="0" w:color="auto"/>
              <w:left w:val="single" w:sz="4" w:space="0" w:color="auto"/>
              <w:bottom w:val="single" w:sz="4" w:space="0" w:color="auto"/>
              <w:right w:val="single" w:sz="4" w:space="0" w:color="auto"/>
            </w:tcBorders>
            <w:vAlign w:val="bottom"/>
            <w:hideMark/>
          </w:tcPr>
          <w:p w14:paraId="79B5BF86"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188</w:t>
            </w:r>
          </w:p>
        </w:tc>
        <w:tc>
          <w:tcPr>
            <w:tcW w:w="1769" w:type="dxa"/>
            <w:tcBorders>
              <w:top w:val="single" w:sz="4" w:space="0" w:color="auto"/>
              <w:left w:val="single" w:sz="4" w:space="0" w:color="auto"/>
              <w:bottom w:val="single" w:sz="4" w:space="0" w:color="auto"/>
              <w:right w:val="single" w:sz="4" w:space="0" w:color="auto"/>
            </w:tcBorders>
            <w:vAlign w:val="bottom"/>
            <w:hideMark/>
          </w:tcPr>
          <w:p w14:paraId="4C816320"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3.7</w:t>
            </w:r>
          </w:p>
        </w:tc>
        <w:tc>
          <w:tcPr>
            <w:tcW w:w="1631" w:type="dxa"/>
            <w:tcBorders>
              <w:top w:val="single" w:sz="4" w:space="0" w:color="auto"/>
              <w:left w:val="single" w:sz="4" w:space="0" w:color="auto"/>
              <w:bottom w:val="single" w:sz="4" w:space="0" w:color="auto"/>
              <w:right w:val="single" w:sz="4" w:space="0" w:color="auto"/>
            </w:tcBorders>
            <w:hideMark/>
          </w:tcPr>
          <w:p w14:paraId="1AC4AEC0" w14:textId="77777777" w:rsidR="00725439" w:rsidRPr="00191694" w:rsidRDefault="00725439"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9327</w:t>
            </w:r>
          </w:p>
        </w:tc>
      </w:tr>
      <w:tr w:rsidR="00725439" w:rsidRPr="00191694" w14:paraId="0DCA8D68" w14:textId="77777777" w:rsidTr="00725439">
        <w:tc>
          <w:tcPr>
            <w:tcW w:w="2256" w:type="dxa"/>
            <w:tcBorders>
              <w:top w:val="single" w:sz="4" w:space="0" w:color="auto"/>
              <w:left w:val="single" w:sz="4" w:space="0" w:color="auto"/>
              <w:bottom w:val="single" w:sz="4" w:space="0" w:color="auto"/>
              <w:right w:val="single" w:sz="4" w:space="0" w:color="auto"/>
            </w:tcBorders>
            <w:vAlign w:val="bottom"/>
            <w:hideMark/>
          </w:tcPr>
          <w:p w14:paraId="2C9D2EA1"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Keiyo South</w:t>
            </w:r>
          </w:p>
        </w:tc>
        <w:tc>
          <w:tcPr>
            <w:tcW w:w="2253" w:type="dxa"/>
            <w:tcBorders>
              <w:top w:val="single" w:sz="4" w:space="0" w:color="auto"/>
              <w:left w:val="single" w:sz="4" w:space="0" w:color="auto"/>
              <w:bottom w:val="single" w:sz="4" w:space="0" w:color="auto"/>
              <w:right w:val="single" w:sz="4" w:space="0" w:color="auto"/>
            </w:tcBorders>
            <w:vAlign w:val="bottom"/>
            <w:hideMark/>
          </w:tcPr>
          <w:p w14:paraId="2512B367"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2804</w:t>
            </w:r>
          </w:p>
        </w:tc>
        <w:tc>
          <w:tcPr>
            <w:tcW w:w="1426" w:type="dxa"/>
            <w:tcBorders>
              <w:top w:val="single" w:sz="4" w:space="0" w:color="auto"/>
              <w:left w:val="single" w:sz="4" w:space="0" w:color="auto"/>
              <w:bottom w:val="single" w:sz="4" w:space="0" w:color="auto"/>
              <w:right w:val="single" w:sz="4" w:space="0" w:color="auto"/>
            </w:tcBorders>
            <w:vAlign w:val="bottom"/>
            <w:hideMark/>
          </w:tcPr>
          <w:p w14:paraId="597932E2"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58</w:t>
            </w:r>
          </w:p>
        </w:tc>
        <w:tc>
          <w:tcPr>
            <w:tcW w:w="1769" w:type="dxa"/>
            <w:tcBorders>
              <w:top w:val="single" w:sz="4" w:space="0" w:color="auto"/>
              <w:left w:val="single" w:sz="4" w:space="0" w:color="auto"/>
              <w:bottom w:val="single" w:sz="4" w:space="0" w:color="auto"/>
              <w:right w:val="single" w:sz="4" w:space="0" w:color="auto"/>
            </w:tcBorders>
            <w:vAlign w:val="bottom"/>
            <w:hideMark/>
          </w:tcPr>
          <w:p w14:paraId="19A1F859"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2.1</w:t>
            </w:r>
          </w:p>
        </w:tc>
        <w:tc>
          <w:tcPr>
            <w:tcW w:w="1631" w:type="dxa"/>
            <w:tcBorders>
              <w:top w:val="single" w:sz="4" w:space="0" w:color="auto"/>
              <w:left w:val="single" w:sz="4" w:space="0" w:color="auto"/>
              <w:bottom w:val="single" w:sz="4" w:space="0" w:color="auto"/>
              <w:right w:val="single" w:sz="4" w:space="0" w:color="auto"/>
            </w:tcBorders>
            <w:hideMark/>
          </w:tcPr>
          <w:p w14:paraId="75C1258D" w14:textId="77777777" w:rsidR="00725439" w:rsidRPr="00191694" w:rsidRDefault="00725439"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2707</w:t>
            </w:r>
          </w:p>
        </w:tc>
      </w:tr>
      <w:tr w:rsidR="00725439" w:rsidRPr="00191694" w14:paraId="53C69A8A" w14:textId="77777777" w:rsidTr="00725439">
        <w:tc>
          <w:tcPr>
            <w:tcW w:w="2256" w:type="dxa"/>
            <w:tcBorders>
              <w:top w:val="single" w:sz="4" w:space="0" w:color="auto"/>
              <w:left w:val="single" w:sz="4" w:space="0" w:color="auto"/>
              <w:bottom w:val="single" w:sz="4" w:space="0" w:color="auto"/>
              <w:right w:val="single" w:sz="4" w:space="0" w:color="auto"/>
            </w:tcBorders>
            <w:vAlign w:val="bottom"/>
            <w:hideMark/>
          </w:tcPr>
          <w:p w14:paraId="2E9F99F0"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Marakwet East</w:t>
            </w:r>
          </w:p>
        </w:tc>
        <w:tc>
          <w:tcPr>
            <w:tcW w:w="2253" w:type="dxa"/>
            <w:tcBorders>
              <w:top w:val="single" w:sz="4" w:space="0" w:color="auto"/>
              <w:left w:val="single" w:sz="4" w:space="0" w:color="auto"/>
              <w:bottom w:val="single" w:sz="4" w:space="0" w:color="auto"/>
              <w:right w:val="single" w:sz="4" w:space="0" w:color="auto"/>
            </w:tcBorders>
            <w:vAlign w:val="bottom"/>
            <w:hideMark/>
          </w:tcPr>
          <w:p w14:paraId="3BE146C8"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1622</w:t>
            </w:r>
          </w:p>
        </w:tc>
        <w:tc>
          <w:tcPr>
            <w:tcW w:w="1426" w:type="dxa"/>
            <w:tcBorders>
              <w:top w:val="single" w:sz="4" w:space="0" w:color="auto"/>
              <w:left w:val="single" w:sz="4" w:space="0" w:color="auto"/>
              <w:bottom w:val="single" w:sz="4" w:space="0" w:color="auto"/>
              <w:right w:val="single" w:sz="4" w:space="0" w:color="auto"/>
            </w:tcBorders>
            <w:vAlign w:val="bottom"/>
            <w:hideMark/>
          </w:tcPr>
          <w:p w14:paraId="4C654225"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17</w:t>
            </w:r>
          </w:p>
        </w:tc>
        <w:tc>
          <w:tcPr>
            <w:tcW w:w="1769" w:type="dxa"/>
            <w:tcBorders>
              <w:top w:val="single" w:sz="4" w:space="0" w:color="auto"/>
              <w:left w:val="single" w:sz="4" w:space="0" w:color="auto"/>
              <w:bottom w:val="single" w:sz="4" w:space="0" w:color="auto"/>
              <w:right w:val="single" w:sz="4" w:space="0" w:color="auto"/>
            </w:tcBorders>
            <w:vAlign w:val="bottom"/>
            <w:hideMark/>
          </w:tcPr>
          <w:p w14:paraId="63A756F6"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1.0</w:t>
            </w:r>
          </w:p>
        </w:tc>
        <w:tc>
          <w:tcPr>
            <w:tcW w:w="1631" w:type="dxa"/>
            <w:tcBorders>
              <w:top w:val="single" w:sz="4" w:space="0" w:color="auto"/>
              <w:left w:val="single" w:sz="4" w:space="0" w:color="auto"/>
              <w:bottom w:val="single" w:sz="4" w:space="0" w:color="auto"/>
              <w:right w:val="single" w:sz="4" w:space="0" w:color="auto"/>
            </w:tcBorders>
            <w:hideMark/>
          </w:tcPr>
          <w:p w14:paraId="25C00D2F" w14:textId="77777777" w:rsidR="00725439" w:rsidRPr="00191694" w:rsidRDefault="00725439"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1605</w:t>
            </w:r>
          </w:p>
        </w:tc>
      </w:tr>
      <w:tr w:rsidR="00725439" w:rsidRPr="00191694" w14:paraId="1A72CD26" w14:textId="77777777" w:rsidTr="00725439">
        <w:tc>
          <w:tcPr>
            <w:tcW w:w="2256" w:type="dxa"/>
            <w:tcBorders>
              <w:top w:val="single" w:sz="4" w:space="0" w:color="auto"/>
              <w:left w:val="single" w:sz="4" w:space="0" w:color="auto"/>
              <w:bottom w:val="single" w:sz="4" w:space="0" w:color="auto"/>
              <w:right w:val="single" w:sz="4" w:space="0" w:color="auto"/>
            </w:tcBorders>
            <w:vAlign w:val="bottom"/>
            <w:hideMark/>
          </w:tcPr>
          <w:p w14:paraId="05239181"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Marakwet West</w:t>
            </w:r>
          </w:p>
        </w:tc>
        <w:tc>
          <w:tcPr>
            <w:tcW w:w="2253" w:type="dxa"/>
            <w:tcBorders>
              <w:top w:val="single" w:sz="4" w:space="0" w:color="auto"/>
              <w:left w:val="single" w:sz="4" w:space="0" w:color="auto"/>
              <w:bottom w:val="single" w:sz="4" w:space="0" w:color="auto"/>
              <w:right w:val="single" w:sz="4" w:space="0" w:color="auto"/>
            </w:tcBorders>
            <w:vAlign w:val="bottom"/>
            <w:hideMark/>
          </w:tcPr>
          <w:p w14:paraId="4091AE85"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3918</w:t>
            </w:r>
          </w:p>
        </w:tc>
        <w:tc>
          <w:tcPr>
            <w:tcW w:w="1426" w:type="dxa"/>
            <w:tcBorders>
              <w:top w:val="single" w:sz="4" w:space="0" w:color="auto"/>
              <w:left w:val="single" w:sz="4" w:space="0" w:color="auto"/>
              <w:bottom w:val="single" w:sz="4" w:space="0" w:color="auto"/>
              <w:right w:val="single" w:sz="4" w:space="0" w:color="auto"/>
            </w:tcBorders>
            <w:vAlign w:val="bottom"/>
            <w:hideMark/>
          </w:tcPr>
          <w:p w14:paraId="2FE1080C"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51</w:t>
            </w:r>
          </w:p>
        </w:tc>
        <w:tc>
          <w:tcPr>
            <w:tcW w:w="1769" w:type="dxa"/>
            <w:tcBorders>
              <w:top w:val="single" w:sz="4" w:space="0" w:color="auto"/>
              <w:left w:val="single" w:sz="4" w:space="0" w:color="auto"/>
              <w:bottom w:val="single" w:sz="4" w:space="0" w:color="auto"/>
              <w:right w:val="single" w:sz="4" w:space="0" w:color="auto"/>
            </w:tcBorders>
            <w:vAlign w:val="bottom"/>
            <w:hideMark/>
          </w:tcPr>
          <w:p w14:paraId="66FE8521" w14:textId="77777777" w:rsidR="00725439"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color w:val="000000"/>
                <w:sz w:val="24"/>
                <w:szCs w:val="24"/>
              </w:rPr>
              <w:t>1.3</w:t>
            </w:r>
          </w:p>
        </w:tc>
        <w:tc>
          <w:tcPr>
            <w:tcW w:w="1631" w:type="dxa"/>
            <w:tcBorders>
              <w:top w:val="single" w:sz="4" w:space="0" w:color="auto"/>
              <w:left w:val="single" w:sz="4" w:space="0" w:color="auto"/>
              <w:bottom w:val="single" w:sz="4" w:space="0" w:color="auto"/>
              <w:right w:val="single" w:sz="4" w:space="0" w:color="auto"/>
            </w:tcBorders>
            <w:hideMark/>
          </w:tcPr>
          <w:p w14:paraId="4D463BD9" w14:textId="77777777" w:rsidR="00725439" w:rsidRPr="00191694" w:rsidRDefault="00725439" w:rsidP="009C51E0">
            <w:pPr>
              <w:spacing w:line="276" w:lineRule="auto"/>
              <w:rPr>
                <w:rFonts w:ascii="Times New Roman" w:hAnsi="Times New Roman" w:cs="Times New Roman"/>
                <w:color w:val="000000"/>
                <w:sz w:val="24"/>
                <w:szCs w:val="24"/>
              </w:rPr>
            </w:pPr>
            <w:r w:rsidRPr="00191694">
              <w:rPr>
                <w:rFonts w:ascii="Times New Roman" w:hAnsi="Times New Roman" w:cs="Times New Roman"/>
                <w:color w:val="000000"/>
                <w:sz w:val="24"/>
                <w:szCs w:val="24"/>
              </w:rPr>
              <w:t>3844</w:t>
            </w:r>
          </w:p>
        </w:tc>
      </w:tr>
      <w:tr w:rsidR="00725439" w:rsidRPr="00191694" w14:paraId="14EF9CF7" w14:textId="77777777" w:rsidTr="00725439">
        <w:tc>
          <w:tcPr>
            <w:tcW w:w="2256" w:type="dxa"/>
            <w:tcBorders>
              <w:top w:val="single" w:sz="4" w:space="0" w:color="auto"/>
              <w:left w:val="single" w:sz="4" w:space="0" w:color="auto"/>
              <w:bottom w:val="single" w:sz="4" w:space="0" w:color="auto"/>
              <w:right w:val="single" w:sz="4" w:space="0" w:color="auto"/>
            </w:tcBorders>
            <w:vAlign w:val="bottom"/>
            <w:hideMark/>
          </w:tcPr>
          <w:p w14:paraId="4134F210" w14:textId="77777777" w:rsidR="00725439" w:rsidRPr="00191694" w:rsidRDefault="00725439" w:rsidP="009C51E0">
            <w:pPr>
              <w:spacing w:line="276" w:lineRule="auto"/>
              <w:jc w:val="right"/>
              <w:rPr>
                <w:rFonts w:ascii="Times New Roman" w:hAnsi="Times New Roman" w:cs="Times New Roman"/>
                <w:b/>
                <w:color w:val="000000"/>
                <w:sz w:val="24"/>
                <w:szCs w:val="24"/>
              </w:rPr>
            </w:pPr>
            <w:r w:rsidRPr="00191694">
              <w:rPr>
                <w:rFonts w:ascii="Times New Roman" w:hAnsi="Times New Roman" w:cs="Times New Roman"/>
                <w:b/>
                <w:color w:val="000000"/>
                <w:sz w:val="24"/>
                <w:szCs w:val="24"/>
              </w:rPr>
              <w:t>Total</w:t>
            </w:r>
          </w:p>
        </w:tc>
        <w:tc>
          <w:tcPr>
            <w:tcW w:w="2253" w:type="dxa"/>
            <w:tcBorders>
              <w:top w:val="single" w:sz="4" w:space="0" w:color="auto"/>
              <w:left w:val="single" w:sz="4" w:space="0" w:color="auto"/>
              <w:bottom w:val="single" w:sz="4" w:space="0" w:color="auto"/>
              <w:right w:val="single" w:sz="4" w:space="0" w:color="auto"/>
            </w:tcBorders>
            <w:vAlign w:val="bottom"/>
            <w:hideMark/>
          </w:tcPr>
          <w:p w14:paraId="27371FB0" w14:textId="77777777" w:rsidR="00725439" w:rsidRPr="00191694" w:rsidRDefault="00725439" w:rsidP="009C51E0">
            <w:pPr>
              <w:spacing w:line="276" w:lineRule="auto"/>
              <w:rPr>
                <w:rFonts w:ascii="Times New Roman" w:hAnsi="Times New Roman" w:cs="Times New Roman"/>
                <w:b/>
                <w:color w:val="000000"/>
                <w:sz w:val="24"/>
                <w:szCs w:val="24"/>
              </w:rPr>
            </w:pPr>
            <w:r w:rsidRPr="00191694">
              <w:rPr>
                <w:rFonts w:ascii="Times New Roman" w:hAnsi="Times New Roman" w:cs="Times New Roman"/>
                <w:b/>
                <w:color w:val="000000"/>
                <w:sz w:val="24"/>
                <w:szCs w:val="24"/>
              </w:rPr>
              <w:t>13,415</w:t>
            </w:r>
          </w:p>
        </w:tc>
        <w:tc>
          <w:tcPr>
            <w:tcW w:w="1426" w:type="dxa"/>
            <w:tcBorders>
              <w:top w:val="single" w:sz="4" w:space="0" w:color="auto"/>
              <w:left w:val="single" w:sz="4" w:space="0" w:color="auto"/>
              <w:bottom w:val="single" w:sz="4" w:space="0" w:color="auto"/>
              <w:right w:val="single" w:sz="4" w:space="0" w:color="auto"/>
            </w:tcBorders>
            <w:vAlign w:val="bottom"/>
            <w:hideMark/>
          </w:tcPr>
          <w:p w14:paraId="08C76E8B" w14:textId="77777777" w:rsidR="00725439" w:rsidRPr="00191694" w:rsidRDefault="00725439" w:rsidP="009C51E0">
            <w:pPr>
              <w:spacing w:line="276" w:lineRule="auto"/>
              <w:rPr>
                <w:rFonts w:ascii="Times New Roman" w:hAnsi="Times New Roman" w:cs="Times New Roman"/>
                <w:b/>
                <w:color w:val="000000"/>
                <w:sz w:val="24"/>
                <w:szCs w:val="24"/>
              </w:rPr>
            </w:pPr>
            <w:r w:rsidRPr="00191694">
              <w:rPr>
                <w:rFonts w:ascii="Times New Roman" w:hAnsi="Times New Roman" w:cs="Times New Roman"/>
                <w:b/>
                <w:color w:val="000000"/>
                <w:sz w:val="24"/>
                <w:szCs w:val="24"/>
              </w:rPr>
              <w:t>314</w:t>
            </w:r>
          </w:p>
        </w:tc>
        <w:tc>
          <w:tcPr>
            <w:tcW w:w="1769" w:type="dxa"/>
            <w:tcBorders>
              <w:top w:val="single" w:sz="4" w:space="0" w:color="auto"/>
              <w:left w:val="single" w:sz="4" w:space="0" w:color="auto"/>
              <w:bottom w:val="single" w:sz="4" w:space="0" w:color="auto"/>
              <w:right w:val="single" w:sz="4" w:space="0" w:color="auto"/>
            </w:tcBorders>
            <w:vAlign w:val="bottom"/>
            <w:hideMark/>
          </w:tcPr>
          <w:p w14:paraId="65E88889" w14:textId="77777777" w:rsidR="00725439" w:rsidRPr="00191694" w:rsidRDefault="00725439" w:rsidP="009C51E0">
            <w:pPr>
              <w:spacing w:line="276" w:lineRule="auto"/>
              <w:rPr>
                <w:rFonts w:ascii="Times New Roman" w:hAnsi="Times New Roman" w:cs="Times New Roman"/>
                <w:b/>
                <w:color w:val="000000"/>
                <w:sz w:val="24"/>
                <w:szCs w:val="24"/>
              </w:rPr>
            </w:pPr>
            <w:r w:rsidRPr="00191694">
              <w:rPr>
                <w:rFonts w:ascii="Times New Roman" w:hAnsi="Times New Roman" w:cs="Times New Roman"/>
                <w:b/>
                <w:color w:val="000000"/>
                <w:sz w:val="24"/>
                <w:szCs w:val="24"/>
              </w:rPr>
              <w:t>2.3</w:t>
            </w:r>
          </w:p>
        </w:tc>
        <w:tc>
          <w:tcPr>
            <w:tcW w:w="1631" w:type="dxa"/>
            <w:tcBorders>
              <w:top w:val="single" w:sz="4" w:space="0" w:color="auto"/>
              <w:left w:val="single" w:sz="4" w:space="0" w:color="auto"/>
              <w:bottom w:val="single" w:sz="4" w:space="0" w:color="auto"/>
              <w:right w:val="single" w:sz="4" w:space="0" w:color="auto"/>
            </w:tcBorders>
            <w:hideMark/>
          </w:tcPr>
          <w:p w14:paraId="24CAD8E5" w14:textId="77777777" w:rsidR="00725439" w:rsidRPr="00191694" w:rsidRDefault="00725439" w:rsidP="009C51E0">
            <w:pPr>
              <w:spacing w:line="276" w:lineRule="auto"/>
              <w:rPr>
                <w:rFonts w:ascii="Times New Roman" w:hAnsi="Times New Roman" w:cs="Times New Roman"/>
                <w:b/>
                <w:color w:val="000000"/>
                <w:sz w:val="24"/>
                <w:szCs w:val="24"/>
              </w:rPr>
            </w:pPr>
            <w:r w:rsidRPr="00191694">
              <w:rPr>
                <w:rFonts w:ascii="Times New Roman" w:hAnsi="Times New Roman" w:cs="Times New Roman"/>
                <w:b/>
                <w:color w:val="000000"/>
                <w:sz w:val="24"/>
                <w:szCs w:val="24"/>
              </w:rPr>
              <w:t>17,483</w:t>
            </w:r>
          </w:p>
        </w:tc>
      </w:tr>
    </w:tbl>
    <w:p w14:paraId="4765660E" w14:textId="77777777" w:rsidR="008B20A7" w:rsidRPr="00191694" w:rsidRDefault="008B20A7" w:rsidP="009C51E0">
      <w:pPr>
        <w:spacing w:line="276" w:lineRule="auto"/>
        <w:rPr>
          <w:rFonts w:ascii="Times New Roman" w:hAnsi="Times New Roman" w:cs="Times New Roman"/>
          <w:sz w:val="24"/>
          <w:szCs w:val="24"/>
        </w:rPr>
      </w:pPr>
    </w:p>
    <w:p w14:paraId="1808F504" w14:textId="77777777" w:rsidR="00E06C5F" w:rsidRPr="00191694" w:rsidRDefault="00725439" w:rsidP="009C51E0">
      <w:pPr>
        <w:spacing w:line="276" w:lineRule="auto"/>
        <w:rPr>
          <w:rFonts w:ascii="Times New Roman" w:hAnsi="Times New Roman" w:cs="Times New Roman"/>
          <w:b/>
          <w:sz w:val="24"/>
          <w:szCs w:val="24"/>
        </w:rPr>
      </w:pPr>
      <w:r w:rsidRPr="00191694">
        <w:rPr>
          <w:rFonts w:ascii="Times New Roman" w:hAnsi="Times New Roman" w:cs="Times New Roman"/>
          <w:sz w:val="24"/>
          <w:szCs w:val="24"/>
        </w:rPr>
        <w:lastRenderedPageBreak/>
        <w:t xml:space="preserve">  </w:t>
      </w:r>
    </w:p>
    <w:p w14:paraId="2AAC4A55" w14:textId="77777777" w:rsidR="00725439" w:rsidRPr="00191694" w:rsidRDefault="00725439" w:rsidP="009C51E0">
      <w:pPr>
        <w:spacing w:line="276" w:lineRule="auto"/>
        <w:rPr>
          <w:rFonts w:ascii="Times New Roman" w:hAnsi="Times New Roman" w:cs="Times New Roman"/>
          <w:b/>
          <w:sz w:val="24"/>
          <w:szCs w:val="24"/>
        </w:rPr>
      </w:pPr>
    </w:p>
    <w:p w14:paraId="2EAC7B58" w14:textId="77777777" w:rsidR="00E576FA" w:rsidRPr="00191694" w:rsidRDefault="00E576FA" w:rsidP="009C51E0">
      <w:pPr>
        <w:pStyle w:val="Heading2"/>
        <w:spacing w:line="276" w:lineRule="auto"/>
        <w:rPr>
          <w:rFonts w:ascii="Times New Roman" w:hAnsi="Times New Roman" w:cs="Times New Roman"/>
        </w:rPr>
      </w:pPr>
    </w:p>
    <w:p w14:paraId="2A0497FE" w14:textId="77777777" w:rsidR="000C2DFD" w:rsidRPr="00191694" w:rsidRDefault="003C5784" w:rsidP="009C51E0">
      <w:pPr>
        <w:pStyle w:val="Heading2"/>
        <w:spacing w:line="276" w:lineRule="auto"/>
        <w:rPr>
          <w:rFonts w:ascii="Times New Roman" w:hAnsi="Times New Roman" w:cs="Times New Roman"/>
        </w:rPr>
      </w:pPr>
      <w:bookmarkStart w:id="135" w:name="_Toc1135150"/>
      <w:r w:rsidRPr="00191694">
        <w:rPr>
          <w:rFonts w:ascii="Times New Roman" w:hAnsi="Times New Roman" w:cs="Times New Roman"/>
        </w:rPr>
        <w:t xml:space="preserve">3.3. </w:t>
      </w:r>
      <w:r w:rsidR="00FC6DDF" w:rsidRPr="00191694">
        <w:rPr>
          <w:rFonts w:ascii="Times New Roman" w:hAnsi="Times New Roman" w:cs="Times New Roman"/>
        </w:rPr>
        <w:t xml:space="preserve">COMMUNITY </w:t>
      </w:r>
      <w:r w:rsidR="000C2DFD" w:rsidRPr="00191694">
        <w:rPr>
          <w:rFonts w:ascii="Times New Roman" w:hAnsi="Times New Roman" w:cs="Times New Roman"/>
        </w:rPr>
        <w:t>SURVEY</w:t>
      </w:r>
      <w:bookmarkEnd w:id="135"/>
    </w:p>
    <w:p w14:paraId="0D47A785" w14:textId="77777777" w:rsidR="000C2DFD" w:rsidRPr="00191694" w:rsidRDefault="000C2DFD"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The teams visited and conducted interviews in 546 households (272 Baringo and 274 Elgeyo-Marakwet), 542(99.3%) provided blood samples for HBsAg testing. Among those tested 41 (7.6%) were positive for HBsAg, of the positives 35 (85.4%) were from Baringo and 6(14.6%) Elgeyo-Marakwet.</w:t>
      </w:r>
    </w:p>
    <w:p w14:paraId="10F24E4B" w14:textId="77777777" w:rsidR="0069000B" w:rsidRPr="00191694" w:rsidRDefault="00E576FA" w:rsidP="009C51E0">
      <w:pPr>
        <w:pStyle w:val="Heading3"/>
        <w:spacing w:line="276" w:lineRule="auto"/>
        <w:rPr>
          <w:rFonts w:ascii="Times New Roman" w:hAnsi="Times New Roman"/>
          <w:sz w:val="24"/>
          <w:szCs w:val="24"/>
        </w:rPr>
      </w:pPr>
      <w:bookmarkStart w:id="136" w:name="_Toc1135151"/>
      <w:r w:rsidRPr="00191694">
        <w:rPr>
          <w:rFonts w:ascii="Times New Roman" w:hAnsi="Times New Roman"/>
          <w:sz w:val="24"/>
          <w:szCs w:val="24"/>
        </w:rPr>
        <w:t>3.3.1 Socio</w:t>
      </w:r>
      <w:r w:rsidR="006C6D9C">
        <w:rPr>
          <w:rFonts w:ascii="Times New Roman" w:hAnsi="Times New Roman"/>
          <w:sz w:val="24"/>
          <w:szCs w:val="24"/>
        </w:rPr>
        <w:t>-</w:t>
      </w:r>
      <w:r w:rsidRPr="00191694">
        <w:rPr>
          <w:rFonts w:ascii="Times New Roman" w:hAnsi="Times New Roman"/>
          <w:sz w:val="24"/>
          <w:szCs w:val="24"/>
        </w:rPr>
        <w:t>demographic characteristics of house hold respondents</w:t>
      </w:r>
      <w:bookmarkEnd w:id="136"/>
    </w:p>
    <w:p w14:paraId="3AB256D5" w14:textId="77777777" w:rsidR="0069000B" w:rsidRPr="00191694" w:rsidRDefault="0069000B" w:rsidP="0069000B">
      <w:pPr>
        <w:rPr>
          <w:rFonts w:ascii="Times New Roman" w:hAnsi="Times New Roman" w:cs="Times New Roman"/>
          <w:sz w:val="24"/>
          <w:szCs w:val="24"/>
        </w:rPr>
      </w:pPr>
      <w:r w:rsidRPr="00191694">
        <w:rPr>
          <w:rFonts w:ascii="Times New Roman" w:hAnsi="Times New Roman" w:cs="Times New Roman"/>
          <w:sz w:val="24"/>
          <w:szCs w:val="24"/>
        </w:rPr>
        <w:t>The average age of the respondents was 42 years (SD 15years). Majority were female 314(57.5%) and the age group of 25-34 had most respondents. Most of the respondents were married 44(781.9%) and 418(76.6%) had formal education.</w:t>
      </w:r>
    </w:p>
    <w:p w14:paraId="66B9FD12" w14:textId="77777777" w:rsidR="0069000B" w:rsidRPr="00191694" w:rsidRDefault="0069000B" w:rsidP="0069000B">
      <w:pPr>
        <w:rPr>
          <w:rFonts w:ascii="Times New Roman" w:hAnsi="Times New Roman" w:cs="Times New Roman"/>
          <w:sz w:val="24"/>
          <w:szCs w:val="24"/>
        </w:rPr>
      </w:pPr>
      <w:r w:rsidRPr="00191694">
        <w:rPr>
          <w:rFonts w:ascii="Times New Roman" w:hAnsi="Times New Roman" w:cs="Times New Roman"/>
          <w:sz w:val="24"/>
          <w:szCs w:val="24"/>
        </w:rPr>
        <w:t>Table: Sociodemographic characteristics of house hold respondents in Baringo and Elgeyo-Marakwet Counties, Kenya 2019.</w:t>
      </w:r>
    </w:p>
    <w:tbl>
      <w:tblPr>
        <w:tblW w:w="9103" w:type="dxa"/>
        <w:tblInd w:w="612" w:type="dxa"/>
        <w:tblLook w:val="04A0" w:firstRow="1" w:lastRow="0" w:firstColumn="1" w:lastColumn="0" w:noHBand="0" w:noVBand="1"/>
      </w:tblPr>
      <w:tblGrid>
        <w:gridCol w:w="5323"/>
        <w:gridCol w:w="3780"/>
      </w:tblGrid>
      <w:tr w:rsidR="0069000B" w:rsidRPr="00191694" w14:paraId="49426143" w14:textId="77777777" w:rsidTr="004D3D8C">
        <w:tc>
          <w:tcPr>
            <w:tcW w:w="5323" w:type="dxa"/>
            <w:tcBorders>
              <w:top w:val="single" w:sz="4" w:space="0" w:color="auto"/>
              <w:bottom w:val="single" w:sz="4" w:space="0" w:color="auto"/>
            </w:tcBorders>
            <w:shd w:val="clear" w:color="auto" w:fill="auto"/>
          </w:tcPr>
          <w:p w14:paraId="082E97A0" w14:textId="77777777" w:rsidR="0069000B" w:rsidRPr="00191694" w:rsidRDefault="0069000B"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Characteristic</w:t>
            </w:r>
          </w:p>
          <w:p w14:paraId="7E7B80CE" w14:textId="77777777" w:rsidR="0069000B" w:rsidRPr="00191694" w:rsidRDefault="0069000B" w:rsidP="00191694">
            <w:pPr>
              <w:spacing w:after="0" w:line="240" w:lineRule="auto"/>
              <w:rPr>
                <w:rFonts w:ascii="Times New Roman" w:hAnsi="Times New Roman" w:cs="Times New Roman"/>
                <w:b/>
                <w:sz w:val="24"/>
                <w:szCs w:val="24"/>
              </w:rPr>
            </w:pPr>
          </w:p>
        </w:tc>
        <w:tc>
          <w:tcPr>
            <w:tcW w:w="3780" w:type="dxa"/>
            <w:tcBorders>
              <w:top w:val="single" w:sz="4" w:space="0" w:color="auto"/>
              <w:bottom w:val="single" w:sz="4" w:space="0" w:color="auto"/>
            </w:tcBorders>
            <w:shd w:val="clear" w:color="auto" w:fill="auto"/>
          </w:tcPr>
          <w:p w14:paraId="63095B11" w14:textId="77777777" w:rsidR="0069000B" w:rsidRPr="00191694" w:rsidRDefault="0069000B"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 xml:space="preserve">  </w:t>
            </w:r>
          </w:p>
          <w:p w14:paraId="78F77B4E" w14:textId="77777777" w:rsidR="0069000B" w:rsidRPr="00191694" w:rsidRDefault="0069000B"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 xml:space="preserve">     Frequency (%)</w:t>
            </w:r>
          </w:p>
        </w:tc>
      </w:tr>
      <w:tr w:rsidR="0069000B" w:rsidRPr="00191694" w14:paraId="6C48696F" w14:textId="77777777" w:rsidTr="004D3D8C">
        <w:tc>
          <w:tcPr>
            <w:tcW w:w="5323" w:type="dxa"/>
            <w:tcBorders>
              <w:top w:val="single" w:sz="4" w:space="0" w:color="auto"/>
            </w:tcBorders>
            <w:shd w:val="clear" w:color="auto" w:fill="auto"/>
          </w:tcPr>
          <w:tbl>
            <w:tblPr>
              <w:tblW w:w="0" w:type="auto"/>
              <w:tblLook w:val="04A0" w:firstRow="1" w:lastRow="0" w:firstColumn="1" w:lastColumn="0" w:noHBand="0" w:noVBand="1"/>
            </w:tblPr>
            <w:tblGrid>
              <w:gridCol w:w="4531"/>
            </w:tblGrid>
            <w:tr w:rsidR="0069000B" w:rsidRPr="00191694" w14:paraId="3DC9B574" w14:textId="77777777" w:rsidTr="00191694">
              <w:trPr>
                <w:trHeight w:val="344"/>
              </w:trPr>
              <w:tc>
                <w:tcPr>
                  <w:tcW w:w="4531" w:type="dxa"/>
                  <w:shd w:val="clear" w:color="auto" w:fill="auto"/>
                </w:tcPr>
                <w:p w14:paraId="129A1FFC" w14:textId="77777777" w:rsidR="0069000B" w:rsidRPr="00191694" w:rsidRDefault="0069000B" w:rsidP="00191694">
                  <w:pPr>
                    <w:spacing w:after="0" w:line="240" w:lineRule="auto"/>
                    <w:jc w:val="both"/>
                    <w:rPr>
                      <w:rFonts w:ascii="Times New Roman" w:hAnsi="Times New Roman" w:cs="Times New Roman"/>
                      <w:b/>
                      <w:sz w:val="24"/>
                      <w:szCs w:val="24"/>
                    </w:rPr>
                  </w:pPr>
                  <w:r w:rsidRPr="00191694">
                    <w:rPr>
                      <w:rFonts w:ascii="Times New Roman" w:hAnsi="Times New Roman" w:cs="Times New Roman"/>
                      <w:b/>
                      <w:sz w:val="24"/>
                      <w:szCs w:val="24"/>
                    </w:rPr>
                    <w:t xml:space="preserve">Sex </w:t>
                  </w:r>
                </w:p>
              </w:tc>
            </w:tr>
            <w:tr w:rsidR="0069000B" w:rsidRPr="00191694" w14:paraId="6940CE41" w14:textId="77777777" w:rsidTr="00191694">
              <w:tc>
                <w:tcPr>
                  <w:tcW w:w="4531" w:type="dxa"/>
                  <w:shd w:val="clear" w:color="auto" w:fill="auto"/>
                </w:tcPr>
                <w:p w14:paraId="7E42F1BD" w14:textId="77777777" w:rsidR="0069000B" w:rsidRPr="00191694" w:rsidRDefault="0069000B" w:rsidP="00191694">
                  <w:pPr>
                    <w:spacing w:after="0" w:line="240"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    Female</w:t>
                  </w:r>
                </w:p>
              </w:tc>
            </w:tr>
            <w:tr w:rsidR="0069000B" w:rsidRPr="00191694" w14:paraId="7B4A4616" w14:textId="77777777" w:rsidTr="00191694">
              <w:tc>
                <w:tcPr>
                  <w:tcW w:w="4531" w:type="dxa"/>
                  <w:shd w:val="clear" w:color="auto" w:fill="auto"/>
                </w:tcPr>
                <w:p w14:paraId="76357158" w14:textId="77777777" w:rsidR="0069000B" w:rsidRPr="00191694" w:rsidRDefault="0069000B" w:rsidP="00191694">
                  <w:pPr>
                    <w:spacing w:after="0" w:line="240"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    Male</w:t>
                  </w:r>
                </w:p>
              </w:tc>
            </w:tr>
          </w:tbl>
          <w:p w14:paraId="6B6FA36A" w14:textId="77777777" w:rsidR="0069000B" w:rsidRPr="00191694" w:rsidRDefault="0069000B" w:rsidP="00191694">
            <w:pPr>
              <w:spacing w:after="0" w:line="240" w:lineRule="auto"/>
              <w:rPr>
                <w:rFonts w:ascii="Times New Roman" w:hAnsi="Times New Roman" w:cs="Times New Roman"/>
                <w:sz w:val="24"/>
                <w:szCs w:val="24"/>
              </w:rPr>
            </w:pPr>
          </w:p>
        </w:tc>
        <w:tc>
          <w:tcPr>
            <w:tcW w:w="3780" w:type="dxa"/>
            <w:tcBorders>
              <w:top w:val="single" w:sz="4" w:space="0" w:color="auto"/>
            </w:tcBorders>
            <w:shd w:val="clear" w:color="auto" w:fill="auto"/>
          </w:tcPr>
          <w:p w14:paraId="34DD093A" w14:textId="77777777" w:rsidR="0069000B" w:rsidRPr="00191694" w:rsidRDefault="0069000B" w:rsidP="00191694">
            <w:pPr>
              <w:spacing w:after="0" w:line="240" w:lineRule="auto"/>
              <w:rPr>
                <w:rFonts w:ascii="Times New Roman" w:hAnsi="Times New Roman" w:cs="Times New Roman"/>
                <w:sz w:val="24"/>
                <w:szCs w:val="24"/>
              </w:rPr>
            </w:pPr>
          </w:p>
          <w:p w14:paraId="1EB7C951"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314(57.5)</w:t>
            </w:r>
          </w:p>
          <w:p w14:paraId="0BB2FAB3"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232(42.5)</w:t>
            </w:r>
          </w:p>
        </w:tc>
      </w:tr>
      <w:tr w:rsidR="0069000B" w:rsidRPr="00191694" w14:paraId="374749A2" w14:textId="77777777" w:rsidTr="004D3D8C">
        <w:tc>
          <w:tcPr>
            <w:tcW w:w="5323" w:type="dxa"/>
            <w:shd w:val="clear" w:color="auto" w:fill="auto"/>
          </w:tcPr>
          <w:p w14:paraId="3101C14F" w14:textId="77777777" w:rsidR="0069000B" w:rsidRPr="00191694" w:rsidRDefault="0069000B"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Age group</w:t>
            </w:r>
          </w:p>
          <w:p w14:paraId="2B61C273"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&lt;25</w:t>
            </w:r>
          </w:p>
          <w:p w14:paraId="606D8BF1"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25-34</w:t>
            </w:r>
          </w:p>
          <w:p w14:paraId="659E9868"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35-44</w:t>
            </w:r>
          </w:p>
          <w:p w14:paraId="1049B14A"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45-54</w:t>
            </w:r>
          </w:p>
          <w:p w14:paraId="76231FBF"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≥55</w:t>
            </w:r>
          </w:p>
        </w:tc>
        <w:tc>
          <w:tcPr>
            <w:tcW w:w="3780" w:type="dxa"/>
            <w:shd w:val="clear" w:color="auto" w:fill="auto"/>
          </w:tcPr>
          <w:p w14:paraId="3C85E79C" w14:textId="77777777" w:rsidR="0069000B" w:rsidRPr="00191694" w:rsidRDefault="0069000B" w:rsidP="00191694">
            <w:pPr>
              <w:spacing w:after="0" w:line="240" w:lineRule="auto"/>
              <w:rPr>
                <w:rFonts w:ascii="Times New Roman" w:hAnsi="Times New Roman" w:cs="Times New Roman"/>
                <w:sz w:val="24"/>
                <w:szCs w:val="24"/>
              </w:rPr>
            </w:pPr>
          </w:p>
          <w:p w14:paraId="78132402"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66(12.1)</w:t>
            </w:r>
          </w:p>
          <w:p w14:paraId="115966DA"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134(24.5)</w:t>
            </w:r>
          </w:p>
          <w:p w14:paraId="2DCB7211"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125(22.9)</w:t>
            </w:r>
          </w:p>
          <w:p w14:paraId="70E3CAD8"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98(18.0)</w:t>
            </w:r>
          </w:p>
          <w:p w14:paraId="6DE9A40C"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123(22.5)</w:t>
            </w:r>
          </w:p>
        </w:tc>
      </w:tr>
      <w:tr w:rsidR="0069000B" w:rsidRPr="00191694" w14:paraId="310B224F" w14:textId="77777777" w:rsidTr="004D3D8C">
        <w:tc>
          <w:tcPr>
            <w:tcW w:w="5323" w:type="dxa"/>
            <w:shd w:val="clear" w:color="auto" w:fill="auto"/>
          </w:tcPr>
          <w:p w14:paraId="44E0ADA2" w14:textId="77777777" w:rsidR="0069000B" w:rsidRPr="00191694" w:rsidRDefault="0069000B"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Marital status</w:t>
            </w:r>
          </w:p>
          <w:p w14:paraId="7A71FB43"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Married</w:t>
            </w:r>
          </w:p>
          <w:p w14:paraId="01C12A43"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Single</w:t>
            </w:r>
          </w:p>
          <w:p w14:paraId="6A7EF5A0"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Separated</w:t>
            </w:r>
          </w:p>
          <w:p w14:paraId="23A1D831"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Divorced</w:t>
            </w:r>
          </w:p>
          <w:p w14:paraId="12EF8AD9"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Widowed</w:t>
            </w:r>
          </w:p>
          <w:p w14:paraId="0AAE5F68"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Not documented</w:t>
            </w:r>
          </w:p>
        </w:tc>
        <w:tc>
          <w:tcPr>
            <w:tcW w:w="3780" w:type="dxa"/>
            <w:shd w:val="clear" w:color="auto" w:fill="auto"/>
          </w:tcPr>
          <w:p w14:paraId="5E8ED193" w14:textId="77777777" w:rsidR="0069000B" w:rsidRPr="00191694" w:rsidRDefault="0069000B" w:rsidP="00191694">
            <w:pPr>
              <w:spacing w:after="0" w:line="240" w:lineRule="auto"/>
              <w:rPr>
                <w:rFonts w:ascii="Times New Roman" w:hAnsi="Times New Roman" w:cs="Times New Roman"/>
                <w:sz w:val="24"/>
                <w:szCs w:val="24"/>
              </w:rPr>
            </w:pPr>
          </w:p>
          <w:p w14:paraId="280AE878"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447(81.9)</w:t>
            </w:r>
          </w:p>
          <w:p w14:paraId="458504EE"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72(13.2)</w:t>
            </w:r>
          </w:p>
          <w:p w14:paraId="1B1B074A"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8(1.5)</w:t>
            </w:r>
          </w:p>
          <w:p w14:paraId="76F359C7"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1(0.2)</w:t>
            </w:r>
          </w:p>
          <w:p w14:paraId="70C81476"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15(2.8)</w:t>
            </w:r>
          </w:p>
          <w:p w14:paraId="46C5E5BB"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3(0.6)</w:t>
            </w:r>
          </w:p>
        </w:tc>
      </w:tr>
      <w:tr w:rsidR="0069000B" w:rsidRPr="00191694" w14:paraId="5C6BBC6B" w14:textId="77777777" w:rsidTr="004D3D8C">
        <w:trPr>
          <w:trHeight w:val="953"/>
        </w:trPr>
        <w:tc>
          <w:tcPr>
            <w:tcW w:w="5323" w:type="dxa"/>
            <w:shd w:val="clear" w:color="auto" w:fill="auto"/>
          </w:tcPr>
          <w:p w14:paraId="132FEF58" w14:textId="77777777" w:rsidR="0069000B" w:rsidRPr="00191694" w:rsidRDefault="0069000B"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Formal education</w:t>
            </w:r>
          </w:p>
          <w:p w14:paraId="30FDB0C0"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Yes</w:t>
            </w:r>
          </w:p>
          <w:p w14:paraId="0F728EEB"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No</w:t>
            </w:r>
          </w:p>
          <w:p w14:paraId="38E186B1"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Not documented</w:t>
            </w:r>
          </w:p>
        </w:tc>
        <w:tc>
          <w:tcPr>
            <w:tcW w:w="3780" w:type="dxa"/>
            <w:shd w:val="clear" w:color="auto" w:fill="auto"/>
          </w:tcPr>
          <w:p w14:paraId="3EF90C6B" w14:textId="77777777" w:rsidR="0069000B" w:rsidRPr="00191694" w:rsidRDefault="0069000B" w:rsidP="00191694">
            <w:pPr>
              <w:spacing w:after="0" w:line="240" w:lineRule="auto"/>
              <w:rPr>
                <w:rFonts w:ascii="Times New Roman" w:hAnsi="Times New Roman" w:cs="Times New Roman"/>
                <w:sz w:val="24"/>
                <w:szCs w:val="24"/>
              </w:rPr>
            </w:pPr>
          </w:p>
          <w:p w14:paraId="735E2FB9"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418(76.6)</w:t>
            </w:r>
          </w:p>
          <w:p w14:paraId="7F59B7A7"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70(12.8)</w:t>
            </w:r>
          </w:p>
          <w:p w14:paraId="2FE76DCA"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58(10.6)</w:t>
            </w:r>
          </w:p>
        </w:tc>
      </w:tr>
      <w:tr w:rsidR="0069000B" w:rsidRPr="00191694" w14:paraId="6260DB21" w14:textId="77777777" w:rsidTr="004D3D8C">
        <w:tc>
          <w:tcPr>
            <w:tcW w:w="5323" w:type="dxa"/>
            <w:tcBorders>
              <w:bottom w:val="single" w:sz="4" w:space="0" w:color="auto"/>
            </w:tcBorders>
            <w:shd w:val="clear" w:color="auto" w:fill="auto"/>
          </w:tcPr>
          <w:p w14:paraId="2C282D23" w14:textId="77777777" w:rsidR="0069000B" w:rsidRPr="00191694" w:rsidRDefault="0069000B"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Religion</w:t>
            </w:r>
          </w:p>
          <w:p w14:paraId="1C587082"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Christianity</w:t>
            </w:r>
          </w:p>
          <w:p w14:paraId="07E0E812"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Islam</w:t>
            </w:r>
          </w:p>
          <w:p w14:paraId="5A33C0E5"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None</w:t>
            </w:r>
          </w:p>
        </w:tc>
        <w:tc>
          <w:tcPr>
            <w:tcW w:w="3780" w:type="dxa"/>
            <w:tcBorders>
              <w:bottom w:val="single" w:sz="4" w:space="0" w:color="auto"/>
            </w:tcBorders>
            <w:shd w:val="clear" w:color="auto" w:fill="auto"/>
          </w:tcPr>
          <w:p w14:paraId="0E7C008A" w14:textId="77777777" w:rsidR="0069000B" w:rsidRPr="00191694" w:rsidRDefault="0069000B" w:rsidP="00191694">
            <w:pPr>
              <w:spacing w:after="0" w:line="240" w:lineRule="auto"/>
              <w:rPr>
                <w:rFonts w:ascii="Times New Roman" w:hAnsi="Times New Roman" w:cs="Times New Roman"/>
                <w:sz w:val="24"/>
                <w:szCs w:val="24"/>
              </w:rPr>
            </w:pPr>
          </w:p>
          <w:p w14:paraId="462D5E76"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522(95.8)</w:t>
            </w:r>
          </w:p>
          <w:p w14:paraId="558DB4C6"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1(0.2)</w:t>
            </w:r>
          </w:p>
          <w:p w14:paraId="385CFCF3" w14:textId="77777777" w:rsidR="0069000B" w:rsidRPr="00191694" w:rsidRDefault="0069000B"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23(4.0)</w:t>
            </w:r>
          </w:p>
        </w:tc>
      </w:tr>
    </w:tbl>
    <w:p w14:paraId="38C36D8F" w14:textId="77777777" w:rsidR="00E576FA" w:rsidRPr="00191694" w:rsidRDefault="00E576FA" w:rsidP="009C51E0">
      <w:pPr>
        <w:pStyle w:val="Heading3"/>
        <w:spacing w:line="276" w:lineRule="auto"/>
        <w:rPr>
          <w:rFonts w:ascii="Times New Roman" w:hAnsi="Times New Roman"/>
          <w:sz w:val="24"/>
          <w:szCs w:val="24"/>
        </w:rPr>
      </w:pPr>
    </w:p>
    <w:p w14:paraId="3C4EE85B" w14:textId="77777777" w:rsidR="0069000B" w:rsidRPr="00191694" w:rsidRDefault="0069000B" w:rsidP="0069000B">
      <w:pPr>
        <w:rPr>
          <w:rFonts w:ascii="Times New Roman" w:hAnsi="Times New Roman" w:cs="Times New Roman"/>
          <w:sz w:val="24"/>
          <w:szCs w:val="24"/>
        </w:rPr>
      </w:pPr>
    </w:p>
    <w:p w14:paraId="3A34C9FE" w14:textId="77777777" w:rsidR="0069000B" w:rsidRPr="00191694" w:rsidRDefault="0069000B" w:rsidP="0069000B">
      <w:pPr>
        <w:rPr>
          <w:rFonts w:ascii="Times New Roman" w:hAnsi="Times New Roman" w:cs="Times New Roman"/>
          <w:sz w:val="24"/>
          <w:szCs w:val="24"/>
        </w:rPr>
      </w:pPr>
    </w:p>
    <w:p w14:paraId="1635F46F" w14:textId="77777777" w:rsidR="00E576FA" w:rsidRPr="00191694" w:rsidRDefault="00E576FA" w:rsidP="009C51E0">
      <w:pPr>
        <w:spacing w:line="276" w:lineRule="auto"/>
        <w:rPr>
          <w:rFonts w:ascii="Times New Roman" w:hAnsi="Times New Roman" w:cs="Times New Roman"/>
          <w:b/>
          <w:sz w:val="24"/>
          <w:szCs w:val="24"/>
        </w:rPr>
      </w:pPr>
    </w:p>
    <w:p w14:paraId="2EEF1407" w14:textId="77777777" w:rsidR="000C2DFD" w:rsidRPr="00191694" w:rsidRDefault="00E576FA" w:rsidP="009C51E0">
      <w:pPr>
        <w:pStyle w:val="Heading3"/>
        <w:spacing w:line="276" w:lineRule="auto"/>
        <w:rPr>
          <w:rFonts w:ascii="Times New Roman" w:hAnsi="Times New Roman"/>
          <w:sz w:val="24"/>
          <w:szCs w:val="24"/>
        </w:rPr>
      </w:pPr>
      <w:bookmarkStart w:id="137" w:name="_Toc1135152"/>
      <w:r w:rsidRPr="00191694">
        <w:rPr>
          <w:rFonts w:ascii="Times New Roman" w:hAnsi="Times New Roman"/>
          <w:sz w:val="24"/>
          <w:szCs w:val="24"/>
        </w:rPr>
        <w:t xml:space="preserve">3.3.2. </w:t>
      </w:r>
      <w:r w:rsidR="000C2DFD" w:rsidRPr="00191694">
        <w:rPr>
          <w:rFonts w:ascii="Times New Roman" w:hAnsi="Times New Roman"/>
          <w:sz w:val="24"/>
          <w:szCs w:val="24"/>
        </w:rPr>
        <w:t xml:space="preserve">Socio-demographic characteristics of </w:t>
      </w:r>
      <w:r w:rsidR="006607CA" w:rsidRPr="00191694">
        <w:rPr>
          <w:rFonts w:ascii="Times New Roman" w:hAnsi="Times New Roman"/>
          <w:sz w:val="24"/>
          <w:szCs w:val="24"/>
        </w:rPr>
        <w:t xml:space="preserve">Hepatitis B </w:t>
      </w:r>
      <w:r w:rsidR="000C2DFD" w:rsidRPr="00191694">
        <w:rPr>
          <w:rFonts w:ascii="Times New Roman" w:hAnsi="Times New Roman"/>
          <w:sz w:val="24"/>
          <w:szCs w:val="24"/>
        </w:rPr>
        <w:t>positive cases</w:t>
      </w:r>
      <w:bookmarkEnd w:id="137"/>
    </w:p>
    <w:p w14:paraId="24E011E2" w14:textId="77777777" w:rsidR="000C2DFD" w:rsidRPr="00191694" w:rsidRDefault="000C2DFD"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Majority of the positive cases were men 25(71.4%) in Baringo and 4(66.7</w:t>
      </w:r>
      <w:r w:rsidR="00725439" w:rsidRPr="00191694">
        <w:rPr>
          <w:rFonts w:ascii="Times New Roman" w:hAnsi="Times New Roman" w:cs="Times New Roman"/>
          <w:sz w:val="24"/>
          <w:szCs w:val="24"/>
        </w:rPr>
        <w:t>%</w:t>
      </w:r>
      <w:r w:rsidRPr="00191694">
        <w:rPr>
          <w:rFonts w:ascii="Times New Roman" w:hAnsi="Times New Roman" w:cs="Times New Roman"/>
          <w:sz w:val="24"/>
          <w:szCs w:val="24"/>
        </w:rPr>
        <w:t xml:space="preserve">) in Elgeyo-Marakwet. Most were in the age group (25-35) in Baringo while those in Elgeyo-Marakwet were between the ages (25-54). All the cases 6(100%) were married in Elgeyo-Marakwet while more than half were married 31(88.6%) in Baringo.  </w:t>
      </w:r>
    </w:p>
    <w:p w14:paraId="431ACD90" w14:textId="77777777" w:rsidR="00E279AF" w:rsidRPr="00191694" w:rsidRDefault="00E279AF" w:rsidP="009C51E0">
      <w:pPr>
        <w:spacing w:line="276" w:lineRule="auto"/>
        <w:rPr>
          <w:rFonts w:ascii="Times New Roman" w:hAnsi="Times New Roman" w:cs="Times New Roman"/>
          <w:sz w:val="24"/>
          <w:szCs w:val="24"/>
        </w:rPr>
      </w:pPr>
      <w:bookmarkStart w:id="138" w:name="_Hlk1110183"/>
      <w:r w:rsidRPr="00191694">
        <w:rPr>
          <w:rFonts w:ascii="Times New Roman" w:hAnsi="Times New Roman" w:cs="Times New Roman"/>
          <w:sz w:val="24"/>
          <w:szCs w:val="24"/>
        </w:rPr>
        <w:t>Table: Socio-demographic characteristics of Hepatitis B positive (HBsAg) cases in the general population</w:t>
      </w:r>
      <w:r w:rsidR="00376BF1" w:rsidRPr="00191694">
        <w:rPr>
          <w:rFonts w:ascii="Times New Roman" w:hAnsi="Times New Roman" w:cs="Times New Roman"/>
          <w:sz w:val="24"/>
          <w:szCs w:val="24"/>
        </w:rPr>
        <w:t xml:space="preserve"> in </w:t>
      </w:r>
      <w:r w:rsidRPr="00191694">
        <w:rPr>
          <w:rFonts w:ascii="Times New Roman" w:hAnsi="Times New Roman" w:cs="Times New Roman"/>
          <w:sz w:val="24"/>
          <w:szCs w:val="24"/>
        </w:rPr>
        <w:t>Baringo and Elgeyo-Marakwet Counties, Kenya, 2019</w:t>
      </w:r>
      <w:r w:rsidR="00376BF1" w:rsidRPr="00191694">
        <w:rPr>
          <w:rFonts w:ascii="Times New Roman" w:hAnsi="Times New Roman" w:cs="Times New Roman"/>
          <w:sz w:val="24"/>
          <w:szCs w:val="24"/>
        </w:rPr>
        <w:t>.</w:t>
      </w:r>
    </w:p>
    <w:tbl>
      <w:tblPr>
        <w:tblW w:w="9854" w:type="dxa"/>
        <w:tblLook w:val="04A0" w:firstRow="1" w:lastRow="0" w:firstColumn="1" w:lastColumn="0" w:noHBand="0" w:noVBand="1"/>
      </w:tblPr>
      <w:tblGrid>
        <w:gridCol w:w="612"/>
        <w:gridCol w:w="2477"/>
        <w:gridCol w:w="612"/>
        <w:gridCol w:w="2461"/>
        <w:gridCol w:w="612"/>
        <w:gridCol w:w="2468"/>
        <w:gridCol w:w="612"/>
      </w:tblGrid>
      <w:tr w:rsidR="000C2DFD" w:rsidRPr="00191694" w14:paraId="00F4BDB0" w14:textId="77777777" w:rsidTr="00FF06D2">
        <w:trPr>
          <w:gridAfter w:val="1"/>
          <w:wAfter w:w="612" w:type="dxa"/>
        </w:trPr>
        <w:tc>
          <w:tcPr>
            <w:tcW w:w="3089" w:type="dxa"/>
            <w:gridSpan w:val="2"/>
            <w:tcBorders>
              <w:top w:val="single" w:sz="4" w:space="0" w:color="auto"/>
              <w:bottom w:val="single" w:sz="4" w:space="0" w:color="auto"/>
            </w:tcBorders>
            <w:shd w:val="clear" w:color="auto" w:fill="auto"/>
          </w:tcPr>
          <w:p w14:paraId="764CEB92" w14:textId="77777777" w:rsidR="000C2DFD" w:rsidRPr="00191694" w:rsidRDefault="000C2DFD" w:rsidP="009C51E0">
            <w:pPr>
              <w:spacing w:after="0" w:line="276" w:lineRule="auto"/>
              <w:rPr>
                <w:rFonts w:ascii="Times New Roman" w:hAnsi="Times New Roman" w:cs="Times New Roman"/>
                <w:b/>
                <w:sz w:val="24"/>
                <w:szCs w:val="24"/>
              </w:rPr>
            </w:pPr>
            <w:bookmarkStart w:id="139" w:name="_Hlk1120055"/>
            <w:bookmarkEnd w:id="138"/>
            <w:r w:rsidRPr="00191694">
              <w:rPr>
                <w:rFonts w:ascii="Times New Roman" w:hAnsi="Times New Roman" w:cs="Times New Roman"/>
                <w:b/>
                <w:sz w:val="24"/>
                <w:szCs w:val="24"/>
              </w:rPr>
              <w:t>Characteristic</w:t>
            </w:r>
          </w:p>
        </w:tc>
        <w:tc>
          <w:tcPr>
            <w:tcW w:w="3073" w:type="dxa"/>
            <w:gridSpan w:val="2"/>
            <w:tcBorders>
              <w:top w:val="single" w:sz="4" w:space="0" w:color="auto"/>
              <w:bottom w:val="single" w:sz="4" w:space="0" w:color="auto"/>
            </w:tcBorders>
            <w:shd w:val="clear" w:color="auto" w:fill="auto"/>
          </w:tcPr>
          <w:p w14:paraId="7FF62D35"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   Baringo</w:t>
            </w:r>
            <w:r w:rsidR="00FF06D2" w:rsidRPr="00191694">
              <w:rPr>
                <w:rFonts w:ascii="Times New Roman" w:hAnsi="Times New Roman" w:cs="Times New Roman"/>
                <w:b/>
                <w:sz w:val="24"/>
                <w:szCs w:val="24"/>
              </w:rPr>
              <w:t xml:space="preserve"> n</w:t>
            </w:r>
            <w:r w:rsidRPr="00191694">
              <w:rPr>
                <w:rFonts w:ascii="Times New Roman" w:hAnsi="Times New Roman" w:cs="Times New Roman"/>
                <w:b/>
                <w:sz w:val="24"/>
                <w:szCs w:val="24"/>
              </w:rPr>
              <w:t>= 35</w:t>
            </w:r>
          </w:p>
          <w:p w14:paraId="22313D1F" w14:textId="77777777" w:rsidR="000C2DFD" w:rsidRPr="00191694" w:rsidRDefault="00FF06D2"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     </w:t>
            </w:r>
            <w:r w:rsidR="00376BF1" w:rsidRPr="00191694">
              <w:rPr>
                <w:rFonts w:ascii="Times New Roman" w:hAnsi="Times New Roman" w:cs="Times New Roman"/>
                <w:b/>
                <w:sz w:val="24"/>
                <w:szCs w:val="24"/>
              </w:rPr>
              <w:t>Frequency</w:t>
            </w:r>
            <w:r w:rsidR="000C2DFD" w:rsidRPr="00191694">
              <w:rPr>
                <w:rFonts w:ascii="Times New Roman" w:hAnsi="Times New Roman" w:cs="Times New Roman"/>
                <w:b/>
                <w:sz w:val="24"/>
                <w:szCs w:val="24"/>
              </w:rPr>
              <w:t xml:space="preserve"> (%)</w:t>
            </w:r>
          </w:p>
        </w:tc>
        <w:tc>
          <w:tcPr>
            <w:tcW w:w="3080" w:type="dxa"/>
            <w:gridSpan w:val="2"/>
            <w:tcBorders>
              <w:top w:val="single" w:sz="4" w:space="0" w:color="auto"/>
              <w:bottom w:val="single" w:sz="4" w:space="0" w:color="auto"/>
            </w:tcBorders>
            <w:shd w:val="clear" w:color="auto" w:fill="auto"/>
          </w:tcPr>
          <w:p w14:paraId="56029345"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 </w:t>
            </w:r>
            <w:r w:rsidR="00376BF1" w:rsidRPr="00191694">
              <w:rPr>
                <w:rFonts w:ascii="Times New Roman" w:hAnsi="Times New Roman" w:cs="Times New Roman"/>
                <w:b/>
                <w:sz w:val="24"/>
                <w:szCs w:val="24"/>
              </w:rPr>
              <w:t xml:space="preserve">  </w:t>
            </w:r>
            <w:r w:rsidRPr="00191694">
              <w:rPr>
                <w:rFonts w:ascii="Times New Roman" w:hAnsi="Times New Roman" w:cs="Times New Roman"/>
                <w:b/>
                <w:sz w:val="24"/>
                <w:szCs w:val="24"/>
              </w:rPr>
              <w:t>Elgeyo Marakwet</w:t>
            </w:r>
            <w:r w:rsidR="00FF06D2" w:rsidRPr="00191694">
              <w:rPr>
                <w:rFonts w:ascii="Times New Roman" w:hAnsi="Times New Roman" w:cs="Times New Roman"/>
                <w:b/>
                <w:sz w:val="24"/>
                <w:szCs w:val="24"/>
              </w:rPr>
              <w:t xml:space="preserve"> n</w:t>
            </w:r>
            <w:r w:rsidRPr="00191694">
              <w:rPr>
                <w:rFonts w:ascii="Times New Roman" w:hAnsi="Times New Roman" w:cs="Times New Roman"/>
                <w:b/>
                <w:sz w:val="24"/>
                <w:szCs w:val="24"/>
              </w:rPr>
              <w:t>=6</w:t>
            </w:r>
          </w:p>
          <w:p w14:paraId="3BD8A312"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 </w:t>
            </w:r>
            <w:r w:rsidR="00FF06D2" w:rsidRPr="00191694">
              <w:rPr>
                <w:rFonts w:ascii="Times New Roman" w:hAnsi="Times New Roman" w:cs="Times New Roman"/>
                <w:b/>
                <w:sz w:val="24"/>
                <w:szCs w:val="24"/>
              </w:rPr>
              <w:t xml:space="preserve">      </w:t>
            </w:r>
            <w:r w:rsidR="00376BF1" w:rsidRPr="00191694">
              <w:rPr>
                <w:rFonts w:ascii="Times New Roman" w:hAnsi="Times New Roman" w:cs="Times New Roman"/>
                <w:b/>
                <w:sz w:val="24"/>
                <w:szCs w:val="24"/>
              </w:rPr>
              <w:t>Frequency</w:t>
            </w:r>
            <w:r w:rsidRPr="00191694">
              <w:rPr>
                <w:rFonts w:ascii="Times New Roman" w:hAnsi="Times New Roman" w:cs="Times New Roman"/>
                <w:b/>
                <w:sz w:val="24"/>
                <w:szCs w:val="24"/>
              </w:rPr>
              <w:t xml:space="preserve"> (%)</w:t>
            </w:r>
          </w:p>
        </w:tc>
      </w:tr>
      <w:tr w:rsidR="000C2DFD" w:rsidRPr="00191694" w14:paraId="2BF60784" w14:textId="77777777" w:rsidTr="00FF06D2">
        <w:trPr>
          <w:gridBefore w:val="1"/>
          <w:wBefore w:w="612" w:type="dxa"/>
        </w:trPr>
        <w:tc>
          <w:tcPr>
            <w:tcW w:w="3089" w:type="dxa"/>
            <w:gridSpan w:val="2"/>
            <w:tcBorders>
              <w:top w:val="single" w:sz="4" w:space="0" w:color="auto"/>
            </w:tcBorders>
            <w:shd w:val="clear" w:color="auto" w:fill="auto"/>
          </w:tcPr>
          <w:tbl>
            <w:tblPr>
              <w:tblW w:w="0" w:type="auto"/>
              <w:tblLook w:val="04A0" w:firstRow="1" w:lastRow="0" w:firstColumn="1" w:lastColumn="0" w:noHBand="0" w:noVBand="1"/>
            </w:tblPr>
            <w:tblGrid>
              <w:gridCol w:w="2873"/>
            </w:tblGrid>
            <w:tr w:rsidR="000C2DFD" w:rsidRPr="00191694" w14:paraId="37B82158" w14:textId="77777777" w:rsidTr="00542A81">
              <w:trPr>
                <w:trHeight w:val="344"/>
              </w:trPr>
              <w:tc>
                <w:tcPr>
                  <w:tcW w:w="4531" w:type="dxa"/>
                  <w:shd w:val="clear" w:color="auto" w:fill="auto"/>
                </w:tcPr>
                <w:p w14:paraId="481DBBBD" w14:textId="77777777" w:rsidR="000C2DFD" w:rsidRPr="00191694" w:rsidRDefault="000C2DFD" w:rsidP="009C51E0">
                  <w:pPr>
                    <w:spacing w:after="0" w:line="276" w:lineRule="auto"/>
                    <w:jc w:val="both"/>
                    <w:rPr>
                      <w:rFonts w:ascii="Times New Roman" w:hAnsi="Times New Roman" w:cs="Times New Roman"/>
                      <w:b/>
                      <w:sz w:val="24"/>
                      <w:szCs w:val="24"/>
                    </w:rPr>
                  </w:pPr>
                  <w:r w:rsidRPr="00191694">
                    <w:rPr>
                      <w:rFonts w:ascii="Times New Roman" w:hAnsi="Times New Roman" w:cs="Times New Roman"/>
                      <w:b/>
                      <w:sz w:val="24"/>
                      <w:szCs w:val="24"/>
                    </w:rPr>
                    <w:t xml:space="preserve">Sex </w:t>
                  </w:r>
                </w:p>
              </w:tc>
            </w:tr>
            <w:tr w:rsidR="000C2DFD" w:rsidRPr="00191694" w14:paraId="215BB410" w14:textId="77777777" w:rsidTr="00542A81">
              <w:tc>
                <w:tcPr>
                  <w:tcW w:w="4531" w:type="dxa"/>
                  <w:shd w:val="clear" w:color="auto" w:fill="auto"/>
                </w:tcPr>
                <w:p w14:paraId="2DE4108D" w14:textId="77777777" w:rsidR="000C2DFD" w:rsidRPr="00191694" w:rsidRDefault="001E315E" w:rsidP="009C51E0">
                  <w:p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Female</w:t>
                  </w:r>
                </w:p>
              </w:tc>
            </w:tr>
            <w:tr w:rsidR="000C2DFD" w:rsidRPr="00191694" w14:paraId="5E50D000" w14:textId="77777777" w:rsidTr="00542A81">
              <w:tc>
                <w:tcPr>
                  <w:tcW w:w="4531" w:type="dxa"/>
                  <w:shd w:val="clear" w:color="auto" w:fill="auto"/>
                </w:tcPr>
                <w:p w14:paraId="56177E30" w14:textId="77777777" w:rsidR="000C2DFD" w:rsidRPr="00191694" w:rsidRDefault="001E315E" w:rsidP="009C51E0">
                  <w:p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Male</w:t>
                  </w:r>
                </w:p>
              </w:tc>
            </w:tr>
          </w:tbl>
          <w:p w14:paraId="5D4884A9" w14:textId="77777777" w:rsidR="000C2DFD" w:rsidRPr="00191694" w:rsidRDefault="000C2DFD" w:rsidP="009C51E0">
            <w:pPr>
              <w:spacing w:after="0" w:line="276" w:lineRule="auto"/>
              <w:rPr>
                <w:rFonts w:ascii="Times New Roman" w:hAnsi="Times New Roman" w:cs="Times New Roman"/>
                <w:sz w:val="24"/>
                <w:szCs w:val="24"/>
              </w:rPr>
            </w:pPr>
          </w:p>
        </w:tc>
        <w:tc>
          <w:tcPr>
            <w:tcW w:w="3073" w:type="dxa"/>
            <w:gridSpan w:val="2"/>
            <w:tcBorders>
              <w:top w:val="single" w:sz="4" w:space="0" w:color="auto"/>
            </w:tcBorders>
            <w:shd w:val="clear" w:color="auto" w:fill="auto"/>
          </w:tcPr>
          <w:p w14:paraId="4216407B" w14:textId="77777777" w:rsidR="000C2DFD" w:rsidRPr="00191694" w:rsidRDefault="000C2DFD" w:rsidP="009C51E0">
            <w:pPr>
              <w:spacing w:after="0" w:line="276" w:lineRule="auto"/>
              <w:rPr>
                <w:rFonts w:ascii="Times New Roman" w:hAnsi="Times New Roman" w:cs="Times New Roman"/>
                <w:sz w:val="24"/>
                <w:szCs w:val="24"/>
              </w:rPr>
            </w:pPr>
          </w:p>
          <w:p w14:paraId="6AB4768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10 (28.6)</w:t>
            </w:r>
          </w:p>
          <w:p w14:paraId="28346D64"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25 (71.4)</w:t>
            </w:r>
          </w:p>
        </w:tc>
        <w:tc>
          <w:tcPr>
            <w:tcW w:w="3080" w:type="dxa"/>
            <w:gridSpan w:val="2"/>
            <w:tcBorders>
              <w:top w:val="single" w:sz="4" w:space="0" w:color="auto"/>
            </w:tcBorders>
            <w:shd w:val="clear" w:color="auto" w:fill="auto"/>
          </w:tcPr>
          <w:p w14:paraId="7E556652" w14:textId="77777777" w:rsidR="000C2DFD" w:rsidRPr="00191694" w:rsidRDefault="000C2DFD" w:rsidP="009C51E0">
            <w:pPr>
              <w:spacing w:after="0" w:line="276" w:lineRule="auto"/>
              <w:rPr>
                <w:rFonts w:ascii="Times New Roman" w:hAnsi="Times New Roman" w:cs="Times New Roman"/>
                <w:sz w:val="24"/>
                <w:szCs w:val="24"/>
              </w:rPr>
            </w:pPr>
          </w:p>
          <w:p w14:paraId="2D43658E"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 (33.3)</w:t>
            </w:r>
          </w:p>
          <w:p w14:paraId="0D9BC58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 (66.7)</w:t>
            </w:r>
          </w:p>
        </w:tc>
      </w:tr>
      <w:tr w:rsidR="000C2DFD" w:rsidRPr="00191694" w14:paraId="456C84B1" w14:textId="77777777" w:rsidTr="00FF06D2">
        <w:trPr>
          <w:gridBefore w:val="1"/>
          <w:wBefore w:w="612" w:type="dxa"/>
        </w:trPr>
        <w:tc>
          <w:tcPr>
            <w:tcW w:w="3089" w:type="dxa"/>
            <w:gridSpan w:val="2"/>
            <w:shd w:val="clear" w:color="auto" w:fill="auto"/>
          </w:tcPr>
          <w:p w14:paraId="188B1844"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Age group</w:t>
            </w:r>
          </w:p>
          <w:p w14:paraId="2B2E9CDB"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7D7D9F" w:rsidRPr="00191694">
              <w:rPr>
                <w:rFonts w:ascii="Times New Roman" w:hAnsi="Times New Roman" w:cs="Times New Roman"/>
                <w:sz w:val="24"/>
                <w:szCs w:val="24"/>
              </w:rPr>
              <w:t xml:space="preserve">  </w:t>
            </w:r>
            <w:r w:rsidRPr="00191694">
              <w:rPr>
                <w:rFonts w:ascii="Times New Roman" w:hAnsi="Times New Roman" w:cs="Times New Roman"/>
                <w:sz w:val="24"/>
                <w:szCs w:val="24"/>
              </w:rPr>
              <w:t>&lt;25</w:t>
            </w:r>
          </w:p>
          <w:p w14:paraId="36444138" w14:textId="77777777" w:rsidR="000C2DFD" w:rsidRPr="00191694" w:rsidRDefault="007D7D9F"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25-34</w:t>
            </w:r>
          </w:p>
          <w:p w14:paraId="7386DC01" w14:textId="77777777" w:rsidR="000C2DFD" w:rsidRPr="00191694" w:rsidRDefault="007D7D9F"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35-44</w:t>
            </w:r>
          </w:p>
          <w:p w14:paraId="17B30A54" w14:textId="77777777" w:rsidR="000C2DFD" w:rsidRPr="00191694" w:rsidRDefault="007D7D9F"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45-54</w:t>
            </w:r>
          </w:p>
          <w:p w14:paraId="4A9FE4A6" w14:textId="77777777" w:rsidR="000C2DFD" w:rsidRPr="00191694" w:rsidRDefault="007D7D9F"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≥55</w:t>
            </w:r>
          </w:p>
        </w:tc>
        <w:tc>
          <w:tcPr>
            <w:tcW w:w="3073" w:type="dxa"/>
            <w:gridSpan w:val="2"/>
            <w:shd w:val="clear" w:color="auto" w:fill="auto"/>
          </w:tcPr>
          <w:p w14:paraId="73138D9E" w14:textId="77777777" w:rsidR="000C2DFD" w:rsidRPr="00191694" w:rsidRDefault="000C2DFD" w:rsidP="009C51E0">
            <w:pPr>
              <w:spacing w:after="0" w:line="276" w:lineRule="auto"/>
              <w:rPr>
                <w:rFonts w:ascii="Times New Roman" w:hAnsi="Times New Roman" w:cs="Times New Roman"/>
                <w:sz w:val="24"/>
                <w:szCs w:val="24"/>
              </w:rPr>
            </w:pPr>
          </w:p>
          <w:p w14:paraId="502CD405"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6((17.1)</w:t>
            </w:r>
          </w:p>
          <w:p w14:paraId="62CE93C3"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9(25.7)</w:t>
            </w:r>
          </w:p>
          <w:p w14:paraId="2A0798C7"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6(17.1)</w:t>
            </w:r>
          </w:p>
          <w:p w14:paraId="007CC437"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6(17.1)</w:t>
            </w:r>
          </w:p>
          <w:p w14:paraId="4D80351E"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8(22.9)</w:t>
            </w:r>
          </w:p>
        </w:tc>
        <w:tc>
          <w:tcPr>
            <w:tcW w:w="3080" w:type="dxa"/>
            <w:gridSpan w:val="2"/>
            <w:shd w:val="clear" w:color="auto" w:fill="auto"/>
          </w:tcPr>
          <w:p w14:paraId="4A829026" w14:textId="77777777" w:rsidR="000C2DFD" w:rsidRPr="00191694" w:rsidRDefault="000C2DFD" w:rsidP="009C51E0">
            <w:pPr>
              <w:spacing w:after="0" w:line="276" w:lineRule="auto"/>
              <w:rPr>
                <w:rFonts w:ascii="Times New Roman" w:hAnsi="Times New Roman" w:cs="Times New Roman"/>
                <w:sz w:val="24"/>
                <w:szCs w:val="24"/>
              </w:rPr>
            </w:pPr>
          </w:p>
          <w:p w14:paraId="0DE0D55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 (0.</w:t>
            </w:r>
            <w:r w:rsidR="00FF06D2" w:rsidRPr="00191694">
              <w:rPr>
                <w:rFonts w:ascii="Times New Roman" w:hAnsi="Times New Roman" w:cs="Times New Roman"/>
                <w:sz w:val="24"/>
                <w:szCs w:val="24"/>
              </w:rPr>
              <w:t>0</w:t>
            </w:r>
            <w:r w:rsidRPr="00191694">
              <w:rPr>
                <w:rFonts w:ascii="Times New Roman" w:hAnsi="Times New Roman" w:cs="Times New Roman"/>
                <w:sz w:val="24"/>
                <w:szCs w:val="24"/>
              </w:rPr>
              <w:t>)</w:t>
            </w:r>
          </w:p>
          <w:p w14:paraId="0565A57B"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2(33.3)</w:t>
            </w:r>
          </w:p>
          <w:p w14:paraId="278A139C"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2(33.3)</w:t>
            </w:r>
          </w:p>
          <w:p w14:paraId="771F1CC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2(33.3)</w:t>
            </w:r>
          </w:p>
          <w:p w14:paraId="7FA05868"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0C2DFD" w:rsidRPr="00191694" w14:paraId="16DF98A1" w14:textId="77777777" w:rsidTr="00FF06D2">
        <w:trPr>
          <w:gridBefore w:val="1"/>
          <w:wBefore w:w="612" w:type="dxa"/>
        </w:trPr>
        <w:tc>
          <w:tcPr>
            <w:tcW w:w="3089" w:type="dxa"/>
            <w:gridSpan w:val="2"/>
            <w:shd w:val="clear" w:color="auto" w:fill="auto"/>
          </w:tcPr>
          <w:p w14:paraId="6F2B5E54"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Marital status</w:t>
            </w:r>
          </w:p>
          <w:p w14:paraId="6DCEA929"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Married</w:t>
            </w:r>
          </w:p>
          <w:p w14:paraId="2C3C726C"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Single</w:t>
            </w:r>
          </w:p>
          <w:p w14:paraId="25FE5BB3"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Separated</w:t>
            </w:r>
          </w:p>
        </w:tc>
        <w:tc>
          <w:tcPr>
            <w:tcW w:w="3073" w:type="dxa"/>
            <w:gridSpan w:val="2"/>
            <w:shd w:val="clear" w:color="auto" w:fill="auto"/>
          </w:tcPr>
          <w:p w14:paraId="2A1099ED" w14:textId="77777777" w:rsidR="000C2DFD" w:rsidRPr="00191694" w:rsidRDefault="000C2DFD" w:rsidP="009C51E0">
            <w:pPr>
              <w:spacing w:after="0" w:line="276" w:lineRule="auto"/>
              <w:rPr>
                <w:rFonts w:ascii="Times New Roman" w:hAnsi="Times New Roman" w:cs="Times New Roman"/>
                <w:sz w:val="24"/>
                <w:szCs w:val="24"/>
              </w:rPr>
            </w:pPr>
          </w:p>
          <w:p w14:paraId="59EDDFE7"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31(88.6</w:t>
            </w:r>
          </w:p>
          <w:p w14:paraId="15B393B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3(8.6)</w:t>
            </w:r>
          </w:p>
          <w:p w14:paraId="25366B1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1(2.9)</w:t>
            </w:r>
          </w:p>
        </w:tc>
        <w:tc>
          <w:tcPr>
            <w:tcW w:w="3080" w:type="dxa"/>
            <w:gridSpan w:val="2"/>
            <w:shd w:val="clear" w:color="auto" w:fill="auto"/>
          </w:tcPr>
          <w:p w14:paraId="33B6E6C9" w14:textId="77777777" w:rsidR="000C2DFD" w:rsidRPr="00191694" w:rsidRDefault="000C2DFD" w:rsidP="009C51E0">
            <w:pPr>
              <w:spacing w:after="0" w:line="276" w:lineRule="auto"/>
              <w:rPr>
                <w:rFonts w:ascii="Times New Roman" w:hAnsi="Times New Roman" w:cs="Times New Roman"/>
                <w:sz w:val="24"/>
                <w:szCs w:val="24"/>
              </w:rPr>
            </w:pPr>
          </w:p>
          <w:p w14:paraId="0AC084E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6(100)</w:t>
            </w:r>
          </w:p>
          <w:p w14:paraId="16B7BAF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p w14:paraId="218C1A74"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0C2DFD" w:rsidRPr="00191694" w14:paraId="138E03CD" w14:textId="77777777" w:rsidTr="00185301">
        <w:trPr>
          <w:gridBefore w:val="1"/>
          <w:wBefore w:w="612" w:type="dxa"/>
          <w:trHeight w:val="953"/>
        </w:trPr>
        <w:tc>
          <w:tcPr>
            <w:tcW w:w="3089" w:type="dxa"/>
            <w:gridSpan w:val="2"/>
            <w:shd w:val="clear" w:color="auto" w:fill="auto"/>
          </w:tcPr>
          <w:p w14:paraId="1AEF0CB7"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Formal education</w:t>
            </w:r>
          </w:p>
          <w:p w14:paraId="5FC7931C"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Yes</w:t>
            </w:r>
          </w:p>
          <w:p w14:paraId="06636FB8"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No</w:t>
            </w:r>
          </w:p>
          <w:p w14:paraId="2FC19174"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Missing</w:t>
            </w:r>
          </w:p>
        </w:tc>
        <w:tc>
          <w:tcPr>
            <w:tcW w:w="3073" w:type="dxa"/>
            <w:gridSpan w:val="2"/>
            <w:shd w:val="clear" w:color="auto" w:fill="auto"/>
          </w:tcPr>
          <w:p w14:paraId="2FF5DE0B" w14:textId="77777777" w:rsidR="000C2DFD" w:rsidRPr="00191694" w:rsidRDefault="000C2DFD" w:rsidP="009C51E0">
            <w:pPr>
              <w:spacing w:after="0" w:line="276" w:lineRule="auto"/>
              <w:rPr>
                <w:rFonts w:ascii="Times New Roman" w:hAnsi="Times New Roman" w:cs="Times New Roman"/>
                <w:sz w:val="24"/>
                <w:szCs w:val="24"/>
              </w:rPr>
            </w:pPr>
          </w:p>
          <w:p w14:paraId="065409BE"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26(74.3)</w:t>
            </w:r>
          </w:p>
          <w:p w14:paraId="610664E9"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5(14.3)</w:t>
            </w:r>
          </w:p>
          <w:p w14:paraId="4D5A22E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4(11</w:t>
            </w:r>
          </w:p>
        </w:tc>
        <w:tc>
          <w:tcPr>
            <w:tcW w:w="3080" w:type="dxa"/>
            <w:gridSpan w:val="2"/>
            <w:shd w:val="clear" w:color="auto" w:fill="auto"/>
          </w:tcPr>
          <w:p w14:paraId="15F9ACBF" w14:textId="77777777" w:rsidR="000C2DFD" w:rsidRPr="00191694" w:rsidRDefault="000C2DFD" w:rsidP="009C51E0">
            <w:pPr>
              <w:spacing w:after="0" w:line="276" w:lineRule="auto"/>
              <w:rPr>
                <w:rFonts w:ascii="Times New Roman" w:hAnsi="Times New Roman" w:cs="Times New Roman"/>
                <w:sz w:val="24"/>
                <w:szCs w:val="24"/>
              </w:rPr>
            </w:pPr>
          </w:p>
          <w:p w14:paraId="2664D10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6(100)</w:t>
            </w:r>
          </w:p>
          <w:p w14:paraId="04B4223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p w14:paraId="0D91203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0C2DFD" w:rsidRPr="00191694" w14:paraId="14B81C7B" w14:textId="77777777" w:rsidTr="00185301">
        <w:trPr>
          <w:gridBefore w:val="1"/>
          <w:wBefore w:w="612" w:type="dxa"/>
        </w:trPr>
        <w:tc>
          <w:tcPr>
            <w:tcW w:w="3089" w:type="dxa"/>
            <w:gridSpan w:val="2"/>
            <w:tcBorders>
              <w:bottom w:val="single" w:sz="4" w:space="0" w:color="auto"/>
            </w:tcBorders>
            <w:shd w:val="clear" w:color="auto" w:fill="auto"/>
          </w:tcPr>
          <w:p w14:paraId="4A3481D3"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Religion</w:t>
            </w:r>
          </w:p>
          <w:p w14:paraId="5B6557E3"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Christianity</w:t>
            </w:r>
          </w:p>
          <w:p w14:paraId="59E9904E"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Islam</w:t>
            </w:r>
          </w:p>
          <w:p w14:paraId="7051EF4D"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None</w:t>
            </w:r>
          </w:p>
        </w:tc>
        <w:tc>
          <w:tcPr>
            <w:tcW w:w="3073" w:type="dxa"/>
            <w:gridSpan w:val="2"/>
            <w:tcBorders>
              <w:bottom w:val="single" w:sz="4" w:space="0" w:color="auto"/>
            </w:tcBorders>
            <w:shd w:val="clear" w:color="auto" w:fill="auto"/>
          </w:tcPr>
          <w:p w14:paraId="12565D8D" w14:textId="77777777" w:rsidR="000C2DFD" w:rsidRPr="00191694" w:rsidRDefault="000C2DFD" w:rsidP="009C51E0">
            <w:pPr>
              <w:spacing w:after="0" w:line="276" w:lineRule="auto"/>
              <w:rPr>
                <w:rFonts w:ascii="Times New Roman" w:hAnsi="Times New Roman" w:cs="Times New Roman"/>
                <w:sz w:val="24"/>
                <w:szCs w:val="24"/>
              </w:rPr>
            </w:pPr>
          </w:p>
          <w:p w14:paraId="164FB860"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34(97.1)</w:t>
            </w:r>
          </w:p>
          <w:p w14:paraId="0B60FFA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0(00.0)</w:t>
            </w:r>
          </w:p>
          <w:p w14:paraId="233CC67F"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1(2.9)</w:t>
            </w:r>
          </w:p>
        </w:tc>
        <w:tc>
          <w:tcPr>
            <w:tcW w:w="3080" w:type="dxa"/>
            <w:gridSpan w:val="2"/>
            <w:tcBorders>
              <w:bottom w:val="single" w:sz="4" w:space="0" w:color="auto"/>
            </w:tcBorders>
            <w:shd w:val="clear" w:color="auto" w:fill="auto"/>
          </w:tcPr>
          <w:p w14:paraId="6D97B047" w14:textId="77777777" w:rsidR="000C2DFD" w:rsidRPr="00191694" w:rsidRDefault="000C2DFD" w:rsidP="009C51E0">
            <w:pPr>
              <w:spacing w:after="0" w:line="276" w:lineRule="auto"/>
              <w:rPr>
                <w:rFonts w:ascii="Times New Roman" w:hAnsi="Times New Roman" w:cs="Times New Roman"/>
                <w:sz w:val="24"/>
                <w:szCs w:val="24"/>
              </w:rPr>
            </w:pPr>
          </w:p>
          <w:p w14:paraId="6F529232"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6(100)</w:t>
            </w:r>
          </w:p>
          <w:p w14:paraId="4DBF727D"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 (0.0)</w:t>
            </w:r>
          </w:p>
          <w:p w14:paraId="4497F5A9"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 (0.0)</w:t>
            </w:r>
          </w:p>
        </w:tc>
      </w:tr>
      <w:bookmarkEnd w:id="139"/>
    </w:tbl>
    <w:p w14:paraId="7629441E" w14:textId="77777777" w:rsidR="000C2DFD" w:rsidRPr="00191694" w:rsidRDefault="000C2DFD" w:rsidP="009C51E0">
      <w:pPr>
        <w:spacing w:line="276" w:lineRule="auto"/>
        <w:rPr>
          <w:rFonts w:ascii="Times New Roman" w:hAnsi="Times New Roman" w:cs="Times New Roman"/>
          <w:sz w:val="24"/>
          <w:szCs w:val="24"/>
        </w:rPr>
      </w:pPr>
    </w:p>
    <w:p w14:paraId="28271DE6" w14:textId="77777777" w:rsidR="000C2DFD" w:rsidRPr="00191694" w:rsidRDefault="000C2DFD" w:rsidP="009C51E0">
      <w:pPr>
        <w:spacing w:line="276" w:lineRule="auto"/>
        <w:rPr>
          <w:rFonts w:ascii="Times New Roman" w:hAnsi="Times New Roman" w:cs="Times New Roman"/>
          <w:sz w:val="24"/>
          <w:szCs w:val="24"/>
        </w:rPr>
      </w:pPr>
    </w:p>
    <w:p w14:paraId="7FB2C2B6" w14:textId="77777777" w:rsidR="00E576FA" w:rsidRPr="00191694" w:rsidRDefault="00E576FA" w:rsidP="009C51E0">
      <w:pPr>
        <w:spacing w:line="276" w:lineRule="auto"/>
        <w:rPr>
          <w:rFonts w:ascii="Times New Roman" w:hAnsi="Times New Roman" w:cs="Times New Roman"/>
          <w:b/>
          <w:sz w:val="24"/>
          <w:szCs w:val="24"/>
        </w:rPr>
      </w:pPr>
    </w:p>
    <w:p w14:paraId="07E4CF3C" w14:textId="77777777" w:rsidR="000C2DFD" w:rsidRPr="00191694" w:rsidRDefault="00E576FA" w:rsidP="009C51E0">
      <w:pPr>
        <w:pStyle w:val="Heading3"/>
        <w:spacing w:line="276" w:lineRule="auto"/>
        <w:rPr>
          <w:rFonts w:ascii="Times New Roman" w:hAnsi="Times New Roman"/>
          <w:sz w:val="24"/>
          <w:szCs w:val="24"/>
        </w:rPr>
      </w:pPr>
      <w:bookmarkStart w:id="140" w:name="_Toc1135153"/>
      <w:r w:rsidRPr="00191694">
        <w:rPr>
          <w:rFonts w:ascii="Times New Roman" w:hAnsi="Times New Roman"/>
          <w:sz w:val="24"/>
          <w:szCs w:val="24"/>
        </w:rPr>
        <w:t xml:space="preserve">3.3.3. </w:t>
      </w:r>
      <w:r w:rsidR="000C2DFD" w:rsidRPr="00191694">
        <w:rPr>
          <w:rFonts w:ascii="Times New Roman" w:hAnsi="Times New Roman"/>
          <w:sz w:val="24"/>
          <w:szCs w:val="24"/>
        </w:rPr>
        <w:t>Clinical characteristics of Hepatitis B</w:t>
      </w:r>
      <w:r w:rsidR="00185301" w:rsidRPr="00191694">
        <w:rPr>
          <w:rFonts w:ascii="Times New Roman" w:hAnsi="Times New Roman"/>
          <w:sz w:val="24"/>
          <w:szCs w:val="24"/>
        </w:rPr>
        <w:t xml:space="preserve"> positive</w:t>
      </w:r>
      <w:r w:rsidR="000C2DFD" w:rsidRPr="00191694">
        <w:rPr>
          <w:rFonts w:ascii="Times New Roman" w:hAnsi="Times New Roman"/>
          <w:sz w:val="24"/>
          <w:szCs w:val="24"/>
        </w:rPr>
        <w:t xml:space="preserve"> (HBsAg)</w:t>
      </w:r>
      <w:r w:rsidR="00FB1E8F">
        <w:rPr>
          <w:rFonts w:ascii="Times New Roman" w:hAnsi="Times New Roman"/>
          <w:sz w:val="24"/>
          <w:szCs w:val="24"/>
        </w:rPr>
        <w:t xml:space="preserve"> </w:t>
      </w:r>
      <w:r w:rsidR="000C2DFD" w:rsidRPr="00191694">
        <w:rPr>
          <w:rFonts w:ascii="Times New Roman" w:hAnsi="Times New Roman"/>
          <w:sz w:val="24"/>
          <w:szCs w:val="24"/>
        </w:rPr>
        <w:t>cases</w:t>
      </w:r>
      <w:bookmarkEnd w:id="140"/>
    </w:p>
    <w:p w14:paraId="6FEEE1DF" w14:textId="77777777" w:rsidR="00185301" w:rsidRPr="00191694" w:rsidRDefault="00DE0EBD" w:rsidP="009C51E0">
      <w:pPr>
        <w:spacing w:line="276" w:lineRule="auto"/>
        <w:rPr>
          <w:rFonts w:ascii="Times New Roman" w:hAnsi="Times New Roman" w:cs="Times New Roman"/>
          <w:sz w:val="24"/>
          <w:szCs w:val="24"/>
        </w:rPr>
      </w:pPr>
      <w:r>
        <w:rPr>
          <w:rFonts w:ascii="Times New Roman" w:hAnsi="Times New Roman" w:cs="Times New Roman"/>
          <w:sz w:val="24"/>
          <w:szCs w:val="24"/>
        </w:rPr>
        <w:t>In the previous six months before the survey the number of h</w:t>
      </w:r>
      <w:r w:rsidR="000C2DFD" w:rsidRPr="00191694">
        <w:rPr>
          <w:rFonts w:ascii="Times New Roman" w:hAnsi="Times New Roman" w:cs="Times New Roman"/>
          <w:sz w:val="24"/>
          <w:szCs w:val="24"/>
        </w:rPr>
        <w:t xml:space="preserve">epatitis </w:t>
      </w:r>
      <w:r w:rsidR="00BD48BD">
        <w:rPr>
          <w:rFonts w:ascii="Times New Roman" w:hAnsi="Times New Roman" w:cs="Times New Roman"/>
          <w:sz w:val="24"/>
          <w:szCs w:val="24"/>
        </w:rPr>
        <w:t xml:space="preserve">B </w:t>
      </w:r>
      <w:r w:rsidR="000C2DFD" w:rsidRPr="00191694">
        <w:rPr>
          <w:rFonts w:ascii="Times New Roman" w:hAnsi="Times New Roman" w:cs="Times New Roman"/>
          <w:sz w:val="24"/>
          <w:szCs w:val="24"/>
        </w:rPr>
        <w:t xml:space="preserve">positive cases from Baringo </w:t>
      </w:r>
      <w:r>
        <w:rPr>
          <w:rFonts w:ascii="Times New Roman" w:hAnsi="Times New Roman" w:cs="Times New Roman"/>
          <w:sz w:val="24"/>
          <w:szCs w:val="24"/>
        </w:rPr>
        <w:t xml:space="preserve">who reported to have </w:t>
      </w:r>
      <w:r w:rsidR="000C2DFD" w:rsidRPr="00191694">
        <w:rPr>
          <w:rFonts w:ascii="Times New Roman" w:hAnsi="Times New Roman" w:cs="Times New Roman"/>
          <w:sz w:val="24"/>
          <w:szCs w:val="24"/>
        </w:rPr>
        <w:t xml:space="preserve">had jaundice </w:t>
      </w:r>
      <w:r>
        <w:rPr>
          <w:rFonts w:ascii="Times New Roman" w:hAnsi="Times New Roman" w:cs="Times New Roman"/>
          <w:sz w:val="24"/>
          <w:szCs w:val="24"/>
        </w:rPr>
        <w:t xml:space="preserve">was </w:t>
      </w:r>
      <w:r w:rsidR="000C2DFD" w:rsidRPr="00191694">
        <w:rPr>
          <w:rFonts w:ascii="Times New Roman" w:hAnsi="Times New Roman" w:cs="Times New Roman"/>
          <w:sz w:val="24"/>
          <w:szCs w:val="24"/>
        </w:rPr>
        <w:t>4</w:t>
      </w:r>
      <w:ins w:id="141" w:author="Maurice Owiny" w:date="2019-02-18T17:49:00Z">
        <w:r>
          <w:rPr>
            <w:rFonts w:ascii="Times New Roman" w:hAnsi="Times New Roman" w:cs="Times New Roman"/>
            <w:sz w:val="24"/>
            <w:szCs w:val="24"/>
          </w:rPr>
          <w:t xml:space="preserve"> </w:t>
        </w:r>
      </w:ins>
      <w:r w:rsidR="000C2DFD" w:rsidRPr="00191694">
        <w:rPr>
          <w:rFonts w:ascii="Times New Roman" w:hAnsi="Times New Roman" w:cs="Times New Roman"/>
          <w:sz w:val="24"/>
          <w:szCs w:val="24"/>
        </w:rPr>
        <w:t xml:space="preserve">(11.4%) and </w:t>
      </w:r>
      <w:r>
        <w:rPr>
          <w:rFonts w:ascii="Times New Roman" w:hAnsi="Times New Roman" w:cs="Times New Roman"/>
          <w:sz w:val="24"/>
          <w:szCs w:val="24"/>
        </w:rPr>
        <w:t xml:space="preserve">those who reported to have had </w:t>
      </w:r>
      <w:r w:rsidR="000C2DFD" w:rsidRPr="00191694">
        <w:rPr>
          <w:rFonts w:ascii="Times New Roman" w:hAnsi="Times New Roman" w:cs="Times New Roman"/>
          <w:sz w:val="24"/>
          <w:szCs w:val="24"/>
        </w:rPr>
        <w:t xml:space="preserve">dark urine </w:t>
      </w:r>
      <w:r>
        <w:rPr>
          <w:rFonts w:ascii="Times New Roman" w:hAnsi="Times New Roman" w:cs="Times New Roman"/>
          <w:sz w:val="24"/>
          <w:szCs w:val="24"/>
        </w:rPr>
        <w:t xml:space="preserve">were </w:t>
      </w:r>
      <w:r w:rsidR="000C2DFD" w:rsidRPr="00191694">
        <w:rPr>
          <w:rFonts w:ascii="Times New Roman" w:hAnsi="Times New Roman" w:cs="Times New Roman"/>
          <w:sz w:val="24"/>
          <w:szCs w:val="24"/>
        </w:rPr>
        <w:t>9</w:t>
      </w:r>
      <w:ins w:id="142" w:author="Maurice Owiny" w:date="2019-02-18T17:49:00Z">
        <w:r>
          <w:rPr>
            <w:rFonts w:ascii="Times New Roman" w:hAnsi="Times New Roman" w:cs="Times New Roman"/>
            <w:sz w:val="24"/>
            <w:szCs w:val="24"/>
          </w:rPr>
          <w:t xml:space="preserve"> </w:t>
        </w:r>
      </w:ins>
      <w:r w:rsidR="000C2DFD" w:rsidRPr="00191694">
        <w:rPr>
          <w:rFonts w:ascii="Times New Roman" w:hAnsi="Times New Roman" w:cs="Times New Roman"/>
          <w:sz w:val="24"/>
          <w:szCs w:val="24"/>
        </w:rPr>
        <w:t>(25.7%)</w:t>
      </w:r>
      <w:r>
        <w:rPr>
          <w:rFonts w:ascii="Times New Roman" w:hAnsi="Times New Roman" w:cs="Times New Roman"/>
          <w:sz w:val="24"/>
          <w:szCs w:val="24"/>
        </w:rPr>
        <w:t xml:space="preserve">. </w:t>
      </w:r>
      <w:commentRangeStart w:id="143"/>
      <w:r>
        <w:rPr>
          <w:rFonts w:ascii="Times New Roman" w:hAnsi="Times New Roman" w:cs="Times New Roman"/>
          <w:sz w:val="24"/>
          <w:szCs w:val="24"/>
        </w:rPr>
        <w:t>w</w:t>
      </w:r>
      <w:r w:rsidR="000C2DFD" w:rsidRPr="00191694">
        <w:rPr>
          <w:rFonts w:ascii="Times New Roman" w:hAnsi="Times New Roman" w:cs="Times New Roman"/>
          <w:sz w:val="24"/>
          <w:szCs w:val="24"/>
        </w:rPr>
        <w:t xml:space="preserve">hile Elgeyo-Marakwet had none. </w:t>
      </w:r>
      <w:commentRangeEnd w:id="143"/>
      <w:r>
        <w:rPr>
          <w:rStyle w:val="CommentReference"/>
        </w:rPr>
        <w:commentReference w:id="143"/>
      </w:r>
      <w:r w:rsidR="000C2DFD" w:rsidRPr="00191694">
        <w:rPr>
          <w:rFonts w:ascii="Times New Roman" w:hAnsi="Times New Roman" w:cs="Times New Roman"/>
          <w:sz w:val="24"/>
          <w:szCs w:val="24"/>
        </w:rPr>
        <w:t>All 6(17.1%) who knew their Hepatitis B status before the survey were from Baringo. Of the cases only 4(11.4%) from Baringo were on treatment while none was on treatment from Elgeyo-Marakwet. None of the Hepatitis B positive cases were HIV positive.</w:t>
      </w:r>
    </w:p>
    <w:p w14:paraId="3A5C273E" w14:textId="77777777" w:rsidR="00185301" w:rsidRPr="00191694" w:rsidRDefault="00185301" w:rsidP="009C51E0">
      <w:pPr>
        <w:spacing w:line="276" w:lineRule="auto"/>
        <w:rPr>
          <w:rFonts w:ascii="Times New Roman" w:hAnsi="Times New Roman" w:cs="Times New Roman"/>
          <w:sz w:val="24"/>
          <w:szCs w:val="24"/>
        </w:rPr>
      </w:pPr>
      <w:bookmarkStart w:id="144" w:name="_Hlk1110675"/>
      <w:r w:rsidRPr="00191694">
        <w:rPr>
          <w:rFonts w:ascii="Times New Roman" w:hAnsi="Times New Roman" w:cs="Times New Roman"/>
          <w:sz w:val="24"/>
          <w:szCs w:val="24"/>
        </w:rPr>
        <w:t>Table: Clinical characteristics of Hepatitis B positive (HBsAg) cases in the general population in Baringo and Elgeyo-Marakwet Counties, Kenya, 2019.</w:t>
      </w:r>
    </w:p>
    <w:tbl>
      <w:tblPr>
        <w:tblStyle w:val="TableGrid"/>
        <w:tblW w:w="9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2504"/>
        <w:gridCol w:w="612"/>
        <w:gridCol w:w="2505"/>
        <w:gridCol w:w="612"/>
        <w:gridCol w:w="2505"/>
        <w:gridCol w:w="612"/>
      </w:tblGrid>
      <w:tr w:rsidR="00B43CB0" w:rsidRPr="00191694" w14:paraId="4F6A09D4" w14:textId="77777777" w:rsidTr="00E73756">
        <w:trPr>
          <w:gridAfter w:val="1"/>
          <w:wAfter w:w="612" w:type="dxa"/>
        </w:trPr>
        <w:tc>
          <w:tcPr>
            <w:tcW w:w="3116" w:type="dxa"/>
            <w:gridSpan w:val="2"/>
            <w:tcBorders>
              <w:top w:val="single" w:sz="4" w:space="0" w:color="auto"/>
              <w:bottom w:val="single" w:sz="4" w:space="0" w:color="auto"/>
            </w:tcBorders>
          </w:tcPr>
          <w:bookmarkEnd w:id="144"/>
          <w:p w14:paraId="7C5A397B" w14:textId="77777777" w:rsidR="00B43CB0" w:rsidRPr="00191694" w:rsidRDefault="00B43CB0"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Characteristic</w:t>
            </w:r>
          </w:p>
        </w:tc>
        <w:tc>
          <w:tcPr>
            <w:tcW w:w="3117" w:type="dxa"/>
            <w:gridSpan w:val="2"/>
            <w:tcBorders>
              <w:top w:val="single" w:sz="4" w:space="0" w:color="auto"/>
              <w:bottom w:val="single" w:sz="4" w:space="0" w:color="auto"/>
            </w:tcBorders>
          </w:tcPr>
          <w:p w14:paraId="2C5C1A39" w14:textId="77777777" w:rsidR="00B43CB0" w:rsidRPr="00191694" w:rsidRDefault="00B43CB0" w:rsidP="009C51E0">
            <w:pPr>
              <w:spacing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Baringo (n=35)</w:t>
            </w:r>
          </w:p>
          <w:p w14:paraId="6466BDF8" w14:textId="77777777" w:rsidR="00B43CB0" w:rsidRPr="00191694" w:rsidRDefault="00B43CB0" w:rsidP="009C51E0">
            <w:pPr>
              <w:spacing w:line="276" w:lineRule="auto"/>
              <w:rPr>
                <w:rFonts w:ascii="Times New Roman" w:hAnsi="Times New Roman" w:cs="Times New Roman"/>
                <w:b/>
                <w:sz w:val="24"/>
                <w:szCs w:val="24"/>
              </w:rPr>
            </w:pPr>
            <w:r w:rsidRPr="00191694">
              <w:rPr>
                <w:rFonts w:ascii="Times New Roman" w:eastAsia="Calibri" w:hAnsi="Times New Roman" w:cs="Times New Roman"/>
                <w:b/>
                <w:sz w:val="24"/>
                <w:szCs w:val="24"/>
              </w:rPr>
              <w:t>Frequency (%)</w:t>
            </w:r>
          </w:p>
        </w:tc>
        <w:tc>
          <w:tcPr>
            <w:tcW w:w="3117" w:type="dxa"/>
            <w:gridSpan w:val="2"/>
            <w:tcBorders>
              <w:top w:val="single" w:sz="4" w:space="0" w:color="auto"/>
              <w:bottom w:val="single" w:sz="4" w:space="0" w:color="auto"/>
            </w:tcBorders>
          </w:tcPr>
          <w:p w14:paraId="5492B4F3" w14:textId="77777777" w:rsidR="00B43CB0" w:rsidRPr="00191694" w:rsidRDefault="00185301" w:rsidP="009C51E0">
            <w:pPr>
              <w:spacing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 xml:space="preserve">     </w:t>
            </w:r>
            <w:r w:rsidR="00B43CB0" w:rsidRPr="00191694">
              <w:rPr>
                <w:rFonts w:ascii="Times New Roman" w:eastAsia="Calibri" w:hAnsi="Times New Roman" w:cs="Times New Roman"/>
                <w:b/>
                <w:sz w:val="24"/>
                <w:szCs w:val="24"/>
              </w:rPr>
              <w:t>Elgeyo Marakwet (n=6)</w:t>
            </w:r>
          </w:p>
          <w:p w14:paraId="1B34B0A9" w14:textId="77777777" w:rsidR="00B43CB0" w:rsidRPr="00191694" w:rsidRDefault="00B43CB0" w:rsidP="009C51E0">
            <w:pPr>
              <w:spacing w:line="276" w:lineRule="auto"/>
              <w:rPr>
                <w:rFonts w:ascii="Times New Roman" w:hAnsi="Times New Roman" w:cs="Times New Roman"/>
                <w:b/>
                <w:sz w:val="24"/>
                <w:szCs w:val="24"/>
              </w:rPr>
            </w:pPr>
            <w:r w:rsidRPr="00191694">
              <w:rPr>
                <w:rFonts w:ascii="Times New Roman" w:eastAsia="Calibri" w:hAnsi="Times New Roman" w:cs="Times New Roman"/>
                <w:b/>
                <w:sz w:val="24"/>
                <w:szCs w:val="24"/>
              </w:rPr>
              <w:t xml:space="preserve"> </w:t>
            </w:r>
            <w:r w:rsidR="00E73756" w:rsidRPr="00191694">
              <w:rPr>
                <w:rFonts w:ascii="Times New Roman" w:eastAsia="Calibri" w:hAnsi="Times New Roman" w:cs="Times New Roman"/>
                <w:b/>
                <w:sz w:val="24"/>
                <w:szCs w:val="24"/>
              </w:rPr>
              <w:t xml:space="preserve">           </w:t>
            </w:r>
            <w:r w:rsidRPr="00191694">
              <w:rPr>
                <w:rFonts w:ascii="Times New Roman" w:eastAsia="Calibri" w:hAnsi="Times New Roman" w:cs="Times New Roman"/>
                <w:b/>
                <w:sz w:val="24"/>
                <w:szCs w:val="24"/>
              </w:rPr>
              <w:t>Frequency (%)</w:t>
            </w:r>
          </w:p>
        </w:tc>
      </w:tr>
      <w:tr w:rsidR="00B43CB0" w:rsidRPr="00191694" w14:paraId="587F6C30" w14:textId="77777777" w:rsidTr="00E73756">
        <w:trPr>
          <w:gridAfter w:val="1"/>
          <w:wAfter w:w="612" w:type="dxa"/>
        </w:trPr>
        <w:tc>
          <w:tcPr>
            <w:tcW w:w="3116" w:type="dxa"/>
            <w:gridSpan w:val="2"/>
            <w:tcBorders>
              <w:top w:val="single" w:sz="4" w:space="0" w:color="auto"/>
            </w:tcBorders>
          </w:tcPr>
          <w:p w14:paraId="3207D9F7" w14:textId="77777777" w:rsidR="00B43CB0" w:rsidRPr="00191694" w:rsidRDefault="00E73756"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     </w:t>
            </w:r>
            <w:r w:rsidR="00B43CB0" w:rsidRPr="00191694">
              <w:rPr>
                <w:rFonts w:ascii="Times New Roman" w:hAnsi="Times New Roman" w:cs="Times New Roman"/>
                <w:b/>
                <w:sz w:val="24"/>
                <w:szCs w:val="24"/>
              </w:rPr>
              <w:t>Signs and symptoms</w:t>
            </w:r>
          </w:p>
        </w:tc>
        <w:tc>
          <w:tcPr>
            <w:tcW w:w="3117" w:type="dxa"/>
            <w:gridSpan w:val="2"/>
            <w:tcBorders>
              <w:top w:val="single" w:sz="4" w:space="0" w:color="auto"/>
            </w:tcBorders>
          </w:tcPr>
          <w:p w14:paraId="7241AB4C" w14:textId="77777777" w:rsidR="00B43CB0" w:rsidRPr="00191694" w:rsidRDefault="00B43CB0" w:rsidP="009C51E0">
            <w:pPr>
              <w:spacing w:line="276" w:lineRule="auto"/>
              <w:rPr>
                <w:rFonts w:ascii="Times New Roman" w:hAnsi="Times New Roman" w:cs="Times New Roman"/>
                <w:sz w:val="24"/>
                <w:szCs w:val="24"/>
              </w:rPr>
            </w:pPr>
          </w:p>
        </w:tc>
        <w:tc>
          <w:tcPr>
            <w:tcW w:w="3117" w:type="dxa"/>
            <w:gridSpan w:val="2"/>
            <w:tcBorders>
              <w:top w:val="single" w:sz="4" w:space="0" w:color="auto"/>
            </w:tcBorders>
          </w:tcPr>
          <w:p w14:paraId="5C558941" w14:textId="77777777" w:rsidR="00B43CB0" w:rsidRPr="00191694" w:rsidRDefault="00B43CB0" w:rsidP="009C51E0">
            <w:pPr>
              <w:spacing w:line="276" w:lineRule="auto"/>
              <w:rPr>
                <w:rFonts w:ascii="Times New Roman" w:hAnsi="Times New Roman" w:cs="Times New Roman"/>
                <w:sz w:val="24"/>
                <w:szCs w:val="24"/>
              </w:rPr>
            </w:pPr>
          </w:p>
        </w:tc>
      </w:tr>
      <w:tr w:rsidR="00B43CB0" w:rsidRPr="00191694" w14:paraId="36F220E4" w14:textId="77777777" w:rsidTr="00E73756">
        <w:trPr>
          <w:gridBefore w:val="1"/>
          <w:wBefore w:w="612" w:type="dxa"/>
        </w:trPr>
        <w:tc>
          <w:tcPr>
            <w:tcW w:w="3116" w:type="dxa"/>
            <w:gridSpan w:val="2"/>
          </w:tcPr>
          <w:p w14:paraId="2B6644A8"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Fever</w:t>
            </w:r>
          </w:p>
        </w:tc>
        <w:tc>
          <w:tcPr>
            <w:tcW w:w="3117" w:type="dxa"/>
            <w:gridSpan w:val="2"/>
          </w:tcPr>
          <w:p w14:paraId="0D64A4FF"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5(14.3)</w:t>
            </w:r>
          </w:p>
        </w:tc>
        <w:tc>
          <w:tcPr>
            <w:tcW w:w="3117" w:type="dxa"/>
            <w:gridSpan w:val="2"/>
          </w:tcPr>
          <w:p w14:paraId="691A7472"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38AE61ED" w14:textId="77777777" w:rsidTr="00E73756">
        <w:trPr>
          <w:gridBefore w:val="1"/>
          <w:wBefore w:w="612" w:type="dxa"/>
        </w:trPr>
        <w:tc>
          <w:tcPr>
            <w:tcW w:w="3116" w:type="dxa"/>
            <w:gridSpan w:val="2"/>
          </w:tcPr>
          <w:p w14:paraId="01E49EC0"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Fatigue</w:t>
            </w:r>
          </w:p>
        </w:tc>
        <w:tc>
          <w:tcPr>
            <w:tcW w:w="3117" w:type="dxa"/>
            <w:gridSpan w:val="2"/>
          </w:tcPr>
          <w:p w14:paraId="3AAAF003"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5(14.3</w:t>
            </w:r>
          </w:p>
        </w:tc>
        <w:tc>
          <w:tcPr>
            <w:tcW w:w="3117" w:type="dxa"/>
            <w:gridSpan w:val="2"/>
          </w:tcPr>
          <w:p w14:paraId="4AC668C6"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1(16.7</w:t>
            </w:r>
            <w:r w:rsidR="00185301" w:rsidRPr="00191694">
              <w:rPr>
                <w:rFonts w:ascii="Times New Roman" w:hAnsi="Times New Roman" w:cs="Times New Roman"/>
                <w:sz w:val="24"/>
                <w:szCs w:val="24"/>
              </w:rPr>
              <w:t>)</w:t>
            </w:r>
          </w:p>
        </w:tc>
      </w:tr>
      <w:tr w:rsidR="00B43CB0" w:rsidRPr="00191694" w14:paraId="120E5DCB" w14:textId="77777777" w:rsidTr="00E73756">
        <w:trPr>
          <w:gridBefore w:val="1"/>
          <w:wBefore w:w="612" w:type="dxa"/>
        </w:trPr>
        <w:tc>
          <w:tcPr>
            <w:tcW w:w="3116" w:type="dxa"/>
            <w:gridSpan w:val="2"/>
          </w:tcPr>
          <w:p w14:paraId="14EF8D74"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Loss of appetite</w:t>
            </w:r>
          </w:p>
        </w:tc>
        <w:tc>
          <w:tcPr>
            <w:tcW w:w="3117" w:type="dxa"/>
            <w:gridSpan w:val="2"/>
          </w:tcPr>
          <w:p w14:paraId="45125223"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4(11.4)</w:t>
            </w:r>
          </w:p>
        </w:tc>
        <w:tc>
          <w:tcPr>
            <w:tcW w:w="3117" w:type="dxa"/>
            <w:gridSpan w:val="2"/>
          </w:tcPr>
          <w:p w14:paraId="6AE5EEFD"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23625CF0" w14:textId="77777777" w:rsidTr="00E73756">
        <w:trPr>
          <w:gridBefore w:val="1"/>
          <w:wBefore w:w="612" w:type="dxa"/>
        </w:trPr>
        <w:tc>
          <w:tcPr>
            <w:tcW w:w="3116" w:type="dxa"/>
            <w:gridSpan w:val="2"/>
          </w:tcPr>
          <w:p w14:paraId="4C30EE37"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Nausea</w:t>
            </w:r>
          </w:p>
        </w:tc>
        <w:tc>
          <w:tcPr>
            <w:tcW w:w="3117" w:type="dxa"/>
            <w:gridSpan w:val="2"/>
          </w:tcPr>
          <w:p w14:paraId="0C2F9A09"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4(11.4)</w:t>
            </w:r>
          </w:p>
        </w:tc>
        <w:tc>
          <w:tcPr>
            <w:tcW w:w="3117" w:type="dxa"/>
            <w:gridSpan w:val="2"/>
          </w:tcPr>
          <w:p w14:paraId="19350DE2"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6402DAEE" w14:textId="77777777" w:rsidTr="00E73756">
        <w:trPr>
          <w:gridBefore w:val="1"/>
          <w:wBefore w:w="612" w:type="dxa"/>
        </w:trPr>
        <w:tc>
          <w:tcPr>
            <w:tcW w:w="3116" w:type="dxa"/>
            <w:gridSpan w:val="2"/>
          </w:tcPr>
          <w:p w14:paraId="0F9421C2"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Abdominal pains</w:t>
            </w:r>
          </w:p>
        </w:tc>
        <w:tc>
          <w:tcPr>
            <w:tcW w:w="3117" w:type="dxa"/>
            <w:gridSpan w:val="2"/>
          </w:tcPr>
          <w:p w14:paraId="40DFB64A"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14(40)</w:t>
            </w:r>
          </w:p>
        </w:tc>
        <w:tc>
          <w:tcPr>
            <w:tcW w:w="3117" w:type="dxa"/>
            <w:gridSpan w:val="2"/>
          </w:tcPr>
          <w:p w14:paraId="6161122B"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4824780C" w14:textId="77777777" w:rsidTr="00E73756">
        <w:trPr>
          <w:gridBefore w:val="1"/>
          <w:wBefore w:w="612" w:type="dxa"/>
        </w:trPr>
        <w:tc>
          <w:tcPr>
            <w:tcW w:w="3116" w:type="dxa"/>
            <w:gridSpan w:val="2"/>
          </w:tcPr>
          <w:p w14:paraId="5C95B819"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Joint pains</w:t>
            </w:r>
          </w:p>
        </w:tc>
        <w:tc>
          <w:tcPr>
            <w:tcW w:w="3117" w:type="dxa"/>
            <w:gridSpan w:val="2"/>
          </w:tcPr>
          <w:p w14:paraId="76C4768A"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14(40)</w:t>
            </w:r>
          </w:p>
        </w:tc>
        <w:tc>
          <w:tcPr>
            <w:tcW w:w="3117" w:type="dxa"/>
            <w:gridSpan w:val="2"/>
          </w:tcPr>
          <w:p w14:paraId="6A0475B4"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1(16.7)</w:t>
            </w:r>
          </w:p>
        </w:tc>
      </w:tr>
      <w:tr w:rsidR="00B43CB0" w:rsidRPr="00191694" w14:paraId="3112F23F" w14:textId="77777777" w:rsidTr="00E73756">
        <w:trPr>
          <w:gridBefore w:val="1"/>
          <w:wBefore w:w="612" w:type="dxa"/>
        </w:trPr>
        <w:tc>
          <w:tcPr>
            <w:tcW w:w="3116" w:type="dxa"/>
            <w:gridSpan w:val="2"/>
          </w:tcPr>
          <w:p w14:paraId="3A1E2F4A"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Dark urine</w:t>
            </w:r>
          </w:p>
        </w:tc>
        <w:tc>
          <w:tcPr>
            <w:tcW w:w="3117" w:type="dxa"/>
            <w:gridSpan w:val="2"/>
          </w:tcPr>
          <w:p w14:paraId="3308F5F0"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9(25.7)</w:t>
            </w:r>
          </w:p>
        </w:tc>
        <w:tc>
          <w:tcPr>
            <w:tcW w:w="3117" w:type="dxa"/>
            <w:gridSpan w:val="2"/>
          </w:tcPr>
          <w:p w14:paraId="79CFB9AC"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6239E918" w14:textId="77777777" w:rsidTr="00E73756">
        <w:trPr>
          <w:gridBefore w:val="1"/>
          <w:wBefore w:w="612" w:type="dxa"/>
        </w:trPr>
        <w:tc>
          <w:tcPr>
            <w:tcW w:w="3116" w:type="dxa"/>
            <w:gridSpan w:val="2"/>
          </w:tcPr>
          <w:p w14:paraId="3EE430FB"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Grey coloured stool</w:t>
            </w:r>
          </w:p>
        </w:tc>
        <w:tc>
          <w:tcPr>
            <w:tcW w:w="3117" w:type="dxa"/>
            <w:gridSpan w:val="2"/>
          </w:tcPr>
          <w:p w14:paraId="5337DBB5"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1(2.9)</w:t>
            </w:r>
          </w:p>
        </w:tc>
        <w:tc>
          <w:tcPr>
            <w:tcW w:w="3117" w:type="dxa"/>
            <w:gridSpan w:val="2"/>
          </w:tcPr>
          <w:p w14:paraId="20F49662"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6CDE2082" w14:textId="77777777" w:rsidTr="00E73756">
        <w:trPr>
          <w:gridBefore w:val="1"/>
          <w:wBefore w:w="612" w:type="dxa"/>
        </w:trPr>
        <w:tc>
          <w:tcPr>
            <w:tcW w:w="3116" w:type="dxa"/>
            <w:gridSpan w:val="2"/>
          </w:tcPr>
          <w:p w14:paraId="62B02019"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Jaundice</w:t>
            </w:r>
          </w:p>
        </w:tc>
        <w:tc>
          <w:tcPr>
            <w:tcW w:w="3117" w:type="dxa"/>
            <w:gridSpan w:val="2"/>
          </w:tcPr>
          <w:p w14:paraId="19CC4BE1"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4(11.4)</w:t>
            </w:r>
          </w:p>
        </w:tc>
        <w:tc>
          <w:tcPr>
            <w:tcW w:w="3117" w:type="dxa"/>
            <w:gridSpan w:val="2"/>
          </w:tcPr>
          <w:p w14:paraId="4D87C6B0"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5368A843" w14:textId="77777777" w:rsidTr="00E73756">
        <w:trPr>
          <w:gridBefore w:val="1"/>
          <w:wBefore w:w="612" w:type="dxa"/>
        </w:trPr>
        <w:tc>
          <w:tcPr>
            <w:tcW w:w="3116" w:type="dxa"/>
            <w:gridSpan w:val="2"/>
          </w:tcPr>
          <w:p w14:paraId="2091FB83" w14:textId="77777777" w:rsidR="00B43CB0" w:rsidRPr="00191694" w:rsidRDefault="00B43CB0" w:rsidP="009C51E0">
            <w:pPr>
              <w:spacing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Knew their Hepatitis B status before survey</w:t>
            </w:r>
          </w:p>
        </w:tc>
        <w:tc>
          <w:tcPr>
            <w:tcW w:w="3117" w:type="dxa"/>
            <w:gridSpan w:val="2"/>
          </w:tcPr>
          <w:p w14:paraId="1B6A93CE" w14:textId="77777777" w:rsidR="00B43CB0" w:rsidRPr="00191694" w:rsidRDefault="00B43CB0" w:rsidP="009C51E0">
            <w:pPr>
              <w:spacing w:line="276" w:lineRule="auto"/>
              <w:rPr>
                <w:rFonts w:ascii="Times New Roman" w:hAnsi="Times New Roman" w:cs="Times New Roman"/>
                <w:sz w:val="24"/>
                <w:szCs w:val="24"/>
              </w:rPr>
            </w:pPr>
          </w:p>
        </w:tc>
        <w:tc>
          <w:tcPr>
            <w:tcW w:w="3117" w:type="dxa"/>
            <w:gridSpan w:val="2"/>
          </w:tcPr>
          <w:p w14:paraId="62B4F6B0" w14:textId="77777777" w:rsidR="00B43CB0" w:rsidRPr="00191694" w:rsidRDefault="00B43CB0" w:rsidP="009C51E0">
            <w:pPr>
              <w:spacing w:line="276" w:lineRule="auto"/>
              <w:rPr>
                <w:rFonts w:ascii="Times New Roman" w:hAnsi="Times New Roman" w:cs="Times New Roman"/>
                <w:sz w:val="24"/>
                <w:szCs w:val="24"/>
              </w:rPr>
            </w:pPr>
          </w:p>
        </w:tc>
      </w:tr>
      <w:tr w:rsidR="00B43CB0" w:rsidRPr="00191694" w14:paraId="04653E4B" w14:textId="77777777" w:rsidTr="00E73756">
        <w:trPr>
          <w:gridBefore w:val="1"/>
          <w:wBefore w:w="612" w:type="dxa"/>
        </w:trPr>
        <w:tc>
          <w:tcPr>
            <w:tcW w:w="3116" w:type="dxa"/>
            <w:gridSpan w:val="2"/>
          </w:tcPr>
          <w:p w14:paraId="710BE283"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3117" w:type="dxa"/>
            <w:gridSpan w:val="2"/>
          </w:tcPr>
          <w:p w14:paraId="6FFDA310"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6(17.1)</w:t>
            </w:r>
          </w:p>
        </w:tc>
        <w:tc>
          <w:tcPr>
            <w:tcW w:w="3117" w:type="dxa"/>
            <w:gridSpan w:val="2"/>
          </w:tcPr>
          <w:p w14:paraId="7065972B"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423A06A7" w14:textId="77777777" w:rsidTr="00E73756">
        <w:trPr>
          <w:gridBefore w:val="1"/>
          <w:wBefore w:w="612" w:type="dxa"/>
        </w:trPr>
        <w:tc>
          <w:tcPr>
            <w:tcW w:w="3116" w:type="dxa"/>
            <w:gridSpan w:val="2"/>
          </w:tcPr>
          <w:p w14:paraId="3B13657D" w14:textId="77777777" w:rsidR="00E73756" w:rsidRPr="00191694" w:rsidRDefault="00B43CB0"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HIV status</w:t>
            </w:r>
          </w:p>
        </w:tc>
        <w:tc>
          <w:tcPr>
            <w:tcW w:w="3117" w:type="dxa"/>
            <w:gridSpan w:val="2"/>
          </w:tcPr>
          <w:p w14:paraId="7229469F" w14:textId="77777777" w:rsidR="00B43CB0" w:rsidRPr="00191694" w:rsidRDefault="00B43CB0" w:rsidP="009C51E0">
            <w:pPr>
              <w:spacing w:line="276" w:lineRule="auto"/>
              <w:rPr>
                <w:rFonts w:ascii="Times New Roman" w:hAnsi="Times New Roman" w:cs="Times New Roman"/>
                <w:sz w:val="24"/>
                <w:szCs w:val="24"/>
              </w:rPr>
            </w:pPr>
          </w:p>
        </w:tc>
        <w:tc>
          <w:tcPr>
            <w:tcW w:w="3117" w:type="dxa"/>
            <w:gridSpan w:val="2"/>
          </w:tcPr>
          <w:p w14:paraId="34873647" w14:textId="77777777" w:rsidR="00B43CB0" w:rsidRPr="00191694" w:rsidRDefault="00B43CB0" w:rsidP="009C51E0">
            <w:pPr>
              <w:spacing w:line="276" w:lineRule="auto"/>
              <w:rPr>
                <w:rFonts w:ascii="Times New Roman" w:hAnsi="Times New Roman" w:cs="Times New Roman"/>
                <w:sz w:val="24"/>
                <w:szCs w:val="24"/>
              </w:rPr>
            </w:pPr>
          </w:p>
        </w:tc>
      </w:tr>
      <w:tr w:rsidR="00B43CB0" w:rsidRPr="00191694" w14:paraId="48377CA3" w14:textId="77777777" w:rsidTr="00E73756">
        <w:trPr>
          <w:gridBefore w:val="1"/>
          <w:wBefore w:w="612" w:type="dxa"/>
        </w:trPr>
        <w:tc>
          <w:tcPr>
            <w:tcW w:w="3116" w:type="dxa"/>
            <w:gridSpan w:val="2"/>
          </w:tcPr>
          <w:p w14:paraId="471E0BBC"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Positive</w:t>
            </w:r>
          </w:p>
        </w:tc>
        <w:tc>
          <w:tcPr>
            <w:tcW w:w="3117" w:type="dxa"/>
            <w:gridSpan w:val="2"/>
          </w:tcPr>
          <w:p w14:paraId="66B507AE"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c>
          <w:tcPr>
            <w:tcW w:w="3117" w:type="dxa"/>
            <w:gridSpan w:val="2"/>
          </w:tcPr>
          <w:p w14:paraId="49F49CFD"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B43CB0" w:rsidRPr="00191694" w14:paraId="2F9D7DEB" w14:textId="77777777" w:rsidTr="00E73756">
        <w:trPr>
          <w:gridBefore w:val="1"/>
          <w:wBefore w:w="612" w:type="dxa"/>
        </w:trPr>
        <w:tc>
          <w:tcPr>
            <w:tcW w:w="3116" w:type="dxa"/>
            <w:gridSpan w:val="2"/>
          </w:tcPr>
          <w:p w14:paraId="13B5542E"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Negative</w:t>
            </w:r>
          </w:p>
        </w:tc>
        <w:tc>
          <w:tcPr>
            <w:tcW w:w="3117" w:type="dxa"/>
            <w:gridSpan w:val="2"/>
          </w:tcPr>
          <w:p w14:paraId="2E6B2FD2"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19(54.3)</w:t>
            </w:r>
          </w:p>
        </w:tc>
        <w:tc>
          <w:tcPr>
            <w:tcW w:w="3117" w:type="dxa"/>
            <w:gridSpan w:val="2"/>
          </w:tcPr>
          <w:p w14:paraId="61164D39"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5(83.3)</w:t>
            </w:r>
          </w:p>
        </w:tc>
      </w:tr>
      <w:tr w:rsidR="00B43CB0" w:rsidRPr="00191694" w14:paraId="175C7167" w14:textId="77777777" w:rsidTr="00E73756">
        <w:trPr>
          <w:gridBefore w:val="1"/>
          <w:wBefore w:w="612" w:type="dxa"/>
        </w:trPr>
        <w:tc>
          <w:tcPr>
            <w:tcW w:w="3116" w:type="dxa"/>
            <w:gridSpan w:val="2"/>
          </w:tcPr>
          <w:p w14:paraId="47F45DAA"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Don’t know</w:t>
            </w:r>
          </w:p>
        </w:tc>
        <w:tc>
          <w:tcPr>
            <w:tcW w:w="3117" w:type="dxa"/>
            <w:gridSpan w:val="2"/>
          </w:tcPr>
          <w:p w14:paraId="04BA0C91"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16(45.7)</w:t>
            </w:r>
          </w:p>
        </w:tc>
        <w:tc>
          <w:tcPr>
            <w:tcW w:w="3117" w:type="dxa"/>
            <w:gridSpan w:val="2"/>
          </w:tcPr>
          <w:p w14:paraId="7080C6ED"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1(16.7)</w:t>
            </w:r>
          </w:p>
        </w:tc>
      </w:tr>
      <w:tr w:rsidR="00B43CB0" w:rsidRPr="00191694" w14:paraId="40ACD256" w14:textId="77777777" w:rsidTr="00E73756">
        <w:trPr>
          <w:gridBefore w:val="1"/>
          <w:wBefore w:w="612" w:type="dxa"/>
        </w:trPr>
        <w:tc>
          <w:tcPr>
            <w:tcW w:w="3116" w:type="dxa"/>
            <w:gridSpan w:val="2"/>
          </w:tcPr>
          <w:p w14:paraId="50774745"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b/>
                <w:sz w:val="24"/>
                <w:szCs w:val="24"/>
              </w:rPr>
              <w:t>Sought medical attention in past 6 months</w:t>
            </w:r>
          </w:p>
        </w:tc>
        <w:tc>
          <w:tcPr>
            <w:tcW w:w="3117" w:type="dxa"/>
            <w:gridSpan w:val="2"/>
          </w:tcPr>
          <w:p w14:paraId="0AF60D84" w14:textId="77777777" w:rsidR="00B43CB0" w:rsidRPr="00191694" w:rsidRDefault="00B43CB0" w:rsidP="009C51E0">
            <w:pPr>
              <w:spacing w:line="276" w:lineRule="auto"/>
              <w:rPr>
                <w:rFonts w:ascii="Times New Roman" w:hAnsi="Times New Roman" w:cs="Times New Roman"/>
                <w:sz w:val="24"/>
                <w:szCs w:val="24"/>
              </w:rPr>
            </w:pPr>
          </w:p>
        </w:tc>
        <w:tc>
          <w:tcPr>
            <w:tcW w:w="3117" w:type="dxa"/>
            <w:gridSpan w:val="2"/>
          </w:tcPr>
          <w:p w14:paraId="1C714690" w14:textId="77777777" w:rsidR="00B43CB0" w:rsidRPr="00191694" w:rsidRDefault="00B43CB0" w:rsidP="009C51E0">
            <w:pPr>
              <w:spacing w:line="276" w:lineRule="auto"/>
              <w:rPr>
                <w:rFonts w:ascii="Times New Roman" w:hAnsi="Times New Roman" w:cs="Times New Roman"/>
                <w:sz w:val="24"/>
                <w:szCs w:val="24"/>
              </w:rPr>
            </w:pPr>
          </w:p>
        </w:tc>
      </w:tr>
      <w:tr w:rsidR="00B43CB0" w:rsidRPr="00191694" w14:paraId="56198633" w14:textId="77777777" w:rsidTr="00E73756">
        <w:trPr>
          <w:gridBefore w:val="1"/>
          <w:wBefore w:w="612" w:type="dxa"/>
        </w:trPr>
        <w:tc>
          <w:tcPr>
            <w:tcW w:w="3116" w:type="dxa"/>
            <w:gridSpan w:val="2"/>
          </w:tcPr>
          <w:p w14:paraId="410E06C8"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3117" w:type="dxa"/>
            <w:gridSpan w:val="2"/>
          </w:tcPr>
          <w:p w14:paraId="522702D1"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14(40)</w:t>
            </w:r>
          </w:p>
        </w:tc>
        <w:tc>
          <w:tcPr>
            <w:tcW w:w="3117" w:type="dxa"/>
            <w:gridSpan w:val="2"/>
          </w:tcPr>
          <w:p w14:paraId="3DA3F5CD"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1(16.7)</w:t>
            </w:r>
          </w:p>
        </w:tc>
      </w:tr>
      <w:tr w:rsidR="00B43CB0" w:rsidRPr="00191694" w14:paraId="3F878970" w14:textId="77777777" w:rsidTr="00484A23">
        <w:trPr>
          <w:gridBefore w:val="1"/>
          <w:wBefore w:w="612" w:type="dxa"/>
          <w:trHeight w:val="80"/>
        </w:trPr>
        <w:tc>
          <w:tcPr>
            <w:tcW w:w="3116" w:type="dxa"/>
            <w:gridSpan w:val="2"/>
          </w:tcPr>
          <w:p w14:paraId="2C3E2C5E"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No</w:t>
            </w:r>
          </w:p>
        </w:tc>
        <w:tc>
          <w:tcPr>
            <w:tcW w:w="3117" w:type="dxa"/>
            <w:gridSpan w:val="2"/>
          </w:tcPr>
          <w:p w14:paraId="6838E3D1"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18(51.4)</w:t>
            </w:r>
          </w:p>
        </w:tc>
        <w:tc>
          <w:tcPr>
            <w:tcW w:w="3117" w:type="dxa"/>
            <w:gridSpan w:val="2"/>
          </w:tcPr>
          <w:p w14:paraId="6988C8AD" w14:textId="77777777" w:rsidR="00B43CB0" w:rsidRPr="00191694" w:rsidRDefault="00B43CB0"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5(83.3)</w:t>
            </w:r>
          </w:p>
        </w:tc>
      </w:tr>
      <w:tr w:rsidR="00B43CB0" w:rsidRPr="00191694" w14:paraId="67BAD31E" w14:textId="77777777" w:rsidTr="00E73756">
        <w:trPr>
          <w:gridAfter w:val="1"/>
          <w:wAfter w:w="612" w:type="dxa"/>
        </w:trPr>
        <w:tc>
          <w:tcPr>
            <w:tcW w:w="3116" w:type="dxa"/>
            <w:gridSpan w:val="2"/>
            <w:tcBorders>
              <w:bottom w:val="single" w:sz="4" w:space="0" w:color="auto"/>
            </w:tcBorders>
          </w:tcPr>
          <w:p w14:paraId="4DB05971" w14:textId="77777777" w:rsidR="00B43CB0" w:rsidRPr="00191694" w:rsidRDefault="00E73756"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B43CB0" w:rsidRPr="00191694">
              <w:rPr>
                <w:rFonts w:ascii="Times New Roman" w:hAnsi="Times New Roman" w:cs="Times New Roman"/>
                <w:sz w:val="24"/>
                <w:szCs w:val="24"/>
              </w:rPr>
              <w:t>Not documented</w:t>
            </w:r>
          </w:p>
        </w:tc>
        <w:tc>
          <w:tcPr>
            <w:tcW w:w="3117" w:type="dxa"/>
            <w:gridSpan w:val="2"/>
            <w:tcBorders>
              <w:bottom w:val="single" w:sz="4" w:space="0" w:color="auto"/>
            </w:tcBorders>
          </w:tcPr>
          <w:p w14:paraId="01641008" w14:textId="77777777" w:rsidR="00B43CB0" w:rsidRPr="00191694" w:rsidRDefault="00E73756"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B43CB0" w:rsidRPr="00191694">
              <w:rPr>
                <w:rFonts w:ascii="Times New Roman" w:hAnsi="Times New Roman" w:cs="Times New Roman"/>
                <w:sz w:val="24"/>
                <w:szCs w:val="24"/>
              </w:rPr>
              <w:t>3(8.6)</w:t>
            </w:r>
          </w:p>
        </w:tc>
        <w:tc>
          <w:tcPr>
            <w:tcW w:w="3117" w:type="dxa"/>
            <w:gridSpan w:val="2"/>
            <w:tcBorders>
              <w:bottom w:val="single" w:sz="4" w:space="0" w:color="auto"/>
            </w:tcBorders>
          </w:tcPr>
          <w:p w14:paraId="76C7BD6C" w14:textId="77777777" w:rsidR="00B43CB0" w:rsidRPr="00191694" w:rsidRDefault="00484A23"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B43CB0" w:rsidRPr="00191694">
              <w:rPr>
                <w:rFonts w:ascii="Times New Roman" w:hAnsi="Times New Roman" w:cs="Times New Roman"/>
                <w:sz w:val="24"/>
                <w:szCs w:val="24"/>
              </w:rPr>
              <w:t>0(0.0)</w:t>
            </w:r>
          </w:p>
        </w:tc>
      </w:tr>
    </w:tbl>
    <w:p w14:paraId="05420716" w14:textId="77777777" w:rsidR="000C2DFD" w:rsidRPr="00191694" w:rsidRDefault="000C2DFD" w:rsidP="009C51E0">
      <w:pPr>
        <w:spacing w:line="276" w:lineRule="auto"/>
        <w:rPr>
          <w:rFonts w:ascii="Times New Roman" w:hAnsi="Times New Roman" w:cs="Times New Roman"/>
          <w:sz w:val="24"/>
          <w:szCs w:val="24"/>
        </w:rPr>
      </w:pPr>
    </w:p>
    <w:p w14:paraId="51167AA8" w14:textId="77777777" w:rsidR="000C2DFD" w:rsidRPr="00191694" w:rsidRDefault="00E576FA" w:rsidP="009C51E0">
      <w:pPr>
        <w:pStyle w:val="Heading3"/>
        <w:spacing w:line="276" w:lineRule="auto"/>
        <w:rPr>
          <w:rFonts w:ascii="Times New Roman" w:hAnsi="Times New Roman"/>
          <w:sz w:val="24"/>
          <w:szCs w:val="24"/>
        </w:rPr>
      </w:pPr>
      <w:bookmarkStart w:id="145" w:name="_Toc1135154"/>
      <w:r w:rsidRPr="00191694">
        <w:rPr>
          <w:rFonts w:ascii="Times New Roman" w:hAnsi="Times New Roman"/>
          <w:sz w:val="24"/>
          <w:szCs w:val="24"/>
        </w:rPr>
        <w:lastRenderedPageBreak/>
        <w:t xml:space="preserve">3.3.4. </w:t>
      </w:r>
      <w:r w:rsidR="000C2DFD" w:rsidRPr="00191694">
        <w:rPr>
          <w:rFonts w:ascii="Times New Roman" w:hAnsi="Times New Roman"/>
          <w:sz w:val="24"/>
          <w:szCs w:val="24"/>
        </w:rPr>
        <w:t>Behavioural characteristics of Hepatitis positive cases</w:t>
      </w:r>
      <w:bookmarkEnd w:id="145"/>
    </w:p>
    <w:p w14:paraId="666C6A8D" w14:textId="77777777" w:rsidR="000C2DFD" w:rsidRPr="00191694" w:rsidRDefault="000C2DFD"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Less than half of the positive cases 10(28.6%) from Baringo and 1(16.7%) from Elgeyo-Marakwet dr</w:t>
      </w:r>
      <w:r w:rsidR="008236CD">
        <w:rPr>
          <w:rFonts w:ascii="Times New Roman" w:hAnsi="Times New Roman" w:cs="Times New Roman"/>
          <w:sz w:val="24"/>
          <w:szCs w:val="24"/>
        </w:rPr>
        <w:t>a</w:t>
      </w:r>
      <w:r w:rsidRPr="00191694">
        <w:rPr>
          <w:rFonts w:ascii="Times New Roman" w:hAnsi="Times New Roman" w:cs="Times New Roman"/>
          <w:sz w:val="24"/>
          <w:szCs w:val="24"/>
        </w:rPr>
        <w:t xml:space="preserve">nk alcohol. </w:t>
      </w:r>
      <w:r w:rsidR="008236CD">
        <w:rPr>
          <w:rFonts w:ascii="Times New Roman" w:hAnsi="Times New Roman" w:cs="Times New Roman"/>
          <w:sz w:val="24"/>
          <w:szCs w:val="24"/>
        </w:rPr>
        <w:t xml:space="preserve">Those who had </w:t>
      </w:r>
      <w:r w:rsidRPr="00191694">
        <w:rPr>
          <w:rFonts w:ascii="Times New Roman" w:hAnsi="Times New Roman" w:cs="Times New Roman"/>
          <w:sz w:val="24"/>
          <w:szCs w:val="24"/>
        </w:rPr>
        <w:t xml:space="preserve">&lt;2 sexual partners </w:t>
      </w:r>
      <w:r w:rsidR="008236CD">
        <w:rPr>
          <w:rFonts w:ascii="Times New Roman" w:hAnsi="Times New Roman" w:cs="Times New Roman"/>
          <w:sz w:val="24"/>
          <w:szCs w:val="24"/>
        </w:rPr>
        <w:t xml:space="preserve">in the last six months were </w:t>
      </w:r>
      <w:r w:rsidRPr="00191694">
        <w:rPr>
          <w:rFonts w:ascii="Times New Roman" w:hAnsi="Times New Roman" w:cs="Times New Roman"/>
          <w:sz w:val="24"/>
          <w:szCs w:val="24"/>
        </w:rPr>
        <w:t xml:space="preserve">24(70.6%) </w:t>
      </w:r>
      <w:r w:rsidR="008236CD">
        <w:rPr>
          <w:rFonts w:ascii="Times New Roman" w:hAnsi="Times New Roman" w:cs="Times New Roman"/>
          <w:sz w:val="24"/>
          <w:szCs w:val="24"/>
        </w:rPr>
        <w:t xml:space="preserve">in </w:t>
      </w:r>
      <w:r w:rsidRPr="00191694">
        <w:rPr>
          <w:rFonts w:ascii="Times New Roman" w:hAnsi="Times New Roman" w:cs="Times New Roman"/>
          <w:sz w:val="24"/>
          <w:szCs w:val="24"/>
        </w:rPr>
        <w:t xml:space="preserve">Baringo and 5(83.3%) </w:t>
      </w:r>
      <w:r w:rsidR="008236CD">
        <w:rPr>
          <w:rFonts w:ascii="Times New Roman" w:hAnsi="Times New Roman" w:cs="Times New Roman"/>
          <w:sz w:val="24"/>
          <w:szCs w:val="24"/>
        </w:rPr>
        <w:t xml:space="preserve">in </w:t>
      </w:r>
      <w:del w:id="146" w:author="Maurice Owiny" w:date="2019-02-18T18:02:00Z">
        <w:r w:rsidRPr="00191694" w:rsidDel="008236CD">
          <w:rPr>
            <w:rFonts w:ascii="Times New Roman" w:hAnsi="Times New Roman" w:cs="Times New Roman"/>
            <w:sz w:val="24"/>
            <w:szCs w:val="24"/>
          </w:rPr>
          <w:delText xml:space="preserve">from </w:delText>
        </w:r>
      </w:del>
      <w:r w:rsidRPr="00191694">
        <w:rPr>
          <w:rFonts w:ascii="Times New Roman" w:hAnsi="Times New Roman" w:cs="Times New Roman"/>
          <w:sz w:val="24"/>
          <w:szCs w:val="24"/>
        </w:rPr>
        <w:t>Elgeyo-Marakwet.</w:t>
      </w:r>
    </w:p>
    <w:p w14:paraId="68409629" w14:textId="77777777" w:rsidR="000C2DFD" w:rsidRPr="00191694" w:rsidRDefault="00DB24B1"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Table: Behavioural characteristics of Hepatitis B positive (HBsAg) cases in the general population in Baringo and Elgeyo-Marakwet Counties, Kenya, 2019.</w:t>
      </w:r>
    </w:p>
    <w:tbl>
      <w:tblPr>
        <w:tblW w:w="0" w:type="auto"/>
        <w:tblLook w:val="04A0" w:firstRow="1" w:lastRow="0" w:firstColumn="1" w:lastColumn="0" w:noHBand="0" w:noVBand="1"/>
      </w:tblPr>
      <w:tblGrid>
        <w:gridCol w:w="3116"/>
        <w:gridCol w:w="3117"/>
        <w:gridCol w:w="3117"/>
      </w:tblGrid>
      <w:tr w:rsidR="000C2DFD" w:rsidRPr="00191694" w14:paraId="0933B28E" w14:textId="77777777" w:rsidTr="00746D3E">
        <w:tc>
          <w:tcPr>
            <w:tcW w:w="3116" w:type="dxa"/>
            <w:tcBorders>
              <w:top w:val="single" w:sz="4" w:space="0" w:color="auto"/>
              <w:bottom w:val="single" w:sz="4" w:space="0" w:color="auto"/>
            </w:tcBorders>
            <w:shd w:val="clear" w:color="auto" w:fill="auto"/>
          </w:tcPr>
          <w:p w14:paraId="10CD952A"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Characteristic</w:t>
            </w:r>
          </w:p>
        </w:tc>
        <w:tc>
          <w:tcPr>
            <w:tcW w:w="3117" w:type="dxa"/>
            <w:tcBorders>
              <w:top w:val="single" w:sz="4" w:space="0" w:color="auto"/>
              <w:bottom w:val="single" w:sz="4" w:space="0" w:color="auto"/>
            </w:tcBorders>
            <w:shd w:val="clear" w:color="auto" w:fill="auto"/>
          </w:tcPr>
          <w:p w14:paraId="39E01FCF"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Baringo</w:t>
            </w:r>
          </w:p>
          <w:p w14:paraId="663120D6"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Frequency (%)</w:t>
            </w:r>
          </w:p>
        </w:tc>
        <w:tc>
          <w:tcPr>
            <w:tcW w:w="3117" w:type="dxa"/>
            <w:tcBorders>
              <w:top w:val="single" w:sz="4" w:space="0" w:color="auto"/>
              <w:bottom w:val="single" w:sz="4" w:space="0" w:color="auto"/>
            </w:tcBorders>
            <w:shd w:val="clear" w:color="auto" w:fill="auto"/>
          </w:tcPr>
          <w:p w14:paraId="05C5AD61"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Elgeyo-Marakwet</w:t>
            </w:r>
          </w:p>
          <w:p w14:paraId="0B990A7A"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Frequency (%)</w:t>
            </w:r>
          </w:p>
        </w:tc>
      </w:tr>
      <w:tr w:rsidR="000C2DFD" w:rsidRPr="00191694" w14:paraId="52D42ED7" w14:textId="77777777" w:rsidTr="00746D3E">
        <w:tc>
          <w:tcPr>
            <w:tcW w:w="3116" w:type="dxa"/>
            <w:tcBorders>
              <w:top w:val="single" w:sz="4" w:space="0" w:color="auto"/>
            </w:tcBorders>
            <w:shd w:val="clear" w:color="auto" w:fill="auto"/>
          </w:tcPr>
          <w:p w14:paraId="1F55A8F6"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Alcohol use</w:t>
            </w:r>
          </w:p>
          <w:p w14:paraId="343FA1C3"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3117" w:type="dxa"/>
            <w:tcBorders>
              <w:top w:val="single" w:sz="4" w:space="0" w:color="auto"/>
            </w:tcBorders>
            <w:shd w:val="clear" w:color="auto" w:fill="auto"/>
          </w:tcPr>
          <w:p w14:paraId="082D78C1" w14:textId="77777777" w:rsidR="000C2DFD" w:rsidRPr="00191694" w:rsidRDefault="000C2DFD" w:rsidP="009C51E0">
            <w:pPr>
              <w:spacing w:after="0" w:line="276" w:lineRule="auto"/>
              <w:rPr>
                <w:rFonts w:ascii="Times New Roman" w:hAnsi="Times New Roman" w:cs="Times New Roman"/>
                <w:sz w:val="24"/>
                <w:szCs w:val="24"/>
              </w:rPr>
            </w:pPr>
          </w:p>
          <w:p w14:paraId="537E3F75"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10 (28.6)</w:t>
            </w:r>
          </w:p>
        </w:tc>
        <w:tc>
          <w:tcPr>
            <w:tcW w:w="3117" w:type="dxa"/>
            <w:tcBorders>
              <w:top w:val="single" w:sz="4" w:space="0" w:color="auto"/>
            </w:tcBorders>
            <w:shd w:val="clear" w:color="auto" w:fill="auto"/>
          </w:tcPr>
          <w:p w14:paraId="2D553FF3" w14:textId="77777777" w:rsidR="000C2DFD" w:rsidRPr="00191694" w:rsidRDefault="000C2DFD" w:rsidP="009C51E0">
            <w:pPr>
              <w:spacing w:after="0" w:line="276" w:lineRule="auto"/>
              <w:rPr>
                <w:rFonts w:ascii="Times New Roman" w:hAnsi="Times New Roman" w:cs="Times New Roman"/>
                <w:sz w:val="24"/>
                <w:szCs w:val="24"/>
              </w:rPr>
            </w:pPr>
          </w:p>
          <w:p w14:paraId="3A831BF4"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 (16.7)</w:t>
            </w:r>
          </w:p>
        </w:tc>
      </w:tr>
      <w:tr w:rsidR="000C2DFD" w:rsidRPr="00191694" w14:paraId="26369579" w14:textId="77777777" w:rsidTr="00746D3E">
        <w:tc>
          <w:tcPr>
            <w:tcW w:w="3116" w:type="dxa"/>
            <w:shd w:val="clear" w:color="auto" w:fill="auto"/>
          </w:tcPr>
          <w:p w14:paraId="3115C7B9"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Number of sexual partners in the last 12 months</w:t>
            </w:r>
          </w:p>
          <w:p w14:paraId="2B9BC0F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&lt;2</w:t>
            </w:r>
          </w:p>
          <w:p w14:paraId="1146F63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w:t>
            </w:r>
          </w:p>
        </w:tc>
        <w:tc>
          <w:tcPr>
            <w:tcW w:w="3117" w:type="dxa"/>
            <w:shd w:val="clear" w:color="auto" w:fill="auto"/>
          </w:tcPr>
          <w:p w14:paraId="6A6042B7" w14:textId="77777777" w:rsidR="000C2DFD" w:rsidRPr="00191694" w:rsidRDefault="000C2DFD" w:rsidP="009C51E0">
            <w:pPr>
              <w:spacing w:after="0" w:line="276" w:lineRule="auto"/>
              <w:rPr>
                <w:rFonts w:ascii="Times New Roman" w:hAnsi="Times New Roman" w:cs="Times New Roman"/>
                <w:sz w:val="24"/>
                <w:szCs w:val="24"/>
              </w:rPr>
            </w:pPr>
          </w:p>
          <w:p w14:paraId="09EC632A" w14:textId="77777777" w:rsidR="000C2DFD" w:rsidRPr="00191694" w:rsidRDefault="000C2DFD" w:rsidP="009C51E0">
            <w:pPr>
              <w:spacing w:after="0" w:line="276" w:lineRule="auto"/>
              <w:rPr>
                <w:rFonts w:ascii="Times New Roman" w:hAnsi="Times New Roman" w:cs="Times New Roman"/>
                <w:sz w:val="24"/>
                <w:szCs w:val="24"/>
              </w:rPr>
            </w:pPr>
          </w:p>
          <w:p w14:paraId="4CA4FF53"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24(70.6)</w:t>
            </w:r>
          </w:p>
          <w:p w14:paraId="70E3EE6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10 (29.4)</w:t>
            </w:r>
          </w:p>
        </w:tc>
        <w:tc>
          <w:tcPr>
            <w:tcW w:w="3117" w:type="dxa"/>
            <w:shd w:val="clear" w:color="auto" w:fill="auto"/>
          </w:tcPr>
          <w:p w14:paraId="733E3B7C" w14:textId="77777777" w:rsidR="000C2DFD" w:rsidRPr="00191694" w:rsidRDefault="000C2DFD" w:rsidP="009C51E0">
            <w:pPr>
              <w:spacing w:after="0" w:line="276" w:lineRule="auto"/>
              <w:rPr>
                <w:rFonts w:ascii="Times New Roman" w:hAnsi="Times New Roman" w:cs="Times New Roman"/>
                <w:sz w:val="24"/>
                <w:szCs w:val="24"/>
              </w:rPr>
            </w:pPr>
          </w:p>
          <w:p w14:paraId="357D024D" w14:textId="77777777" w:rsidR="000C2DFD" w:rsidRPr="00191694" w:rsidRDefault="000C2DFD" w:rsidP="009C51E0">
            <w:pPr>
              <w:spacing w:after="0" w:line="276" w:lineRule="auto"/>
              <w:rPr>
                <w:rFonts w:ascii="Times New Roman" w:hAnsi="Times New Roman" w:cs="Times New Roman"/>
                <w:sz w:val="24"/>
                <w:szCs w:val="24"/>
              </w:rPr>
            </w:pPr>
          </w:p>
          <w:p w14:paraId="17CE205D"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5(83.3)</w:t>
            </w:r>
          </w:p>
          <w:p w14:paraId="59BC41D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1(16.7)</w:t>
            </w:r>
          </w:p>
        </w:tc>
      </w:tr>
      <w:tr w:rsidR="000C2DFD" w:rsidRPr="00191694" w14:paraId="2B39A875" w14:textId="77777777" w:rsidTr="00746D3E">
        <w:tc>
          <w:tcPr>
            <w:tcW w:w="3116" w:type="dxa"/>
            <w:tcBorders>
              <w:bottom w:val="single" w:sz="4" w:space="0" w:color="auto"/>
            </w:tcBorders>
            <w:shd w:val="clear" w:color="auto" w:fill="auto"/>
          </w:tcPr>
          <w:p w14:paraId="1710F78F"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Unprotected sex</w:t>
            </w:r>
          </w:p>
          <w:p w14:paraId="00F5F00F"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3117" w:type="dxa"/>
            <w:tcBorders>
              <w:bottom w:val="single" w:sz="4" w:space="0" w:color="auto"/>
            </w:tcBorders>
            <w:shd w:val="clear" w:color="auto" w:fill="auto"/>
          </w:tcPr>
          <w:p w14:paraId="76073162" w14:textId="77777777" w:rsidR="000C2DFD" w:rsidRPr="00191694" w:rsidRDefault="000C2DFD" w:rsidP="009C51E0">
            <w:pPr>
              <w:spacing w:after="0" w:line="276" w:lineRule="auto"/>
              <w:rPr>
                <w:rFonts w:ascii="Times New Roman" w:hAnsi="Times New Roman" w:cs="Times New Roman"/>
                <w:sz w:val="24"/>
                <w:szCs w:val="24"/>
              </w:rPr>
            </w:pPr>
          </w:p>
          <w:p w14:paraId="0CFE76D0"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6(17.1)</w:t>
            </w:r>
          </w:p>
        </w:tc>
        <w:tc>
          <w:tcPr>
            <w:tcW w:w="3117" w:type="dxa"/>
            <w:tcBorders>
              <w:bottom w:val="single" w:sz="4" w:space="0" w:color="auto"/>
            </w:tcBorders>
            <w:shd w:val="clear" w:color="auto" w:fill="auto"/>
          </w:tcPr>
          <w:p w14:paraId="1920D278" w14:textId="77777777" w:rsidR="000C2DFD" w:rsidRPr="00191694" w:rsidRDefault="000C2DFD" w:rsidP="009C51E0">
            <w:pPr>
              <w:spacing w:after="0" w:line="276" w:lineRule="auto"/>
              <w:rPr>
                <w:rFonts w:ascii="Times New Roman" w:hAnsi="Times New Roman" w:cs="Times New Roman"/>
                <w:sz w:val="24"/>
                <w:szCs w:val="24"/>
              </w:rPr>
            </w:pPr>
          </w:p>
          <w:p w14:paraId="1B371552"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2(33.3)</w:t>
            </w:r>
          </w:p>
        </w:tc>
      </w:tr>
    </w:tbl>
    <w:p w14:paraId="5E0056C9" w14:textId="77777777" w:rsidR="000C2DFD" w:rsidRPr="00191694" w:rsidRDefault="000C2DFD" w:rsidP="009C51E0">
      <w:pPr>
        <w:spacing w:line="276" w:lineRule="auto"/>
        <w:rPr>
          <w:rFonts w:ascii="Times New Roman" w:hAnsi="Times New Roman" w:cs="Times New Roman"/>
          <w:sz w:val="24"/>
          <w:szCs w:val="24"/>
        </w:rPr>
      </w:pPr>
    </w:p>
    <w:p w14:paraId="4E0E4565" w14:textId="77777777" w:rsidR="00746D3E" w:rsidRPr="00191694" w:rsidRDefault="00746D3E" w:rsidP="009C51E0">
      <w:pPr>
        <w:pStyle w:val="Heading2"/>
        <w:spacing w:line="276" w:lineRule="auto"/>
        <w:rPr>
          <w:rFonts w:ascii="Times New Roman" w:hAnsi="Times New Roman" w:cs="Times New Roman"/>
        </w:rPr>
      </w:pPr>
    </w:p>
    <w:p w14:paraId="14890E82" w14:textId="77777777" w:rsidR="00C74D61" w:rsidRPr="00191694" w:rsidRDefault="00E576FA" w:rsidP="009C51E0">
      <w:pPr>
        <w:pStyle w:val="Heading2"/>
        <w:spacing w:line="276" w:lineRule="auto"/>
        <w:rPr>
          <w:rFonts w:ascii="Times New Roman" w:hAnsi="Times New Roman" w:cs="Times New Roman"/>
        </w:rPr>
      </w:pPr>
      <w:bookmarkStart w:id="147" w:name="_Toc1135155"/>
      <w:r w:rsidRPr="00191694">
        <w:rPr>
          <w:rFonts w:ascii="Times New Roman" w:hAnsi="Times New Roman" w:cs="Times New Roman"/>
        </w:rPr>
        <w:t xml:space="preserve">3.4. </w:t>
      </w:r>
      <w:r w:rsidR="00C74D61" w:rsidRPr="00191694">
        <w:rPr>
          <w:rFonts w:ascii="Times New Roman" w:hAnsi="Times New Roman" w:cs="Times New Roman"/>
        </w:rPr>
        <w:t>Factors associated with Hepatitis B infection in the community</w:t>
      </w:r>
      <w:bookmarkEnd w:id="147"/>
    </w:p>
    <w:p w14:paraId="68FE4A65" w14:textId="77777777" w:rsidR="00C74D61" w:rsidRPr="00191694" w:rsidRDefault="00E576FA" w:rsidP="009C51E0">
      <w:pPr>
        <w:pStyle w:val="Heading3"/>
        <w:spacing w:line="276" w:lineRule="auto"/>
        <w:rPr>
          <w:rFonts w:ascii="Times New Roman" w:hAnsi="Times New Roman"/>
          <w:sz w:val="24"/>
          <w:szCs w:val="24"/>
        </w:rPr>
      </w:pPr>
      <w:bookmarkStart w:id="148" w:name="_Toc1135156"/>
      <w:r w:rsidRPr="00191694">
        <w:rPr>
          <w:rFonts w:ascii="Times New Roman" w:hAnsi="Times New Roman"/>
          <w:sz w:val="24"/>
          <w:szCs w:val="24"/>
        </w:rPr>
        <w:t xml:space="preserve">3.4.1. </w:t>
      </w:r>
      <w:r w:rsidR="00C74D61" w:rsidRPr="00191694">
        <w:rPr>
          <w:rFonts w:ascii="Times New Roman" w:hAnsi="Times New Roman"/>
          <w:sz w:val="24"/>
          <w:szCs w:val="24"/>
        </w:rPr>
        <w:t>Bivariate analysis</w:t>
      </w:r>
      <w:bookmarkEnd w:id="148"/>
    </w:p>
    <w:p w14:paraId="7E78F53B" w14:textId="77777777" w:rsidR="00C74D61" w:rsidRPr="00191694" w:rsidRDefault="00C74D61"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Participants of male gender had approximately four times (OR 3.5; CI 1.7-7.1) the odds of having hepatitis B infection compared to female participants.</w:t>
      </w:r>
      <w:r w:rsidR="00B75549" w:rsidRPr="00191694">
        <w:rPr>
          <w:rFonts w:ascii="Times New Roman" w:hAnsi="Times New Roman" w:cs="Times New Roman"/>
          <w:sz w:val="24"/>
          <w:szCs w:val="24"/>
        </w:rPr>
        <w:t xml:space="preserve"> Those circumcised had three times the odds (OR 2.8; CI 1.35-5.8) of having Hepatitis </w:t>
      </w:r>
      <w:r w:rsidR="008236CD">
        <w:rPr>
          <w:rFonts w:ascii="Times New Roman" w:hAnsi="Times New Roman" w:cs="Times New Roman"/>
          <w:sz w:val="24"/>
          <w:szCs w:val="24"/>
        </w:rPr>
        <w:t xml:space="preserve">B </w:t>
      </w:r>
      <w:r w:rsidR="00B75549" w:rsidRPr="00191694">
        <w:rPr>
          <w:rFonts w:ascii="Times New Roman" w:hAnsi="Times New Roman" w:cs="Times New Roman"/>
          <w:sz w:val="24"/>
          <w:szCs w:val="24"/>
        </w:rPr>
        <w:t xml:space="preserve">compared to the uncircumcised participants. Participants </w:t>
      </w:r>
      <w:r w:rsidR="008236CD">
        <w:rPr>
          <w:rFonts w:ascii="Times New Roman" w:hAnsi="Times New Roman" w:cs="Times New Roman"/>
          <w:sz w:val="24"/>
          <w:szCs w:val="24"/>
        </w:rPr>
        <w:t xml:space="preserve">who </w:t>
      </w:r>
      <w:r w:rsidR="00B75549" w:rsidRPr="00191694">
        <w:rPr>
          <w:rFonts w:ascii="Times New Roman" w:hAnsi="Times New Roman" w:cs="Times New Roman"/>
          <w:sz w:val="24"/>
          <w:szCs w:val="24"/>
        </w:rPr>
        <w:t>shav</w:t>
      </w:r>
      <w:r w:rsidR="008236CD">
        <w:rPr>
          <w:rFonts w:ascii="Times New Roman" w:hAnsi="Times New Roman" w:cs="Times New Roman"/>
          <w:sz w:val="24"/>
          <w:szCs w:val="24"/>
        </w:rPr>
        <w:t>ed</w:t>
      </w:r>
      <w:r w:rsidR="00B75549" w:rsidRPr="00191694">
        <w:rPr>
          <w:rFonts w:ascii="Times New Roman" w:hAnsi="Times New Roman" w:cs="Times New Roman"/>
          <w:sz w:val="24"/>
          <w:szCs w:val="24"/>
        </w:rPr>
        <w:t xml:space="preserve"> in the barbershop had four times the odds (OR 4.1; CI 1.9-8.7) of having hepatitis</w:t>
      </w:r>
      <w:r w:rsidR="008236CD">
        <w:rPr>
          <w:rFonts w:ascii="Times New Roman" w:hAnsi="Times New Roman" w:cs="Times New Roman"/>
          <w:sz w:val="24"/>
          <w:szCs w:val="24"/>
        </w:rPr>
        <w:t xml:space="preserve"> B</w:t>
      </w:r>
      <w:r w:rsidR="00B75549" w:rsidRPr="00191694">
        <w:rPr>
          <w:rFonts w:ascii="Times New Roman" w:hAnsi="Times New Roman" w:cs="Times New Roman"/>
          <w:sz w:val="24"/>
          <w:szCs w:val="24"/>
        </w:rPr>
        <w:t xml:space="preserve"> compared to those not shaving in the barbershop.</w:t>
      </w:r>
    </w:p>
    <w:p w14:paraId="0164D1E6" w14:textId="77777777" w:rsidR="00B75549" w:rsidRPr="00191694" w:rsidRDefault="00E576FA" w:rsidP="009C51E0">
      <w:pPr>
        <w:pStyle w:val="Heading3"/>
        <w:spacing w:line="276" w:lineRule="auto"/>
        <w:rPr>
          <w:rFonts w:ascii="Times New Roman" w:hAnsi="Times New Roman"/>
          <w:sz w:val="24"/>
          <w:szCs w:val="24"/>
        </w:rPr>
      </w:pPr>
      <w:bookmarkStart w:id="149" w:name="_Toc1135157"/>
      <w:r w:rsidRPr="00191694">
        <w:rPr>
          <w:rFonts w:ascii="Times New Roman" w:hAnsi="Times New Roman"/>
          <w:sz w:val="24"/>
          <w:szCs w:val="24"/>
        </w:rPr>
        <w:t xml:space="preserve">3.4.2. </w:t>
      </w:r>
      <w:r w:rsidR="00B75549" w:rsidRPr="00191694">
        <w:rPr>
          <w:rFonts w:ascii="Times New Roman" w:hAnsi="Times New Roman"/>
          <w:sz w:val="24"/>
          <w:szCs w:val="24"/>
        </w:rPr>
        <w:t>Multivariate analysis</w:t>
      </w:r>
      <w:bookmarkEnd w:id="149"/>
    </w:p>
    <w:p w14:paraId="13D5029B" w14:textId="77777777" w:rsidR="00B75549" w:rsidRPr="00191694" w:rsidRDefault="00B75549"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On </w:t>
      </w:r>
      <w:r w:rsidR="0023147D" w:rsidRPr="00191694">
        <w:rPr>
          <w:rFonts w:ascii="Times New Roman" w:hAnsi="Times New Roman" w:cs="Times New Roman"/>
          <w:sz w:val="24"/>
          <w:szCs w:val="24"/>
        </w:rPr>
        <w:t xml:space="preserve">multivariate analysis </w:t>
      </w:r>
      <w:commentRangeStart w:id="150"/>
      <w:r w:rsidR="0023147D" w:rsidRPr="00191694">
        <w:rPr>
          <w:rFonts w:ascii="Times New Roman" w:hAnsi="Times New Roman" w:cs="Times New Roman"/>
          <w:sz w:val="24"/>
          <w:szCs w:val="24"/>
        </w:rPr>
        <w:t>having multiple sexual partners</w:t>
      </w:r>
      <w:r w:rsidR="009F0A9D" w:rsidRPr="00191694">
        <w:rPr>
          <w:rFonts w:ascii="Times New Roman" w:hAnsi="Times New Roman" w:cs="Times New Roman"/>
          <w:sz w:val="24"/>
          <w:szCs w:val="24"/>
        </w:rPr>
        <w:t xml:space="preserve"> (aOR 2.5; CI 1.1-5.8</w:t>
      </w:r>
      <w:commentRangeEnd w:id="150"/>
      <w:r w:rsidR="008236CD">
        <w:rPr>
          <w:rStyle w:val="CommentReference"/>
        </w:rPr>
        <w:commentReference w:id="150"/>
      </w:r>
      <w:r w:rsidR="009F0A9D" w:rsidRPr="00191694">
        <w:rPr>
          <w:rFonts w:ascii="Times New Roman" w:hAnsi="Times New Roman" w:cs="Times New Roman"/>
          <w:sz w:val="24"/>
          <w:szCs w:val="24"/>
        </w:rPr>
        <w:t>) and</w:t>
      </w:r>
      <w:r w:rsidR="0023147D" w:rsidRPr="00191694">
        <w:rPr>
          <w:rFonts w:ascii="Times New Roman" w:hAnsi="Times New Roman" w:cs="Times New Roman"/>
          <w:sz w:val="24"/>
          <w:szCs w:val="24"/>
        </w:rPr>
        <w:t xml:space="preserve"> shaving in a barbersho</w:t>
      </w:r>
      <w:r w:rsidR="009F0A9D" w:rsidRPr="00191694">
        <w:rPr>
          <w:rFonts w:ascii="Times New Roman" w:hAnsi="Times New Roman" w:cs="Times New Roman"/>
          <w:sz w:val="24"/>
          <w:szCs w:val="24"/>
        </w:rPr>
        <w:t>p (aOR 2.7; CI 1.1-7.0) were factors independently associated with Hepatitis infection.</w:t>
      </w:r>
    </w:p>
    <w:p w14:paraId="6DD1A190" w14:textId="77777777" w:rsidR="00C74D61" w:rsidRPr="00191694" w:rsidRDefault="00C74D61" w:rsidP="009C51E0">
      <w:pPr>
        <w:spacing w:line="276" w:lineRule="auto"/>
        <w:rPr>
          <w:rFonts w:ascii="Times New Roman" w:hAnsi="Times New Roman" w:cs="Times New Roman"/>
          <w:sz w:val="24"/>
          <w:szCs w:val="24"/>
        </w:rPr>
      </w:pPr>
    </w:p>
    <w:p w14:paraId="1E3011EE" w14:textId="77777777" w:rsidR="00DB24B1" w:rsidRPr="00191694" w:rsidRDefault="00DB24B1"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Table: Bivariate and multivariate analysis of factors associated with Hepatitis B infection among the general population in Baringo and Elgeyo-Marakwet Counties, Kenya, 2019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800"/>
        <w:gridCol w:w="1350"/>
        <w:gridCol w:w="1620"/>
        <w:gridCol w:w="1615"/>
      </w:tblGrid>
      <w:tr w:rsidR="00C74D61" w:rsidRPr="00191694" w14:paraId="42879BB6" w14:textId="77777777" w:rsidTr="00C74D61">
        <w:trPr>
          <w:trHeight w:val="300"/>
        </w:trPr>
        <w:tc>
          <w:tcPr>
            <w:tcW w:w="2965" w:type="dxa"/>
            <w:shd w:val="clear" w:color="auto" w:fill="auto"/>
            <w:noWrap/>
            <w:hideMark/>
          </w:tcPr>
          <w:p w14:paraId="352C9607" w14:textId="77777777" w:rsidR="00DB24B1" w:rsidRPr="00191694" w:rsidRDefault="00DB24B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Characteristics</w:t>
            </w:r>
          </w:p>
        </w:tc>
        <w:tc>
          <w:tcPr>
            <w:tcW w:w="1800" w:type="dxa"/>
            <w:shd w:val="clear" w:color="auto" w:fill="auto"/>
            <w:noWrap/>
            <w:hideMark/>
          </w:tcPr>
          <w:p w14:paraId="0A8457B9" w14:textId="77777777" w:rsidR="00C74D61" w:rsidRPr="00191694" w:rsidRDefault="00DB24B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Positive</w:t>
            </w:r>
          </w:p>
          <w:p w14:paraId="12260B22" w14:textId="77777777" w:rsidR="00DB24B1" w:rsidRPr="00191694" w:rsidRDefault="00C74D6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n</w:t>
            </w:r>
            <w:r w:rsidR="00DB24B1" w:rsidRPr="00191694">
              <w:rPr>
                <w:rFonts w:ascii="Times New Roman" w:hAnsi="Times New Roman" w:cs="Times New Roman"/>
                <w:b/>
                <w:bCs/>
                <w:sz w:val="24"/>
                <w:szCs w:val="24"/>
              </w:rPr>
              <w:t xml:space="preserve">=41   </w:t>
            </w:r>
          </w:p>
        </w:tc>
        <w:tc>
          <w:tcPr>
            <w:tcW w:w="1350" w:type="dxa"/>
            <w:shd w:val="clear" w:color="auto" w:fill="auto"/>
          </w:tcPr>
          <w:p w14:paraId="5885D04C" w14:textId="77777777" w:rsidR="00C74D61" w:rsidRPr="00191694" w:rsidRDefault="00DB24B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Negative</w:t>
            </w:r>
          </w:p>
          <w:p w14:paraId="2094CF40" w14:textId="77777777" w:rsidR="00DB24B1" w:rsidRPr="00191694" w:rsidRDefault="00C74D6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n</w:t>
            </w:r>
            <w:r w:rsidR="00DB24B1" w:rsidRPr="00191694">
              <w:rPr>
                <w:rFonts w:ascii="Times New Roman" w:hAnsi="Times New Roman" w:cs="Times New Roman"/>
                <w:b/>
                <w:bCs/>
                <w:sz w:val="24"/>
                <w:szCs w:val="24"/>
              </w:rPr>
              <w:t>=501</w:t>
            </w:r>
          </w:p>
        </w:tc>
        <w:tc>
          <w:tcPr>
            <w:tcW w:w="1620" w:type="dxa"/>
            <w:shd w:val="clear" w:color="auto" w:fill="auto"/>
            <w:noWrap/>
            <w:hideMark/>
          </w:tcPr>
          <w:p w14:paraId="07DF8359" w14:textId="77777777" w:rsidR="00DB24B1" w:rsidRPr="00191694" w:rsidRDefault="00C74D6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u</w:t>
            </w:r>
            <w:r w:rsidR="00DB24B1" w:rsidRPr="00191694">
              <w:rPr>
                <w:rFonts w:ascii="Times New Roman" w:hAnsi="Times New Roman" w:cs="Times New Roman"/>
                <w:b/>
                <w:bCs/>
                <w:sz w:val="24"/>
                <w:szCs w:val="24"/>
              </w:rPr>
              <w:t>OR 95% CI</w:t>
            </w:r>
          </w:p>
        </w:tc>
        <w:tc>
          <w:tcPr>
            <w:tcW w:w="1615" w:type="dxa"/>
          </w:tcPr>
          <w:p w14:paraId="24BEB08B" w14:textId="77777777" w:rsidR="00DB24B1" w:rsidRPr="00191694" w:rsidRDefault="00C74D6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aOR 95% CI</w:t>
            </w:r>
          </w:p>
        </w:tc>
      </w:tr>
      <w:tr w:rsidR="00C74D61" w:rsidRPr="00191694" w14:paraId="40D58321" w14:textId="77777777" w:rsidTr="00C74D61">
        <w:trPr>
          <w:trHeight w:val="300"/>
        </w:trPr>
        <w:tc>
          <w:tcPr>
            <w:tcW w:w="2965" w:type="dxa"/>
            <w:shd w:val="clear" w:color="auto" w:fill="auto"/>
            <w:noWrap/>
          </w:tcPr>
          <w:p w14:paraId="676D7F70"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Sex</w:t>
            </w:r>
          </w:p>
        </w:tc>
        <w:tc>
          <w:tcPr>
            <w:tcW w:w="1800" w:type="dxa"/>
            <w:shd w:val="clear" w:color="auto" w:fill="auto"/>
            <w:noWrap/>
          </w:tcPr>
          <w:p w14:paraId="6EBEE239"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2BF98C2F" w14:textId="77777777" w:rsidR="00DB24B1" w:rsidRPr="00191694" w:rsidRDefault="00DB24B1" w:rsidP="009C51E0">
            <w:pPr>
              <w:spacing w:after="0" w:line="276" w:lineRule="auto"/>
              <w:rPr>
                <w:rFonts w:ascii="Times New Roman" w:hAnsi="Times New Roman" w:cs="Times New Roman"/>
                <w:b/>
                <w:sz w:val="24"/>
                <w:szCs w:val="24"/>
              </w:rPr>
            </w:pPr>
          </w:p>
        </w:tc>
        <w:tc>
          <w:tcPr>
            <w:tcW w:w="1620" w:type="dxa"/>
            <w:shd w:val="clear" w:color="auto" w:fill="auto"/>
            <w:noWrap/>
          </w:tcPr>
          <w:p w14:paraId="1F83BB12" w14:textId="77777777" w:rsidR="00DB24B1" w:rsidRPr="00191694" w:rsidRDefault="00DB24B1" w:rsidP="009C51E0">
            <w:pPr>
              <w:spacing w:after="0" w:line="276" w:lineRule="auto"/>
              <w:rPr>
                <w:rFonts w:ascii="Times New Roman" w:hAnsi="Times New Roman" w:cs="Times New Roman"/>
                <w:b/>
                <w:sz w:val="24"/>
                <w:szCs w:val="24"/>
              </w:rPr>
            </w:pPr>
          </w:p>
        </w:tc>
        <w:tc>
          <w:tcPr>
            <w:tcW w:w="1615" w:type="dxa"/>
          </w:tcPr>
          <w:p w14:paraId="1BAC6CC5" w14:textId="77777777" w:rsidR="00DB24B1" w:rsidRPr="00191694" w:rsidRDefault="00DB24B1" w:rsidP="009C51E0">
            <w:pPr>
              <w:spacing w:after="0" w:line="276" w:lineRule="auto"/>
              <w:rPr>
                <w:rFonts w:ascii="Times New Roman" w:hAnsi="Times New Roman" w:cs="Times New Roman"/>
                <w:b/>
                <w:sz w:val="24"/>
                <w:szCs w:val="24"/>
              </w:rPr>
            </w:pPr>
          </w:p>
        </w:tc>
      </w:tr>
      <w:tr w:rsidR="00C74D61" w:rsidRPr="00191694" w14:paraId="65B88381" w14:textId="77777777" w:rsidTr="00C74D61">
        <w:trPr>
          <w:trHeight w:val="300"/>
        </w:trPr>
        <w:tc>
          <w:tcPr>
            <w:tcW w:w="2965" w:type="dxa"/>
            <w:shd w:val="clear" w:color="auto" w:fill="auto"/>
            <w:noWrap/>
          </w:tcPr>
          <w:p w14:paraId="5A14605A"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Female</w:t>
            </w:r>
          </w:p>
        </w:tc>
        <w:tc>
          <w:tcPr>
            <w:tcW w:w="1800" w:type="dxa"/>
            <w:shd w:val="clear" w:color="auto" w:fill="auto"/>
            <w:noWrap/>
          </w:tcPr>
          <w:p w14:paraId="5AC154F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12(29.3)</w:t>
            </w:r>
          </w:p>
        </w:tc>
        <w:tc>
          <w:tcPr>
            <w:tcW w:w="1350" w:type="dxa"/>
            <w:shd w:val="clear" w:color="auto" w:fill="auto"/>
          </w:tcPr>
          <w:p w14:paraId="45E502E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298(59.5)</w:t>
            </w:r>
          </w:p>
        </w:tc>
        <w:tc>
          <w:tcPr>
            <w:tcW w:w="1620" w:type="dxa"/>
            <w:shd w:val="clear" w:color="auto" w:fill="auto"/>
            <w:noWrap/>
          </w:tcPr>
          <w:p w14:paraId="7DAE730C"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Ref</w:t>
            </w:r>
          </w:p>
        </w:tc>
        <w:tc>
          <w:tcPr>
            <w:tcW w:w="1615" w:type="dxa"/>
          </w:tcPr>
          <w:p w14:paraId="2880869A"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71E3AD08" w14:textId="77777777" w:rsidTr="00C74D61">
        <w:trPr>
          <w:trHeight w:val="300"/>
        </w:trPr>
        <w:tc>
          <w:tcPr>
            <w:tcW w:w="2965" w:type="dxa"/>
            <w:shd w:val="clear" w:color="auto" w:fill="auto"/>
            <w:noWrap/>
            <w:hideMark/>
          </w:tcPr>
          <w:p w14:paraId="7299E99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lastRenderedPageBreak/>
              <w:t>Male</w:t>
            </w:r>
          </w:p>
        </w:tc>
        <w:tc>
          <w:tcPr>
            <w:tcW w:w="1800" w:type="dxa"/>
            <w:shd w:val="clear" w:color="auto" w:fill="auto"/>
            <w:noWrap/>
          </w:tcPr>
          <w:p w14:paraId="15A33E1E"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29(70.3)</w:t>
            </w:r>
          </w:p>
        </w:tc>
        <w:tc>
          <w:tcPr>
            <w:tcW w:w="1350" w:type="dxa"/>
            <w:shd w:val="clear" w:color="auto" w:fill="auto"/>
          </w:tcPr>
          <w:p w14:paraId="3292CCE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203(40.5)</w:t>
            </w:r>
          </w:p>
        </w:tc>
        <w:tc>
          <w:tcPr>
            <w:tcW w:w="1620" w:type="dxa"/>
            <w:shd w:val="clear" w:color="auto" w:fill="auto"/>
            <w:noWrap/>
          </w:tcPr>
          <w:p w14:paraId="44CBA91D"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3.5 (1.7-7.1)</w:t>
            </w:r>
          </w:p>
        </w:tc>
        <w:tc>
          <w:tcPr>
            <w:tcW w:w="1615" w:type="dxa"/>
          </w:tcPr>
          <w:p w14:paraId="5423864A" w14:textId="77777777" w:rsidR="00DB24B1" w:rsidRPr="00191694" w:rsidRDefault="00C66B23"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2.0(0.6-6.8)</w:t>
            </w:r>
          </w:p>
        </w:tc>
      </w:tr>
      <w:tr w:rsidR="00C74D61" w:rsidRPr="00191694" w14:paraId="793D0D2E" w14:textId="77777777" w:rsidTr="00C74D61">
        <w:trPr>
          <w:trHeight w:val="503"/>
        </w:trPr>
        <w:tc>
          <w:tcPr>
            <w:tcW w:w="2965" w:type="dxa"/>
            <w:shd w:val="clear" w:color="auto" w:fill="auto"/>
            <w:noWrap/>
          </w:tcPr>
          <w:p w14:paraId="4671F82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b/>
                <w:sz w:val="24"/>
                <w:szCs w:val="24"/>
              </w:rPr>
              <w:t>Age group</w:t>
            </w:r>
            <w:r w:rsidRPr="00191694">
              <w:rPr>
                <w:rFonts w:ascii="Times New Roman" w:hAnsi="Times New Roman" w:cs="Times New Roman"/>
                <w:sz w:val="24"/>
                <w:szCs w:val="24"/>
              </w:rPr>
              <w:t xml:space="preserve">    </w:t>
            </w:r>
          </w:p>
        </w:tc>
        <w:tc>
          <w:tcPr>
            <w:tcW w:w="1800" w:type="dxa"/>
            <w:shd w:val="clear" w:color="auto" w:fill="auto"/>
            <w:noWrap/>
          </w:tcPr>
          <w:p w14:paraId="1D4AC252"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580D93D0" w14:textId="77777777" w:rsidR="00DB24B1" w:rsidRPr="00191694" w:rsidRDefault="00DB24B1" w:rsidP="009C51E0">
            <w:pPr>
              <w:spacing w:after="0" w:line="276" w:lineRule="auto"/>
              <w:rPr>
                <w:rFonts w:ascii="Times New Roman" w:hAnsi="Times New Roman" w:cs="Times New Roman"/>
                <w:sz w:val="24"/>
                <w:szCs w:val="24"/>
              </w:rPr>
            </w:pPr>
          </w:p>
        </w:tc>
        <w:tc>
          <w:tcPr>
            <w:tcW w:w="1620" w:type="dxa"/>
            <w:shd w:val="clear" w:color="auto" w:fill="auto"/>
            <w:noWrap/>
          </w:tcPr>
          <w:p w14:paraId="1BEC6C1B" w14:textId="77777777" w:rsidR="00DB24B1" w:rsidRPr="00191694" w:rsidRDefault="00DB24B1" w:rsidP="009C51E0">
            <w:pPr>
              <w:spacing w:after="0" w:line="276" w:lineRule="auto"/>
              <w:rPr>
                <w:rFonts w:ascii="Times New Roman" w:hAnsi="Times New Roman" w:cs="Times New Roman"/>
                <w:sz w:val="24"/>
                <w:szCs w:val="24"/>
              </w:rPr>
            </w:pPr>
          </w:p>
        </w:tc>
        <w:tc>
          <w:tcPr>
            <w:tcW w:w="1615" w:type="dxa"/>
          </w:tcPr>
          <w:p w14:paraId="57FBFD9B"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408D4203" w14:textId="77777777" w:rsidTr="007262CE">
        <w:trPr>
          <w:trHeight w:val="467"/>
        </w:trPr>
        <w:tc>
          <w:tcPr>
            <w:tcW w:w="2965" w:type="dxa"/>
            <w:shd w:val="clear" w:color="auto" w:fill="auto"/>
            <w:noWrap/>
          </w:tcPr>
          <w:p w14:paraId="362F90C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&lt;25</w:t>
            </w:r>
          </w:p>
        </w:tc>
        <w:tc>
          <w:tcPr>
            <w:tcW w:w="1800" w:type="dxa"/>
            <w:shd w:val="clear" w:color="auto" w:fill="auto"/>
            <w:noWrap/>
          </w:tcPr>
          <w:p w14:paraId="59D2E24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6(14.6)</w:t>
            </w:r>
          </w:p>
        </w:tc>
        <w:tc>
          <w:tcPr>
            <w:tcW w:w="1350" w:type="dxa"/>
            <w:shd w:val="clear" w:color="auto" w:fill="auto"/>
          </w:tcPr>
          <w:p w14:paraId="0A40E8B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60(112.0)</w:t>
            </w:r>
          </w:p>
        </w:tc>
        <w:tc>
          <w:tcPr>
            <w:tcW w:w="1620" w:type="dxa"/>
            <w:shd w:val="clear" w:color="auto" w:fill="auto"/>
            <w:noWrap/>
          </w:tcPr>
          <w:p w14:paraId="772D4DA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Ref</w:t>
            </w:r>
          </w:p>
        </w:tc>
        <w:tc>
          <w:tcPr>
            <w:tcW w:w="1615" w:type="dxa"/>
          </w:tcPr>
          <w:p w14:paraId="200A272A"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70740DA5" w14:textId="77777777" w:rsidTr="00C74D61">
        <w:trPr>
          <w:trHeight w:val="300"/>
        </w:trPr>
        <w:tc>
          <w:tcPr>
            <w:tcW w:w="2965" w:type="dxa"/>
            <w:shd w:val="clear" w:color="auto" w:fill="auto"/>
            <w:noWrap/>
          </w:tcPr>
          <w:p w14:paraId="062A3912"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25-34</w:t>
            </w:r>
          </w:p>
        </w:tc>
        <w:tc>
          <w:tcPr>
            <w:tcW w:w="1800" w:type="dxa"/>
            <w:shd w:val="clear" w:color="auto" w:fill="auto"/>
            <w:noWrap/>
          </w:tcPr>
          <w:p w14:paraId="1CDC220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11(26.8)</w:t>
            </w:r>
          </w:p>
        </w:tc>
        <w:tc>
          <w:tcPr>
            <w:tcW w:w="1350" w:type="dxa"/>
            <w:shd w:val="clear" w:color="auto" w:fill="auto"/>
          </w:tcPr>
          <w:p w14:paraId="44136DF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123(24.6)</w:t>
            </w:r>
          </w:p>
        </w:tc>
        <w:tc>
          <w:tcPr>
            <w:tcW w:w="1620" w:type="dxa"/>
            <w:shd w:val="clear" w:color="auto" w:fill="auto"/>
            <w:noWrap/>
          </w:tcPr>
          <w:p w14:paraId="386E98B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0.9 (0.3-2.5)</w:t>
            </w:r>
          </w:p>
        </w:tc>
        <w:tc>
          <w:tcPr>
            <w:tcW w:w="1615" w:type="dxa"/>
          </w:tcPr>
          <w:p w14:paraId="05E655BE"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6BC9DA0D" w14:textId="77777777" w:rsidTr="00C74D61">
        <w:trPr>
          <w:trHeight w:val="300"/>
        </w:trPr>
        <w:tc>
          <w:tcPr>
            <w:tcW w:w="2965" w:type="dxa"/>
            <w:shd w:val="clear" w:color="auto" w:fill="auto"/>
            <w:noWrap/>
          </w:tcPr>
          <w:p w14:paraId="2F3C78EA"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35-44</w:t>
            </w:r>
          </w:p>
        </w:tc>
        <w:tc>
          <w:tcPr>
            <w:tcW w:w="1800" w:type="dxa"/>
            <w:shd w:val="clear" w:color="auto" w:fill="auto"/>
            <w:noWrap/>
          </w:tcPr>
          <w:p w14:paraId="3DF77A2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8(19.5)</w:t>
            </w:r>
          </w:p>
        </w:tc>
        <w:tc>
          <w:tcPr>
            <w:tcW w:w="1350" w:type="dxa"/>
            <w:shd w:val="clear" w:color="auto" w:fill="auto"/>
          </w:tcPr>
          <w:p w14:paraId="5A161F8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113(22.6)</w:t>
            </w:r>
          </w:p>
        </w:tc>
        <w:tc>
          <w:tcPr>
            <w:tcW w:w="1620" w:type="dxa"/>
            <w:shd w:val="clear" w:color="auto" w:fill="auto"/>
            <w:noWrap/>
          </w:tcPr>
          <w:p w14:paraId="1DC382F0"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0.7 (0.2-2.1)</w:t>
            </w:r>
          </w:p>
        </w:tc>
        <w:tc>
          <w:tcPr>
            <w:tcW w:w="1615" w:type="dxa"/>
          </w:tcPr>
          <w:p w14:paraId="7082FA51"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70838A2F" w14:textId="77777777" w:rsidTr="00C74D61">
        <w:trPr>
          <w:trHeight w:val="300"/>
        </w:trPr>
        <w:tc>
          <w:tcPr>
            <w:tcW w:w="2965" w:type="dxa"/>
            <w:shd w:val="clear" w:color="auto" w:fill="auto"/>
            <w:noWrap/>
          </w:tcPr>
          <w:p w14:paraId="39BF22D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45-54</w:t>
            </w:r>
          </w:p>
        </w:tc>
        <w:tc>
          <w:tcPr>
            <w:tcW w:w="1800" w:type="dxa"/>
            <w:shd w:val="clear" w:color="auto" w:fill="auto"/>
            <w:noWrap/>
          </w:tcPr>
          <w:p w14:paraId="74A7ED7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8(19.5)</w:t>
            </w:r>
          </w:p>
        </w:tc>
        <w:tc>
          <w:tcPr>
            <w:tcW w:w="1350" w:type="dxa"/>
            <w:shd w:val="clear" w:color="auto" w:fill="auto"/>
          </w:tcPr>
          <w:p w14:paraId="694DCEE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90(18.0)</w:t>
            </w:r>
          </w:p>
        </w:tc>
        <w:tc>
          <w:tcPr>
            <w:tcW w:w="1620" w:type="dxa"/>
            <w:shd w:val="clear" w:color="auto" w:fill="auto"/>
            <w:noWrap/>
          </w:tcPr>
          <w:p w14:paraId="6906C09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0.9 (0.3-2.7)</w:t>
            </w:r>
          </w:p>
        </w:tc>
        <w:tc>
          <w:tcPr>
            <w:tcW w:w="1615" w:type="dxa"/>
          </w:tcPr>
          <w:p w14:paraId="431750CC"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481A7998" w14:textId="77777777" w:rsidTr="00C74D61">
        <w:trPr>
          <w:trHeight w:val="300"/>
        </w:trPr>
        <w:tc>
          <w:tcPr>
            <w:tcW w:w="2965" w:type="dxa"/>
            <w:shd w:val="clear" w:color="auto" w:fill="auto"/>
            <w:noWrap/>
          </w:tcPr>
          <w:p w14:paraId="01591262"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≥55</w:t>
            </w:r>
          </w:p>
        </w:tc>
        <w:tc>
          <w:tcPr>
            <w:tcW w:w="1800" w:type="dxa"/>
            <w:shd w:val="clear" w:color="auto" w:fill="auto"/>
            <w:noWrap/>
          </w:tcPr>
          <w:p w14:paraId="5122DCE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8(19.5)</w:t>
            </w:r>
          </w:p>
        </w:tc>
        <w:tc>
          <w:tcPr>
            <w:tcW w:w="1350" w:type="dxa"/>
            <w:shd w:val="clear" w:color="auto" w:fill="auto"/>
          </w:tcPr>
          <w:p w14:paraId="418105E0"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115(23.0)</w:t>
            </w:r>
          </w:p>
        </w:tc>
        <w:tc>
          <w:tcPr>
            <w:tcW w:w="1620" w:type="dxa"/>
            <w:shd w:val="clear" w:color="auto" w:fill="auto"/>
            <w:noWrap/>
          </w:tcPr>
          <w:p w14:paraId="0DCB28A9"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0.7(0.2-2.1)</w:t>
            </w:r>
          </w:p>
        </w:tc>
        <w:tc>
          <w:tcPr>
            <w:tcW w:w="1615" w:type="dxa"/>
          </w:tcPr>
          <w:p w14:paraId="45E39D68"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5712C1C8" w14:textId="77777777" w:rsidTr="00C74D61">
        <w:trPr>
          <w:trHeight w:val="300"/>
        </w:trPr>
        <w:tc>
          <w:tcPr>
            <w:tcW w:w="2965" w:type="dxa"/>
            <w:shd w:val="clear" w:color="auto" w:fill="auto"/>
            <w:noWrap/>
            <w:hideMark/>
          </w:tcPr>
          <w:p w14:paraId="3AB79BC1" w14:textId="77777777" w:rsidR="00DB24B1" w:rsidRPr="00191694" w:rsidRDefault="00DB24B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Marital status</w:t>
            </w:r>
          </w:p>
        </w:tc>
        <w:tc>
          <w:tcPr>
            <w:tcW w:w="1800" w:type="dxa"/>
            <w:shd w:val="clear" w:color="auto" w:fill="auto"/>
            <w:noWrap/>
            <w:hideMark/>
          </w:tcPr>
          <w:p w14:paraId="30DF054B" w14:textId="77777777" w:rsidR="00DB24B1" w:rsidRPr="00191694" w:rsidRDefault="00DB24B1" w:rsidP="009C51E0">
            <w:pPr>
              <w:spacing w:after="0" w:line="276" w:lineRule="auto"/>
              <w:rPr>
                <w:rFonts w:ascii="Times New Roman" w:hAnsi="Times New Roman" w:cs="Times New Roman"/>
                <w:b/>
                <w:bCs/>
                <w:sz w:val="24"/>
                <w:szCs w:val="24"/>
              </w:rPr>
            </w:pPr>
          </w:p>
        </w:tc>
        <w:tc>
          <w:tcPr>
            <w:tcW w:w="1350" w:type="dxa"/>
            <w:shd w:val="clear" w:color="auto" w:fill="auto"/>
          </w:tcPr>
          <w:p w14:paraId="76DAE157"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4603B14E"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16B5C9FE"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05009460" w14:textId="77777777" w:rsidTr="00C74D61">
        <w:trPr>
          <w:trHeight w:val="300"/>
        </w:trPr>
        <w:tc>
          <w:tcPr>
            <w:tcW w:w="2965" w:type="dxa"/>
            <w:shd w:val="clear" w:color="auto" w:fill="auto"/>
            <w:noWrap/>
          </w:tcPr>
          <w:p w14:paraId="05A0EB7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Never married</w:t>
            </w:r>
          </w:p>
        </w:tc>
        <w:tc>
          <w:tcPr>
            <w:tcW w:w="1800" w:type="dxa"/>
            <w:shd w:val="clear" w:color="auto" w:fill="auto"/>
            <w:noWrap/>
          </w:tcPr>
          <w:p w14:paraId="097573C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3(7.3)</w:t>
            </w:r>
          </w:p>
        </w:tc>
        <w:tc>
          <w:tcPr>
            <w:tcW w:w="1350" w:type="dxa"/>
            <w:shd w:val="clear" w:color="auto" w:fill="auto"/>
          </w:tcPr>
          <w:p w14:paraId="79E8047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68(13.6)</w:t>
            </w:r>
          </w:p>
        </w:tc>
        <w:tc>
          <w:tcPr>
            <w:tcW w:w="1620" w:type="dxa"/>
            <w:shd w:val="clear" w:color="auto" w:fill="auto"/>
            <w:noWrap/>
          </w:tcPr>
          <w:p w14:paraId="5501362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Ref</w:t>
            </w:r>
          </w:p>
        </w:tc>
        <w:tc>
          <w:tcPr>
            <w:tcW w:w="1615" w:type="dxa"/>
          </w:tcPr>
          <w:p w14:paraId="2A86809B"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10AD9CDB" w14:textId="77777777" w:rsidTr="00C74D61">
        <w:trPr>
          <w:trHeight w:val="300"/>
        </w:trPr>
        <w:tc>
          <w:tcPr>
            <w:tcW w:w="2965" w:type="dxa"/>
            <w:shd w:val="clear" w:color="auto" w:fill="auto"/>
            <w:noWrap/>
            <w:hideMark/>
          </w:tcPr>
          <w:p w14:paraId="0248E71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Ever married</w:t>
            </w:r>
          </w:p>
        </w:tc>
        <w:tc>
          <w:tcPr>
            <w:tcW w:w="1800" w:type="dxa"/>
            <w:shd w:val="clear" w:color="auto" w:fill="auto"/>
            <w:noWrap/>
            <w:hideMark/>
          </w:tcPr>
          <w:p w14:paraId="41D62A62"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38(92.7)</w:t>
            </w:r>
          </w:p>
        </w:tc>
        <w:tc>
          <w:tcPr>
            <w:tcW w:w="1350" w:type="dxa"/>
            <w:shd w:val="clear" w:color="auto" w:fill="auto"/>
          </w:tcPr>
          <w:p w14:paraId="5024C0F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433(86.4)</w:t>
            </w:r>
          </w:p>
        </w:tc>
        <w:tc>
          <w:tcPr>
            <w:tcW w:w="1620" w:type="dxa"/>
            <w:shd w:val="clear" w:color="auto" w:fill="auto"/>
            <w:noWrap/>
            <w:hideMark/>
          </w:tcPr>
          <w:p w14:paraId="2D0B28D5"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 (0.6-6.6)</w:t>
            </w:r>
          </w:p>
        </w:tc>
        <w:tc>
          <w:tcPr>
            <w:tcW w:w="1615" w:type="dxa"/>
          </w:tcPr>
          <w:p w14:paraId="202A4534"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42FBD46E" w14:textId="77777777" w:rsidTr="00C74D61">
        <w:trPr>
          <w:trHeight w:val="300"/>
        </w:trPr>
        <w:tc>
          <w:tcPr>
            <w:tcW w:w="2965" w:type="dxa"/>
            <w:shd w:val="clear" w:color="auto" w:fill="auto"/>
            <w:noWrap/>
            <w:hideMark/>
          </w:tcPr>
          <w:p w14:paraId="6F67438A" w14:textId="77777777" w:rsidR="00DB24B1" w:rsidRPr="00191694" w:rsidRDefault="00DB24B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Type of marriage (n=474)</w:t>
            </w:r>
          </w:p>
        </w:tc>
        <w:tc>
          <w:tcPr>
            <w:tcW w:w="1800" w:type="dxa"/>
            <w:shd w:val="clear" w:color="auto" w:fill="auto"/>
            <w:noWrap/>
            <w:hideMark/>
          </w:tcPr>
          <w:p w14:paraId="6796F7FF" w14:textId="77777777" w:rsidR="00DB24B1" w:rsidRPr="00191694" w:rsidRDefault="00DB24B1" w:rsidP="009C51E0">
            <w:pPr>
              <w:spacing w:after="0" w:line="276" w:lineRule="auto"/>
              <w:rPr>
                <w:rFonts w:ascii="Times New Roman" w:hAnsi="Times New Roman" w:cs="Times New Roman"/>
                <w:b/>
                <w:bCs/>
                <w:sz w:val="24"/>
                <w:szCs w:val="24"/>
              </w:rPr>
            </w:pPr>
          </w:p>
        </w:tc>
        <w:tc>
          <w:tcPr>
            <w:tcW w:w="1350" w:type="dxa"/>
            <w:shd w:val="clear" w:color="auto" w:fill="auto"/>
          </w:tcPr>
          <w:p w14:paraId="25B4DD03"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268F7ABB"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69642C13"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29237062" w14:textId="77777777" w:rsidTr="00C74D61">
        <w:trPr>
          <w:trHeight w:val="300"/>
        </w:trPr>
        <w:tc>
          <w:tcPr>
            <w:tcW w:w="2965" w:type="dxa"/>
            <w:shd w:val="clear" w:color="auto" w:fill="auto"/>
            <w:noWrap/>
          </w:tcPr>
          <w:p w14:paraId="52115FA5"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Monogamous</w:t>
            </w:r>
          </w:p>
        </w:tc>
        <w:tc>
          <w:tcPr>
            <w:tcW w:w="1800" w:type="dxa"/>
            <w:shd w:val="clear" w:color="auto" w:fill="auto"/>
            <w:noWrap/>
          </w:tcPr>
          <w:p w14:paraId="7F8F150E"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24(63.2)</w:t>
            </w:r>
          </w:p>
        </w:tc>
        <w:tc>
          <w:tcPr>
            <w:tcW w:w="1350" w:type="dxa"/>
            <w:shd w:val="clear" w:color="auto" w:fill="auto"/>
          </w:tcPr>
          <w:p w14:paraId="2F27AB4E"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328(75.7)</w:t>
            </w:r>
          </w:p>
        </w:tc>
        <w:tc>
          <w:tcPr>
            <w:tcW w:w="1620" w:type="dxa"/>
            <w:shd w:val="clear" w:color="auto" w:fill="auto"/>
            <w:noWrap/>
          </w:tcPr>
          <w:p w14:paraId="1FE3947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Ref</w:t>
            </w:r>
          </w:p>
        </w:tc>
        <w:tc>
          <w:tcPr>
            <w:tcW w:w="1615" w:type="dxa"/>
          </w:tcPr>
          <w:p w14:paraId="78C498B6"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5AD9A46E" w14:textId="77777777" w:rsidTr="00C74D61">
        <w:trPr>
          <w:trHeight w:val="300"/>
        </w:trPr>
        <w:tc>
          <w:tcPr>
            <w:tcW w:w="2965" w:type="dxa"/>
            <w:shd w:val="clear" w:color="auto" w:fill="auto"/>
            <w:noWrap/>
            <w:hideMark/>
          </w:tcPr>
          <w:p w14:paraId="4F9B399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Polygamous </w:t>
            </w:r>
          </w:p>
        </w:tc>
        <w:tc>
          <w:tcPr>
            <w:tcW w:w="1800" w:type="dxa"/>
            <w:shd w:val="clear" w:color="auto" w:fill="auto"/>
            <w:noWrap/>
            <w:hideMark/>
          </w:tcPr>
          <w:p w14:paraId="10FD357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14(36.8)</w:t>
            </w:r>
          </w:p>
        </w:tc>
        <w:tc>
          <w:tcPr>
            <w:tcW w:w="1350" w:type="dxa"/>
            <w:shd w:val="clear" w:color="auto" w:fill="auto"/>
          </w:tcPr>
          <w:p w14:paraId="5CF8E760"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105(24.3)</w:t>
            </w:r>
          </w:p>
        </w:tc>
        <w:tc>
          <w:tcPr>
            <w:tcW w:w="1620" w:type="dxa"/>
            <w:shd w:val="clear" w:color="auto" w:fill="auto"/>
            <w:noWrap/>
            <w:hideMark/>
          </w:tcPr>
          <w:p w14:paraId="53D1433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1.8 (0.9-3.6)</w:t>
            </w:r>
          </w:p>
        </w:tc>
        <w:tc>
          <w:tcPr>
            <w:tcW w:w="1615" w:type="dxa"/>
          </w:tcPr>
          <w:p w14:paraId="1E0C59B1"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02E39652" w14:textId="77777777" w:rsidTr="00C74D61">
        <w:trPr>
          <w:trHeight w:val="300"/>
        </w:trPr>
        <w:tc>
          <w:tcPr>
            <w:tcW w:w="2965" w:type="dxa"/>
            <w:shd w:val="clear" w:color="auto" w:fill="auto"/>
            <w:noWrap/>
            <w:hideMark/>
          </w:tcPr>
          <w:p w14:paraId="6A85F496"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Formal education</w:t>
            </w:r>
          </w:p>
        </w:tc>
        <w:tc>
          <w:tcPr>
            <w:tcW w:w="1800" w:type="dxa"/>
            <w:shd w:val="clear" w:color="auto" w:fill="auto"/>
            <w:noWrap/>
            <w:hideMark/>
          </w:tcPr>
          <w:p w14:paraId="30051C86"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4F240816"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345711CE"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0B52CF33"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698F4131" w14:textId="77777777" w:rsidTr="00C74D61">
        <w:trPr>
          <w:trHeight w:val="300"/>
        </w:trPr>
        <w:tc>
          <w:tcPr>
            <w:tcW w:w="2965" w:type="dxa"/>
            <w:shd w:val="clear" w:color="auto" w:fill="auto"/>
            <w:noWrap/>
          </w:tcPr>
          <w:p w14:paraId="700A838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Not documented</w:t>
            </w:r>
          </w:p>
        </w:tc>
        <w:tc>
          <w:tcPr>
            <w:tcW w:w="1800" w:type="dxa"/>
            <w:shd w:val="clear" w:color="auto" w:fill="auto"/>
            <w:noWrap/>
          </w:tcPr>
          <w:p w14:paraId="5E63E32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4(9.8)</w:t>
            </w:r>
          </w:p>
        </w:tc>
        <w:tc>
          <w:tcPr>
            <w:tcW w:w="1350" w:type="dxa"/>
            <w:shd w:val="clear" w:color="auto" w:fill="auto"/>
          </w:tcPr>
          <w:p w14:paraId="390E205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3(0.6)</w:t>
            </w:r>
          </w:p>
        </w:tc>
        <w:tc>
          <w:tcPr>
            <w:tcW w:w="1620" w:type="dxa"/>
            <w:shd w:val="clear" w:color="auto" w:fill="auto"/>
            <w:noWrap/>
          </w:tcPr>
          <w:p w14:paraId="6DFA926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Ref</w:t>
            </w:r>
          </w:p>
        </w:tc>
        <w:tc>
          <w:tcPr>
            <w:tcW w:w="1615" w:type="dxa"/>
          </w:tcPr>
          <w:p w14:paraId="40CF3E21"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2473A3A9" w14:textId="77777777" w:rsidTr="00C74D61">
        <w:trPr>
          <w:trHeight w:val="300"/>
        </w:trPr>
        <w:tc>
          <w:tcPr>
            <w:tcW w:w="2965" w:type="dxa"/>
            <w:shd w:val="clear" w:color="auto" w:fill="auto"/>
            <w:noWrap/>
            <w:hideMark/>
          </w:tcPr>
          <w:p w14:paraId="37C4E06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16E17C9A"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32(78.1)</w:t>
            </w:r>
          </w:p>
        </w:tc>
        <w:tc>
          <w:tcPr>
            <w:tcW w:w="1350" w:type="dxa"/>
            <w:shd w:val="clear" w:color="auto" w:fill="auto"/>
          </w:tcPr>
          <w:p w14:paraId="6375E7BA"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458(91.4)</w:t>
            </w:r>
          </w:p>
        </w:tc>
        <w:tc>
          <w:tcPr>
            <w:tcW w:w="1620" w:type="dxa"/>
            <w:shd w:val="clear" w:color="auto" w:fill="auto"/>
            <w:noWrap/>
            <w:hideMark/>
          </w:tcPr>
          <w:p w14:paraId="3D47A4D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0.1(0.0-0.2)</w:t>
            </w:r>
          </w:p>
        </w:tc>
        <w:tc>
          <w:tcPr>
            <w:tcW w:w="1615" w:type="dxa"/>
          </w:tcPr>
          <w:p w14:paraId="008C610B"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1ECE1385" w14:textId="77777777" w:rsidTr="00C74D61">
        <w:trPr>
          <w:trHeight w:val="300"/>
        </w:trPr>
        <w:tc>
          <w:tcPr>
            <w:tcW w:w="2965" w:type="dxa"/>
            <w:shd w:val="clear" w:color="auto" w:fill="auto"/>
            <w:noWrap/>
            <w:hideMark/>
          </w:tcPr>
          <w:p w14:paraId="035A5AD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No</w:t>
            </w:r>
          </w:p>
        </w:tc>
        <w:tc>
          <w:tcPr>
            <w:tcW w:w="1800" w:type="dxa"/>
            <w:shd w:val="clear" w:color="auto" w:fill="auto"/>
            <w:noWrap/>
            <w:hideMark/>
          </w:tcPr>
          <w:p w14:paraId="3C5CDF2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5(12.2)</w:t>
            </w:r>
          </w:p>
        </w:tc>
        <w:tc>
          <w:tcPr>
            <w:tcW w:w="1350" w:type="dxa"/>
            <w:shd w:val="clear" w:color="auto" w:fill="auto"/>
          </w:tcPr>
          <w:p w14:paraId="51E913C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40(8.0)</w:t>
            </w:r>
          </w:p>
        </w:tc>
        <w:tc>
          <w:tcPr>
            <w:tcW w:w="1620" w:type="dxa"/>
            <w:shd w:val="clear" w:color="auto" w:fill="auto"/>
            <w:noWrap/>
            <w:hideMark/>
          </w:tcPr>
          <w:p w14:paraId="75A9659A"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0.1(0.0-0.5)</w:t>
            </w:r>
          </w:p>
        </w:tc>
        <w:tc>
          <w:tcPr>
            <w:tcW w:w="1615" w:type="dxa"/>
          </w:tcPr>
          <w:p w14:paraId="7EABC5BE"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04D67DF9" w14:textId="77777777" w:rsidTr="00C74D61">
        <w:trPr>
          <w:trHeight w:val="300"/>
        </w:trPr>
        <w:tc>
          <w:tcPr>
            <w:tcW w:w="2965" w:type="dxa"/>
            <w:shd w:val="clear" w:color="auto" w:fill="auto"/>
            <w:noWrap/>
            <w:hideMark/>
          </w:tcPr>
          <w:p w14:paraId="62CF94C7" w14:textId="77777777" w:rsidR="00DB24B1" w:rsidRPr="00191694" w:rsidRDefault="00DB24B1" w:rsidP="009C51E0">
            <w:pPr>
              <w:spacing w:after="0" w:line="276" w:lineRule="auto"/>
              <w:rPr>
                <w:rFonts w:ascii="Times New Roman" w:hAnsi="Times New Roman" w:cs="Times New Roman"/>
                <w:b/>
                <w:bCs/>
                <w:sz w:val="24"/>
                <w:szCs w:val="24"/>
              </w:rPr>
            </w:pPr>
            <w:r w:rsidRPr="00191694">
              <w:rPr>
                <w:rFonts w:ascii="Times New Roman" w:hAnsi="Times New Roman" w:cs="Times New Roman"/>
                <w:b/>
                <w:bCs/>
                <w:sz w:val="24"/>
                <w:szCs w:val="24"/>
              </w:rPr>
              <w:t xml:space="preserve">Having Circumcised  </w:t>
            </w:r>
          </w:p>
        </w:tc>
        <w:tc>
          <w:tcPr>
            <w:tcW w:w="1800" w:type="dxa"/>
            <w:shd w:val="clear" w:color="auto" w:fill="auto"/>
            <w:noWrap/>
            <w:hideMark/>
          </w:tcPr>
          <w:p w14:paraId="508B90BA" w14:textId="77777777" w:rsidR="00DB24B1" w:rsidRPr="00191694" w:rsidRDefault="00DB24B1" w:rsidP="009C51E0">
            <w:pPr>
              <w:spacing w:after="0" w:line="276" w:lineRule="auto"/>
              <w:rPr>
                <w:rFonts w:ascii="Times New Roman" w:hAnsi="Times New Roman" w:cs="Times New Roman"/>
                <w:b/>
                <w:bCs/>
                <w:sz w:val="24"/>
                <w:szCs w:val="24"/>
              </w:rPr>
            </w:pPr>
          </w:p>
        </w:tc>
        <w:tc>
          <w:tcPr>
            <w:tcW w:w="1350" w:type="dxa"/>
            <w:shd w:val="clear" w:color="auto" w:fill="auto"/>
          </w:tcPr>
          <w:p w14:paraId="153C01C5"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3A1CA002"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77334477"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50815244" w14:textId="77777777" w:rsidTr="00C74D61">
        <w:trPr>
          <w:trHeight w:val="300"/>
        </w:trPr>
        <w:tc>
          <w:tcPr>
            <w:tcW w:w="2965" w:type="dxa"/>
            <w:shd w:val="clear" w:color="auto" w:fill="auto"/>
            <w:noWrap/>
          </w:tcPr>
          <w:p w14:paraId="33AB6CEF" w14:textId="77777777" w:rsidR="00DB24B1" w:rsidRPr="00191694" w:rsidRDefault="00DB24B1" w:rsidP="009C51E0">
            <w:pPr>
              <w:spacing w:after="0" w:line="276" w:lineRule="auto"/>
              <w:rPr>
                <w:rFonts w:ascii="Times New Roman" w:hAnsi="Times New Roman" w:cs="Times New Roman"/>
                <w:b/>
                <w:bCs/>
                <w:sz w:val="24"/>
                <w:szCs w:val="24"/>
              </w:rPr>
            </w:pPr>
            <w:r w:rsidRPr="00191694">
              <w:rPr>
                <w:rFonts w:ascii="Times New Roman" w:hAnsi="Times New Roman" w:cs="Times New Roman"/>
                <w:sz w:val="24"/>
                <w:szCs w:val="24"/>
              </w:rPr>
              <w:t>No</w:t>
            </w:r>
          </w:p>
        </w:tc>
        <w:tc>
          <w:tcPr>
            <w:tcW w:w="1800" w:type="dxa"/>
            <w:shd w:val="clear" w:color="auto" w:fill="auto"/>
            <w:noWrap/>
          </w:tcPr>
          <w:p w14:paraId="527EDE7F" w14:textId="77777777" w:rsidR="00DB24B1" w:rsidRPr="00191694" w:rsidRDefault="00DB24B1" w:rsidP="009C51E0">
            <w:pPr>
              <w:spacing w:after="0" w:line="276" w:lineRule="auto"/>
              <w:rPr>
                <w:rFonts w:ascii="Times New Roman" w:hAnsi="Times New Roman" w:cs="Times New Roman"/>
                <w:b/>
                <w:bCs/>
                <w:sz w:val="24"/>
                <w:szCs w:val="24"/>
              </w:rPr>
            </w:pPr>
            <w:r w:rsidRPr="00191694">
              <w:rPr>
                <w:rFonts w:ascii="Times New Roman" w:hAnsi="Times New Roman" w:cs="Times New Roman"/>
                <w:sz w:val="24"/>
                <w:szCs w:val="24"/>
              </w:rPr>
              <w:t>10(24.1)</w:t>
            </w:r>
          </w:p>
        </w:tc>
        <w:tc>
          <w:tcPr>
            <w:tcW w:w="1350" w:type="dxa"/>
            <w:shd w:val="clear" w:color="auto" w:fill="auto"/>
          </w:tcPr>
          <w:p w14:paraId="682A8786"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237(47.3)</w:t>
            </w:r>
          </w:p>
        </w:tc>
        <w:tc>
          <w:tcPr>
            <w:tcW w:w="1620" w:type="dxa"/>
            <w:shd w:val="clear" w:color="auto" w:fill="auto"/>
            <w:noWrap/>
          </w:tcPr>
          <w:p w14:paraId="429E1445"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457C66D2"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71B65EE4" w14:textId="77777777" w:rsidTr="00C74D61">
        <w:trPr>
          <w:trHeight w:val="300"/>
        </w:trPr>
        <w:tc>
          <w:tcPr>
            <w:tcW w:w="2965" w:type="dxa"/>
            <w:shd w:val="clear" w:color="auto" w:fill="auto"/>
            <w:noWrap/>
            <w:hideMark/>
          </w:tcPr>
          <w:p w14:paraId="0C3DDB9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3C1DDE0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31(75.6)</w:t>
            </w:r>
          </w:p>
        </w:tc>
        <w:tc>
          <w:tcPr>
            <w:tcW w:w="1350" w:type="dxa"/>
            <w:shd w:val="clear" w:color="auto" w:fill="auto"/>
          </w:tcPr>
          <w:p w14:paraId="60DAEEBB"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264(52.7)</w:t>
            </w:r>
          </w:p>
        </w:tc>
        <w:tc>
          <w:tcPr>
            <w:tcW w:w="1620" w:type="dxa"/>
            <w:shd w:val="clear" w:color="auto" w:fill="auto"/>
            <w:noWrap/>
            <w:hideMark/>
          </w:tcPr>
          <w:p w14:paraId="4A056D60"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2.8 (1.3-5.8)</w:t>
            </w:r>
          </w:p>
        </w:tc>
        <w:tc>
          <w:tcPr>
            <w:tcW w:w="1615" w:type="dxa"/>
          </w:tcPr>
          <w:p w14:paraId="4D41D5DD" w14:textId="77777777" w:rsidR="00DB24B1" w:rsidRPr="00191694" w:rsidRDefault="00C66B23"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1.0(0.3-3.4)</w:t>
            </w:r>
          </w:p>
        </w:tc>
      </w:tr>
      <w:tr w:rsidR="00C74D61" w:rsidRPr="00191694" w14:paraId="4BDC6FA7" w14:textId="77777777" w:rsidTr="00C74D61">
        <w:trPr>
          <w:trHeight w:val="300"/>
        </w:trPr>
        <w:tc>
          <w:tcPr>
            <w:tcW w:w="2965" w:type="dxa"/>
            <w:shd w:val="clear" w:color="auto" w:fill="auto"/>
            <w:noWrap/>
            <w:hideMark/>
          </w:tcPr>
          <w:p w14:paraId="7C634856"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Currently living with sexual partner</w:t>
            </w:r>
          </w:p>
        </w:tc>
        <w:tc>
          <w:tcPr>
            <w:tcW w:w="1800" w:type="dxa"/>
            <w:shd w:val="clear" w:color="auto" w:fill="auto"/>
            <w:noWrap/>
            <w:hideMark/>
          </w:tcPr>
          <w:p w14:paraId="07DB00A9"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77B4F8C8"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74B902FE"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78B4D1AA"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3B9C4B18" w14:textId="77777777" w:rsidTr="00C74D61">
        <w:trPr>
          <w:trHeight w:val="300"/>
        </w:trPr>
        <w:tc>
          <w:tcPr>
            <w:tcW w:w="2965" w:type="dxa"/>
            <w:shd w:val="clear" w:color="auto" w:fill="auto"/>
            <w:noWrap/>
          </w:tcPr>
          <w:p w14:paraId="62B42E1C"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3559DD3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5(12.2)</w:t>
            </w:r>
          </w:p>
        </w:tc>
        <w:tc>
          <w:tcPr>
            <w:tcW w:w="1350" w:type="dxa"/>
            <w:shd w:val="clear" w:color="auto" w:fill="auto"/>
          </w:tcPr>
          <w:p w14:paraId="53882FD1"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128(25.6)</w:t>
            </w:r>
          </w:p>
        </w:tc>
        <w:tc>
          <w:tcPr>
            <w:tcW w:w="1620" w:type="dxa"/>
            <w:shd w:val="clear" w:color="auto" w:fill="auto"/>
            <w:noWrap/>
          </w:tcPr>
          <w:p w14:paraId="2A9F3E8B"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3A2F1743"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5E33EC4B" w14:textId="77777777" w:rsidTr="00C74D61">
        <w:trPr>
          <w:trHeight w:val="300"/>
        </w:trPr>
        <w:tc>
          <w:tcPr>
            <w:tcW w:w="2965" w:type="dxa"/>
            <w:shd w:val="clear" w:color="auto" w:fill="auto"/>
            <w:noWrap/>
            <w:hideMark/>
          </w:tcPr>
          <w:p w14:paraId="75F9A4D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0534E29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36(87.8)</w:t>
            </w:r>
          </w:p>
        </w:tc>
        <w:tc>
          <w:tcPr>
            <w:tcW w:w="1350" w:type="dxa"/>
            <w:shd w:val="clear" w:color="auto" w:fill="auto"/>
          </w:tcPr>
          <w:p w14:paraId="58E637B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373(74.5)</w:t>
            </w:r>
          </w:p>
        </w:tc>
        <w:tc>
          <w:tcPr>
            <w:tcW w:w="1620" w:type="dxa"/>
            <w:shd w:val="clear" w:color="auto" w:fill="auto"/>
            <w:noWrap/>
            <w:hideMark/>
          </w:tcPr>
          <w:p w14:paraId="12F528E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2.5(0.9-6.40</w:t>
            </w:r>
          </w:p>
        </w:tc>
        <w:tc>
          <w:tcPr>
            <w:tcW w:w="1615" w:type="dxa"/>
          </w:tcPr>
          <w:p w14:paraId="622FC8B6"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2C3813FA" w14:textId="77777777" w:rsidTr="00C74D61">
        <w:trPr>
          <w:trHeight w:val="300"/>
        </w:trPr>
        <w:tc>
          <w:tcPr>
            <w:tcW w:w="2965" w:type="dxa"/>
            <w:shd w:val="clear" w:color="auto" w:fill="auto"/>
            <w:noWrap/>
            <w:hideMark/>
          </w:tcPr>
          <w:p w14:paraId="08FCF4F5"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Number of sexual partners in last 12 months</w:t>
            </w:r>
          </w:p>
        </w:tc>
        <w:tc>
          <w:tcPr>
            <w:tcW w:w="1800" w:type="dxa"/>
            <w:shd w:val="clear" w:color="auto" w:fill="auto"/>
            <w:noWrap/>
            <w:hideMark/>
          </w:tcPr>
          <w:p w14:paraId="6B4E0A35"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2BEA7DBB"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5DE626C1"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6169A050"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5EA860EF" w14:textId="77777777" w:rsidTr="00C74D61">
        <w:trPr>
          <w:trHeight w:val="300"/>
        </w:trPr>
        <w:tc>
          <w:tcPr>
            <w:tcW w:w="2965" w:type="dxa"/>
            <w:shd w:val="clear" w:color="auto" w:fill="auto"/>
            <w:noWrap/>
          </w:tcPr>
          <w:p w14:paraId="7E631B68"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&lt;2</w:t>
            </w:r>
          </w:p>
        </w:tc>
        <w:tc>
          <w:tcPr>
            <w:tcW w:w="1800" w:type="dxa"/>
            <w:shd w:val="clear" w:color="auto" w:fill="auto"/>
            <w:noWrap/>
          </w:tcPr>
          <w:p w14:paraId="3B1F70D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29(72.5)</w:t>
            </w:r>
          </w:p>
        </w:tc>
        <w:tc>
          <w:tcPr>
            <w:tcW w:w="1350" w:type="dxa"/>
            <w:shd w:val="clear" w:color="auto" w:fill="auto"/>
          </w:tcPr>
          <w:p w14:paraId="403814DC"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420(88.4)</w:t>
            </w:r>
          </w:p>
        </w:tc>
        <w:tc>
          <w:tcPr>
            <w:tcW w:w="1620" w:type="dxa"/>
            <w:shd w:val="clear" w:color="auto" w:fill="auto"/>
            <w:noWrap/>
          </w:tcPr>
          <w:p w14:paraId="42851D54"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07C2FE74"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46D20F88" w14:textId="77777777" w:rsidTr="00C74D61">
        <w:trPr>
          <w:trHeight w:val="300"/>
        </w:trPr>
        <w:tc>
          <w:tcPr>
            <w:tcW w:w="2965" w:type="dxa"/>
            <w:shd w:val="clear" w:color="auto" w:fill="auto"/>
            <w:noWrap/>
            <w:hideMark/>
          </w:tcPr>
          <w:p w14:paraId="7C9BA4E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w:t>
            </w:r>
          </w:p>
        </w:tc>
        <w:tc>
          <w:tcPr>
            <w:tcW w:w="1800" w:type="dxa"/>
            <w:shd w:val="clear" w:color="auto" w:fill="auto"/>
            <w:noWrap/>
            <w:hideMark/>
          </w:tcPr>
          <w:p w14:paraId="7A11802A"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11(27.5)</w:t>
            </w:r>
          </w:p>
        </w:tc>
        <w:tc>
          <w:tcPr>
            <w:tcW w:w="1350" w:type="dxa"/>
            <w:shd w:val="clear" w:color="auto" w:fill="auto"/>
          </w:tcPr>
          <w:p w14:paraId="0C6EB41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55(11.6)</w:t>
            </w:r>
          </w:p>
        </w:tc>
        <w:tc>
          <w:tcPr>
            <w:tcW w:w="1620" w:type="dxa"/>
            <w:shd w:val="clear" w:color="auto" w:fill="auto"/>
            <w:noWrap/>
            <w:hideMark/>
          </w:tcPr>
          <w:p w14:paraId="0DFF67F8"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2.8 (1.4-6.1)</w:t>
            </w:r>
          </w:p>
        </w:tc>
        <w:tc>
          <w:tcPr>
            <w:tcW w:w="1615" w:type="dxa"/>
          </w:tcPr>
          <w:p w14:paraId="1A443C82" w14:textId="77777777" w:rsidR="00DB24B1" w:rsidRPr="00191694" w:rsidRDefault="00C66B23"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2.5 (1.1-5.8)</w:t>
            </w:r>
          </w:p>
        </w:tc>
      </w:tr>
      <w:tr w:rsidR="00C74D61" w:rsidRPr="00191694" w14:paraId="0A164EA3" w14:textId="77777777" w:rsidTr="00C74D61">
        <w:trPr>
          <w:trHeight w:val="300"/>
        </w:trPr>
        <w:tc>
          <w:tcPr>
            <w:tcW w:w="2965" w:type="dxa"/>
            <w:shd w:val="clear" w:color="auto" w:fill="auto"/>
            <w:noWrap/>
            <w:hideMark/>
          </w:tcPr>
          <w:p w14:paraId="03AAB91D"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Living with someone diagnosed with HBV</w:t>
            </w:r>
          </w:p>
        </w:tc>
        <w:tc>
          <w:tcPr>
            <w:tcW w:w="1800" w:type="dxa"/>
            <w:shd w:val="clear" w:color="auto" w:fill="auto"/>
            <w:noWrap/>
            <w:hideMark/>
          </w:tcPr>
          <w:p w14:paraId="478C45CE"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6B5ED97C"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30CA483C"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5B41E5B6"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2D8DBB62" w14:textId="77777777" w:rsidTr="00C74D61">
        <w:trPr>
          <w:trHeight w:val="300"/>
        </w:trPr>
        <w:tc>
          <w:tcPr>
            <w:tcW w:w="2965" w:type="dxa"/>
            <w:shd w:val="clear" w:color="auto" w:fill="auto"/>
            <w:noWrap/>
          </w:tcPr>
          <w:p w14:paraId="14D37CB0"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10632BA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34(82.9)</w:t>
            </w:r>
          </w:p>
        </w:tc>
        <w:tc>
          <w:tcPr>
            <w:tcW w:w="1350" w:type="dxa"/>
            <w:shd w:val="clear" w:color="auto" w:fill="auto"/>
          </w:tcPr>
          <w:p w14:paraId="478D8219"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461(92.0)</w:t>
            </w:r>
          </w:p>
        </w:tc>
        <w:tc>
          <w:tcPr>
            <w:tcW w:w="1620" w:type="dxa"/>
            <w:shd w:val="clear" w:color="auto" w:fill="auto"/>
            <w:noWrap/>
          </w:tcPr>
          <w:p w14:paraId="1AC4E548"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0E9CB9BA"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7D04E134" w14:textId="77777777" w:rsidTr="00C74D61">
        <w:trPr>
          <w:trHeight w:val="300"/>
        </w:trPr>
        <w:tc>
          <w:tcPr>
            <w:tcW w:w="2965" w:type="dxa"/>
            <w:shd w:val="clear" w:color="auto" w:fill="auto"/>
            <w:noWrap/>
            <w:hideMark/>
          </w:tcPr>
          <w:p w14:paraId="315A7BE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774F92C5"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5(12.2)</w:t>
            </w:r>
          </w:p>
        </w:tc>
        <w:tc>
          <w:tcPr>
            <w:tcW w:w="1350" w:type="dxa"/>
            <w:shd w:val="clear" w:color="auto" w:fill="auto"/>
          </w:tcPr>
          <w:p w14:paraId="42BE919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18(3.6)</w:t>
            </w:r>
          </w:p>
        </w:tc>
        <w:tc>
          <w:tcPr>
            <w:tcW w:w="1620" w:type="dxa"/>
            <w:shd w:val="clear" w:color="auto" w:fill="auto"/>
            <w:noWrap/>
            <w:hideMark/>
          </w:tcPr>
          <w:p w14:paraId="23E34736"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3.8(1.3-10.8)</w:t>
            </w:r>
          </w:p>
        </w:tc>
        <w:tc>
          <w:tcPr>
            <w:tcW w:w="1615" w:type="dxa"/>
          </w:tcPr>
          <w:p w14:paraId="612FACCB" w14:textId="77777777" w:rsidR="00DB24B1" w:rsidRPr="00191694" w:rsidRDefault="00C66B2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2.4(0.7-7.7)</w:t>
            </w:r>
          </w:p>
        </w:tc>
      </w:tr>
      <w:tr w:rsidR="00C74D61" w:rsidRPr="00191694" w14:paraId="3DB69113" w14:textId="77777777" w:rsidTr="00C74D61">
        <w:trPr>
          <w:trHeight w:val="300"/>
        </w:trPr>
        <w:tc>
          <w:tcPr>
            <w:tcW w:w="2965" w:type="dxa"/>
            <w:shd w:val="clear" w:color="auto" w:fill="auto"/>
            <w:noWrap/>
          </w:tcPr>
          <w:p w14:paraId="3F40729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Don’t Know</w:t>
            </w:r>
          </w:p>
        </w:tc>
        <w:tc>
          <w:tcPr>
            <w:tcW w:w="1800" w:type="dxa"/>
            <w:shd w:val="clear" w:color="auto" w:fill="auto"/>
            <w:noWrap/>
          </w:tcPr>
          <w:p w14:paraId="2678D782"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2(4.9)</w:t>
            </w:r>
          </w:p>
        </w:tc>
        <w:tc>
          <w:tcPr>
            <w:tcW w:w="1350" w:type="dxa"/>
            <w:shd w:val="clear" w:color="auto" w:fill="auto"/>
          </w:tcPr>
          <w:p w14:paraId="04F0691A"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22(4.3)</w:t>
            </w:r>
          </w:p>
        </w:tc>
        <w:tc>
          <w:tcPr>
            <w:tcW w:w="1620" w:type="dxa"/>
            <w:shd w:val="clear" w:color="auto" w:fill="auto"/>
            <w:noWrap/>
          </w:tcPr>
          <w:p w14:paraId="15FCB9E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1.2(0.3-5.5)</w:t>
            </w:r>
          </w:p>
        </w:tc>
        <w:tc>
          <w:tcPr>
            <w:tcW w:w="1615" w:type="dxa"/>
          </w:tcPr>
          <w:p w14:paraId="1B739F64" w14:textId="77777777" w:rsidR="00DB24B1" w:rsidRPr="00191694" w:rsidRDefault="00C66B2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3.4(0.6-17.4)</w:t>
            </w:r>
          </w:p>
        </w:tc>
      </w:tr>
      <w:tr w:rsidR="00C74D61" w:rsidRPr="00191694" w14:paraId="79B0DCE9" w14:textId="77777777" w:rsidTr="00C74D61">
        <w:trPr>
          <w:trHeight w:val="300"/>
        </w:trPr>
        <w:tc>
          <w:tcPr>
            <w:tcW w:w="2965" w:type="dxa"/>
            <w:shd w:val="clear" w:color="auto" w:fill="auto"/>
            <w:noWrap/>
            <w:hideMark/>
          </w:tcPr>
          <w:p w14:paraId="1FE86643"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Having a member who died of HBV</w:t>
            </w:r>
          </w:p>
        </w:tc>
        <w:tc>
          <w:tcPr>
            <w:tcW w:w="1800" w:type="dxa"/>
            <w:shd w:val="clear" w:color="auto" w:fill="auto"/>
            <w:noWrap/>
            <w:hideMark/>
          </w:tcPr>
          <w:p w14:paraId="31A7E272"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10A6FB8B"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710CCBF3"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12F91BEC"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2E037576" w14:textId="77777777" w:rsidTr="00C74D61">
        <w:trPr>
          <w:trHeight w:val="300"/>
        </w:trPr>
        <w:tc>
          <w:tcPr>
            <w:tcW w:w="2965" w:type="dxa"/>
            <w:shd w:val="clear" w:color="auto" w:fill="auto"/>
            <w:noWrap/>
          </w:tcPr>
          <w:p w14:paraId="1117CEFC"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596C423B"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36(87.8)</w:t>
            </w:r>
          </w:p>
        </w:tc>
        <w:tc>
          <w:tcPr>
            <w:tcW w:w="1350" w:type="dxa"/>
            <w:shd w:val="clear" w:color="auto" w:fill="auto"/>
          </w:tcPr>
          <w:p w14:paraId="2935C37A"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469(93.6)</w:t>
            </w:r>
          </w:p>
        </w:tc>
        <w:tc>
          <w:tcPr>
            <w:tcW w:w="1620" w:type="dxa"/>
            <w:shd w:val="clear" w:color="auto" w:fill="auto"/>
            <w:noWrap/>
          </w:tcPr>
          <w:p w14:paraId="0E98E455"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1A7C4F86"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4FD9836A" w14:textId="77777777" w:rsidTr="00C74D61">
        <w:trPr>
          <w:trHeight w:val="300"/>
        </w:trPr>
        <w:tc>
          <w:tcPr>
            <w:tcW w:w="2965" w:type="dxa"/>
            <w:shd w:val="clear" w:color="auto" w:fill="auto"/>
            <w:noWrap/>
            <w:hideMark/>
          </w:tcPr>
          <w:p w14:paraId="55BE090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766D579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2(4.9)</w:t>
            </w:r>
          </w:p>
        </w:tc>
        <w:tc>
          <w:tcPr>
            <w:tcW w:w="1350" w:type="dxa"/>
            <w:shd w:val="clear" w:color="auto" w:fill="auto"/>
          </w:tcPr>
          <w:p w14:paraId="5BC613F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6(1.2)</w:t>
            </w:r>
          </w:p>
        </w:tc>
        <w:tc>
          <w:tcPr>
            <w:tcW w:w="1620" w:type="dxa"/>
            <w:shd w:val="clear" w:color="auto" w:fill="auto"/>
            <w:noWrap/>
            <w:hideMark/>
          </w:tcPr>
          <w:p w14:paraId="58F9024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4.3(0.8-22.3)</w:t>
            </w:r>
          </w:p>
        </w:tc>
        <w:tc>
          <w:tcPr>
            <w:tcW w:w="1615" w:type="dxa"/>
          </w:tcPr>
          <w:p w14:paraId="63DA7C25"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381F3DA8" w14:textId="77777777" w:rsidTr="00C74D61">
        <w:trPr>
          <w:trHeight w:val="300"/>
        </w:trPr>
        <w:tc>
          <w:tcPr>
            <w:tcW w:w="2965" w:type="dxa"/>
            <w:shd w:val="clear" w:color="auto" w:fill="auto"/>
            <w:noWrap/>
          </w:tcPr>
          <w:p w14:paraId="6693498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Don’t Know</w:t>
            </w:r>
          </w:p>
        </w:tc>
        <w:tc>
          <w:tcPr>
            <w:tcW w:w="1800" w:type="dxa"/>
            <w:shd w:val="clear" w:color="auto" w:fill="auto"/>
            <w:noWrap/>
          </w:tcPr>
          <w:p w14:paraId="3B78BFF2"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3(7.3)</w:t>
            </w:r>
          </w:p>
        </w:tc>
        <w:tc>
          <w:tcPr>
            <w:tcW w:w="1350" w:type="dxa"/>
            <w:shd w:val="clear" w:color="auto" w:fill="auto"/>
          </w:tcPr>
          <w:p w14:paraId="2268831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26(5.2)</w:t>
            </w:r>
          </w:p>
        </w:tc>
        <w:tc>
          <w:tcPr>
            <w:tcW w:w="1620" w:type="dxa"/>
            <w:shd w:val="clear" w:color="auto" w:fill="auto"/>
            <w:noWrap/>
          </w:tcPr>
          <w:p w14:paraId="1E7959C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1.5(0.4-5.2)</w:t>
            </w:r>
          </w:p>
        </w:tc>
        <w:tc>
          <w:tcPr>
            <w:tcW w:w="1615" w:type="dxa"/>
          </w:tcPr>
          <w:p w14:paraId="3075F405"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71408DA6" w14:textId="77777777" w:rsidTr="00C74D61">
        <w:trPr>
          <w:trHeight w:val="300"/>
        </w:trPr>
        <w:tc>
          <w:tcPr>
            <w:tcW w:w="2965" w:type="dxa"/>
            <w:shd w:val="clear" w:color="auto" w:fill="auto"/>
            <w:noWrap/>
            <w:hideMark/>
          </w:tcPr>
          <w:p w14:paraId="218D27B5"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lastRenderedPageBreak/>
              <w:t>Having shared tooth brush/twigs</w:t>
            </w:r>
          </w:p>
        </w:tc>
        <w:tc>
          <w:tcPr>
            <w:tcW w:w="1800" w:type="dxa"/>
            <w:shd w:val="clear" w:color="auto" w:fill="auto"/>
            <w:noWrap/>
            <w:hideMark/>
          </w:tcPr>
          <w:p w14:paraId="3F38FDC8"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086CAFE3"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4CA43CDB"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53BF6989"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192C5BDF" w14:textId="77777777" w:rsidTr="00C74D61">
        <w:trPr>
          <w:trHeight w:val="300"/>
        </w:trPr>
        <w:tc>
          <w:tcPr>
            <w:tcW w:w="2965" w:type="dxa"/>
            <w:shd w:val="clear" w:color="auto" w:fill="auto"/>
            <w:noWrap/>
          </w:tcPr>
          <w:p w14:paraId="54871430"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5D1E4B1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35(85.4)</w:t>
            </w:r>
          </w:p>
        </w:tc>
        <w:tc>
          <w:tcPr>
            <w:tcW w:w="1350" w:type="dxa"/>
            <w:shd w:val="clear" w:color="auto" w:fill="auto"/>
          </w:tcPr>
          <w:p w14:paraId="6E332FB4"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479(95.6)</w:t>
            </w:r>
          </w:p>
        </w:tc>
        <w:tc>
          <w:tcPr>
            <w:tcW w:w="1620" w:type="dxa"/>
            <w:shd w:val="clear" w:color="auto" w:fill="auto"/>
            <w:noWrap/>
          </w:tcPr>
          <w:p w14:paraId="3CBA0CBE"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4887B4B5"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5E4E6889" w14:textId="77777777" w:rsidTr="00C74D61">
        <w:trPr>
          <w:trHeight w:val="300"/>
        </w:trPr>
        <w:tc>
          <w:tcPr>
            <w:tcW w:w="2965" w:type="dxa"/>
            <w:shd w:val="clear" w:color="auto" w:fill="auto"/>
            <w:noWrap/>
            <w:hideMark/>
          </w:tcPr>
          <w:p w14:paraId="55CD44D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3ED7BDB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1(2.4)</w:t>
            </w:r>
          </w:p>
        </w:tc>
        <w:tc>
          <w:tcPr>
            <w:tcW w:w="1350" w:type="dxa"/>
            <w:shd w:val="clear" w:color="auto" w:fill="auto"/>
          </w:tcPr>
          <w:p w14:paraId="75969AE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9(1.8)</w:t>
            </w:r>
          </w:p>
        </w:tc>
        <w:tc>
          <w:tcPr>
            <w:tcW w:w="1620" w:type="dxa"/>
            <w:shd w:val="clear" w:color="auto" w:fill="auto"/>
            <w:noWrap/>
            <w:hideMark/>
          </w:tcPr>
          <w:p w14:paraId="2DC1864E"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1.5(0.2-12.3)</w:t>
            </w:r>
          </w:p>
        </w:tc>
        <w:tc>
          <w:tcPr>
            <w:tcW w:w="1615" w:type="dxa"/>
          </w:tcPr>
          <w:p w14:paraId="744A37DF" w14:textId="77777777" w:rsidR="00DB24B1" w:rsidRPr="00191694" w:rsidRDefault="00C66B2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1.0(0.4-2.3)</w:t>
            </w:r>
          </w:p>
        </w:tc>
      </w:tr>
      <w:tr w:rsidR="00C74D61" w:rsidRPr="00191694" w14:paraId="400C9B45" w14:textId="77777777" w:rsidTr="00C74D61">
        <w:trPr>
          <w:trHeight w:val="300"/>
        </w:trPr>
        <w:tc>
          <w:tcPr>
            <w:tcW w:w="2965" w:type="dxa"/>
            <w:shd w:val="clear" w:color="auto" w:fill="auto"/>
            <w:noWrap/>
          </w:tcPr>
          <w:p w14:paraId="010D39C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Missing</w:t>
            </w:r>
          </w:p>
        </w:tc>
        <w:tc>
          <w:tcPr>
            <w:tcW w:w="1800" w:type="dxa"/>
            <w:shd w:val="clear" w:color="auto" w:fill="auto"/>
            <w:noWrap/>
          </w:tcPr>
          <w:p w14:paraId="736EFB6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5(12.2)</w:t>
            </w:r>
          </w:p>
        </w:tc>
        <w:tc>
          <w:tcPr>
            <w:tcW w:w="1350" w:type="dxa"/>
            <w:shd w:val="clear" w:color="auto" w:fill="auto"/>
          </w:tcPr>
          <w:p w14:paraId="03AFBCB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13(2.6)</w:t>
            </w:r>
          </w:p>
        </w:tc>
        <w:tc>
          <w:tcPr>
            <w:tcW w:w="1620" w:type="dxa"/>
            <w:shd w:val="clear" w:color="auto" w:fill="auto"/>
            <w:noWrap/>
          </w:tcPr>
          <w:p w14:paraId="07E8A310"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5.3(1.8-15.6)</w:t>
            </w:r>
          </w:p>
        </w:tc>
        <w:tc>
          <w:tcPr>
            <w:tcW w:w="1615" w:type="dxa"/>
          </w:tcPr>
          <w:p w14:paraId="02C44EB8" w14:textId="77777777" w:rsidR="00DB24B1" w:rsidRPr="00191694" w:rsidRDefault="00C66B23"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0.5(0.1-2.5)</w:t>
            </w:r>
          </w:p>
        </w:tc>
      </w:tr>
      <w:tr w:rsidR="00C74D61" w:rsidRPr="00191694" w14:paraId="726AB05F" w14:textId="77777777" w:rsidTr="00C74D61">
        <w:trPr>
          <w:trHeight w:val="300"/>
        </w:trPr>
        <w:tc>
          <w:tcPr>
            <w:tcW w:w="2965" w:type="dxa"/>
            <w:shd w:val="clear" w:color="auto" w:fill="auto"/>
            <w:noWrap/>
            <w:hideMark/>
          </w:tcPr>
          <w:p w14:paraId="3EAD8946"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Having a traditional mark, tattoo, piercing</w:t>
            </w:r>
          </w:p>
        </w:tc>
        <w:tc>
          <w:tcPr>
            <w:tcW w:w="1800" w:type="dxa"/>
            <w:shd w:val="clear" w:color="auto" w:fill="auto"/>
            <w:noWrap/>
            <w:hideMark/>
          </w:tcPr>
          <w:p w14:paraId="22781FCB"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75686EA8"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426A20E9"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7C7D6A79"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2700130B" w14:textId="77777777" w:rsidTr="00C74D61">
        <w:trPr>
          <w:trHeight w:val="300"/>
        </w:trPr>
        <w:tc>
          <w:tcPr>
            <w:tcW w:w="2965" w:type="dxa"/>
            <w:shd w:val="clear" w:color="auto" w:fill="auto"/>
            <w:noWrap/>
          </w:tcPr>
          <w:p w14:paraId="01FD15A4"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6533E20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34(82.9)</w:t>
            </w:r>
          </w:p>
        </w:tc>
        <w:tc>
          <w:tcPr>
            <w:tcW w:w="1350" w:type="dxa"/>
            <w:shd w:val="clear" w:color="auto" w:fill="auto"/>
          </w:tcPr>
          <w:p w14:paraId="12743D1C"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441(88.0)</w:t>
            </w:r>
          </w:p>
        </w:tc>
        <w:tc>
          <w:tcPr>
            <w:tcW w:w="1620" w:type="dxa"/>
            <w:shd w:val="clear" w:color="auto" w:fill="auto"/>
            <w:noWrap/>
          </w:tcPr>
          <w:p w14:paraId="1059159F"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449F1BF3"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5424EFE9" w14:textId="77777777" w:rsidTr="00C74D61">
        <w:trPr>
          <w:trHeight w:val="300"/>
        </w:trPr>
        <w:tc>
          <w:tcPr>
            <w:tcW w:w="2965" w:type="dxa"/>
            <w:shd w:val="clear" w:color="auto" w:fill="auto"/>
            <w:noWrap/>
            <w:hideMark/>
          </w:tcPr>
          <w:p w14:paraId="48E757B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6E1C4B89"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7(17.1)</w:t>
            </w:r>
          </w:p>
        </w:tc>
        <w:tc>
          <w:tcPr>
            <w:tcW w:w="1350" w:type="dxa"/>
            <w:shd w:val="clear" w:color="auto" w:fill="auto"/>
          </w:tcPr>
          <w:p w14:paraId="4E8ABAF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60(12.0)</w:t>
            </w:r>
          </w:p>
        </w:tc>
        <w:tc>
          <w:tcPr>
            <w:tcW w:w="1620" w:type="dxa"/>
            <w:shd w:val="clear" w:color="auto" w:fill="auto"/>
            <w:noWrap/>
            <w:hideMark/>
          </w:tcPr>
          <w:p w14:paraId="3B3424E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1.5(0.6-3.5)</w:t>
            </w:r>
          </w:p>
        </w:tc>
        <w:tc>
          <w:tcPr>
            <w:tcW w:w="1615" w:type="dxa"/>
          </w:tcPr>
          <w:p w14:paraId="5A784CBE"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55756DFD" w14:textId="77777777" w:rsidTr="00C74D61">
        <w:trPr>
          <w:trHeight w:val="300"/>
        </w:trPr>
        <w:tc>
          <w:tcPr>
            <w:tcW w:w="2965" w:type="dxa"/>
            <w:shd w:val="clear" w:color="auto" w:fill="auto"/>
            <w:noWrap/>
            <w:hideMark/>
          </w:tcPr>
          <w:p w14:paraId="2814A426"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History of traditional tooth extraction </w:t>
            </w:r>
          </w:p>
        </w:tc>
        <w:tc>
          <w:tcPr>
            <w:tcW w:w="1800" w:type="dxa"/>
            <w:shd w:val="clear" w:color="auto" w:fill="auto"/>
            <w:noWrap/>
            <w:hideMark/>
          </w:tcPr>
          <w:p w14:paraId="3AEA0BDD"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3FD5F0C1"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0D82034B"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4FC50C4B"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12B81AE5" w14:textId="77777777" w:rsidTr="00C74D61">
        <w:trPr>
          <w:trHeight w:val="300"/>
        </w:trPr>
        <w:tc>
          <w:tcPr>
            <w:tcW w:w="2965" w:type="dxa"/>
            <w:shd w:val="clear" w:color="auto" w:fill="auto"/>
            <w:noWrap/>
          </w:tcPr>
          <w:p w14:paraId="15096D76"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25B9069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29(70.7)</w:t>
            </w:r>
          </w:p>
        </w:tc>
        <w:tc>
          <w:tcPr>
            <w:tcW w:w="1350" w:type="dxa"/>
            <w:shd w:val="clear" w:color="auto" w:fill="auto"/>
          </w:tcPr>
          <w:p w14:paraId="463E5D3E"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373(74.5)</w:t>
            </w:r>
          </w:p>
        </w:tc>
        <w:tc>
          <w:tcPr>
            <w:tcW w:w="1620" w:type="dxa"/>
            <w:shd w:val="clear" w:color="auto" w:fill="auto"/>
            <w:noWrap/>
          </w:tcPr>
          <w:p w14:paraId="618BE891"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4F65E2BC"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64F9E4A2" w14:textId="77777777" w:rsidTr="00C74D61">
        <w:trPr>
          <w:trHeight w:val="300"/>
        </w:trPr>
        <w:tc>
          <w:tcPr>
            <w:tcW w:w="2965" w:type="dxa"/>
            <w:shd w:val="clear" w:color="auto" w:fill="auto"/>
            <w:noWrap/>
            <w:hideMark/>
          </w:tcPr>
          <w:p w14:paraId="3BEC797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79FBAB0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10(24.4)</w:t>
            </w:r>
          </w:p>
        </w:tc>
        <w:tc>
          <w:tcPr>
            <w:tcW w:w="1350" w:type="dxa"/>
            <w:shd w:val="clear" w:color="auto" w:fill="auto"/>
          </w:tcPr>
          <w:p w14:paraId="46DC4617"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88(77.6)</w:t>
            </w:r>
          </w:p>
        </w:tc>
        <w:tc>
          <w:tcPr>
            <w:tcW w:w="1620" w:type="dxa"/>
            <w:shd w:val="clear" w:color="auto" w:fill="auto"/>
            <w:noWrap/>
            <w:hideMark/>
          </w:tcPr>
          <w:p w14:paraId="0B79BC99"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1.5(0.7-3.1)</w:t>
            </w:r>
          </w:p>
        </w:tc>
        <w:tc>
          <w:tcPr>
            <w:tcW w:w="1615" w:type="dxa"/>
          </w:tcPr>
          <w:p w14:paraId="5844DDB2"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2FB1C767" w14:textId="77777777" w:rsidTr="00C74D61">
        <w:trPr>
          <w:trHeight w:val="300"/>
        </w:trPr>
        <w:tc>
          <w:tcPr>
            <w:tcW w:w="2965" w:type="dxa"/>
            <w:shd w:val="clear" w:color="auto" w:fill="auto"/>
            <w:noWrap/>
          </w:tcPr>
          <w:p w14:paraId="61C4F510"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Not documented</w:t>
            </w:r>
          </w:p>
        </w:tc>
        <w:tc>
          <w:tcPr>
            <w:tcW w:w="1800" w:type="dxa"/>
            <w:shd w:val="clear" w:color="auto" w:fill="auto"/>
            <w:noWrap/>
          </w:tcPr>
          <w:p w14:paraId="5BFA5B5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2(44.9)</w:t>
            </w:r>
          </w:p>
        </w:tc>
        <w:tc>
          <w:tcPr>
            <w:tcW w:w="1350" w:type="dxa"/>
            <w:shd w:val="clear" w:color="auto" w:fill="auto"/>
          </w:tcPr>
          <w:p w14:paraId="2E8E6A4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40(8.0)</w:t>
            </w:r>
          </w:p>
        </w:tc>
        <w:tc>
          <w:tcPr>
            <w:tcW w:w="1620" w:type="dxa"/>
            <w:shd w:val="clear" w:color="auto" w:fill="auto"/>
            <w:noWrap/>
          </w:tcPr>
          <w:p w14:paraId="2890DC1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0.6(0.1-2.4)</w:t>
            </w:r>
          </w:p>
        </w:tc>
        <w:tc>
          <w:tcPr>
            <w:tcW w:w="1615" w:type="dxa"/>
          </w:tcPr>
          <w:p w14:paraId="58577F0C"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69361A85" w14:textId="77777777" w:rsidTr="00C74D61">
        <w:trPr>
          <w:trHeight w:val="300"/>
        </w:trPr>
        <w:tc>
          <w:tcPr>
            <w:tcW w:w="2965" w:type="dxa"/>
            <w:shd w:val="clear" w:color="auto" w:fill="auto"/>
            <w:noWrap/>
            <w:hideMark/>
          </w:tcPr>
          <w:p w14:paraId="523B7E4D"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Does shaving in a barbershop</w:t>
            </w:r>
          </w:p>
        </w:tc>
        <w:tc>
          <w:tcPr>
            <w:tcW w:w="1800" w:type="dxa"/>
            <w:shd w:val="clear" w:color="auto" w:fill="auto"/>
            <w:noWrap/>
            <w:hideMark/>
          </w:tcPr>
          <w:p w14:paraId="4F693F8A"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13B77CBC"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0138E57C"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7EC86776"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030B3782" w14:textId="77777777" w:rsidTr="00C74D61">
        <w:trPr>
          <w:trHeight w:val="300"/>
        </w:trPr>
        <w:tc>
          <w:tcPr>
            <w:tcW w:w="2965" w:type="dxa"/>
            <w:shd w:val="clear" w:color="auto" w:fill="auto"/>
            <w:noWrap/>
          </w:tcPr>
          <w:p w14:paraId="5BA4410C"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4760564E"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9(22.0)</w:t>
            </w:r>
          </w:p>
        </w:tc>
        <w:tc>
          <w:tcPr>
            <w:tcW w:w="1350" w:type="dxa"/>
            <w:shd w:val="clear" w:color="auto" w:fill="auto"/>
          </w:tcPr>
          <w:p w14:paraId="55DBCC38"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260(52.0)</w:t>
            </w:r>
          </w:p>
        </w:tc>
        <w:tc>
          <w:tcPr>
            <w:tcW w:w="1620" w:type="dxa"/>
            <w:shd w:val="clear" w:color="auto" w:fill="auto"/>
            <w:noWrap/>
          </w:tcPr>
          <w:p w14:paraId="6C367109"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7F9B474C"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22551DA2" w14:textId="77777777" w:rsidTr="00C74D61">
        <w:trPr>
          <w:trHeight w:val="300"/>
        </w:trPr>
        <w:tc>
          <w:tcPr>
            <w:tcW w:w="2965" w:type="dxa"/>
            <w:shd w:val="clear" w:color="auto" w:fill="auto"/>
            <w:noWrap/>
            <w:hideMark/>
          </w:tcPr>
          <w:p w14:paraId="605D244E"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7046B960"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30(73.2)</w:t>
            </w:r>
          </w:p>
        </w:tc>
        <w:tc>
          <w:tcPr>
            <w:tcW w:w="1350" w:type="dxa"/>
            <w:shd w:val="clear" w:color="auto" w:fill="auto"/>
          </w:tcPr>
          <w:p w14:paraId="64427E13"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213(42.5)</w:t>
            </w:r>
          </w:p>
        </w:tc>
        <w:tc>
          <w:tcPr>
            <w:tcW w:w="1620" w:type="dxa"/>
            <w:shd w:val="clear" w:color="auto" w:fill="auto"/>
            <w:noWrap/>
            <w:hideMark/>
          </w:tcPr>
          <w:p w14:paraId="65EB95D0"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4.1(1.9-8.7)</w:t>
            </w:r>
          </w:p>
        </w:tc>
        <w:tc>
          <w:tcPr>
            <w:tcW w:w="1615" w:type="dxa"/>
          </w:tcPr>
          <w:p w14:paraId="19DF3085" w14:textId="77777777" w:rsidR="00DB24B1" w:rsidRPr="00191694" w:rsidRDefault="00C66B23"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2.7(1.1-7.0)</w:t>
            </w:r>
          </w:p>
        </w:tc>
      </w:tr>
      <w:tr w:rsidR="00C74D61" w:rsidRPr="00191694" w14:paraId="1DDC4D7A" w14:textId="77777777" w:rsidTr="00C74D61">
        <w:trPr>
          <w:trHeight w:val="300"/>
        </w:trPr>
        <w:tc>
          <w:tcPr>
            <w:tcW w:w="2965" w:type="dxa"/>
            <w:shd w:val="clear" w:color="auto" w:fill="auto"/>
            <w:noWrap/>
          </w:tcPr>
          <w:p w14:paraId="365E95F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Not documented</w:t>
            </w:r>
          </w:p>
        </w:tc>
        <w:tc>
          <w:tcPr>
            <w:tcW w:w="1800" w:type="dxa"/>
            <w:shd w:val="clear" w:color="auto" w:fill="auto"/>
            <w:noWrap/>
          </w:tcPr>
          <w:p w14:paraId="65ACBEF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2(4.9)</w:t>
            </w:r>
          </w:p>
        </w:tc>
        <w:tc>
          <w:tcPr>
            <w:tcW w:w="1350" w:type="dxa"/>
            <w:shd w:val="clear" w:color="auto" w:fill="auto"/>
          </w:tcPr>
          <w:p w14:paraId="2F27AC9A"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28(5.6)</w:t>
            </w:r>
          </w:p>
        </w:tc>
        <w:tc>
          <w:tcPr>
            <w:tcW w:w="1620" w:type="dxa"/>
            <w:shd w:val="clear" w:color="auto" w:fill="auto"/>
            <w:noWrap/>
          </w:tcPr>
          <w:p w14:paraId="20156EBB"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2.1(0.4-10.0)</w:t>
            </w:r>
          </w:p>
        </w:tc>
        <w:tc>
          <w:tcPr>
            <w:tcW w:w="1615" w:type="dxa"/>
          </w:tcPr>
          <w:p w14:paraId="7145CD27" w14:textId="77777777" w:rsidR="00DB24B1" w:rsidRPr="00191694" w:rsidRDefault="00C66B2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1.7(0.3-9.8)</w:t>
            </w:r>
          </w:p>
        </w:tc>
      </w:tr>
      <w:tr w:rsidR="00C74D61" w:rsidRPr="00191694" w14:paraId="5AFE6565" w14:textId="77777777" w:rsidTr="00C74D61">
        <w:trPr>
          <w:trHeight w:val="300"/>
        </w:trPr>
        <w:tc>
          <w:tcPr>
            <w:tcW w:w="2965" w:type="dxa"/>
            <w:shd w:val="clear" w:color="auto" w:fill="auto"/>
            <w:noWrap/>
            <w:hideMark/>
          </w:tcPr>
          <w:p w14:paraId="279501FC"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Currently consuming alcohol</w:t>
            </w:r>
          </w:p>
        </w:tc>
        <w:tc>
          <w:tcPr>
            <w:tcW w:w="1800" w:type="dxa"/>
            <w:shd w:val="clear" w:color="auto" w:fill="auto"/>
            <w:noWrap/>
            <w:hideMark/>
          </w:tcPr>
          <w:p w14:paraId="1A79F106"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532029CD"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13F08746"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0D824E31"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4D0C80AC" w14:textId="77777777" w:rsidTr="00C74D61">
        <w:trPr>
          <w:trHeight w:val="300"/>
        </w:trPr>
        <w:tc>
          <w:tcPr>
            <w:tcW w:w="2965" w:type="dxa"/>
            <w:shd w:val="clear" w:color="auto" w:fill="auto"/>
            <w:noWrap/>
          </w:tcPr>
          <w:p w14:paraId="6C84CB59"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3D7A189B"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30(73.2)</w:t>
            </w:r>
          </w:p>
        </w:tc>
        <w:tc>
          <w:tcPr>
            <w:tcW w:w="1350" w:type="dxa"/>
            <w:shd w:val="clear" w:color="auto" w:fill="auto"/>
          </w:tcPr>
          <w:p w14:paraId="100ED524"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402(80.2)</w:t>
            </w:r>
          </w:p>
        </w:tc>
        <w:tc>
          <w:tcPr>
            <w:tcW w:w="1620" w:type="dxa"/>
            <w:shd w:val="clear" w:color="auto" w:fill="auto"/>
            <w:noWrap/>
          </w:tcPr>
          <w:p w14:paraId="24138FF6"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1D868797"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6A977693" w14:textId="77777777" w:rsidTr="00C74D61">
        <w:trPr>
          <w:trHeight w:val="300"/>
        </w:trPr>
        <w:tc>
          <w:tcPr>
            <w:tcW w:w="2965" w:type="dxa"/>
            <w:shd w:val="clear" w:color="auto" w:fill="auto"/>
            <w:noWrap/>
            <w:hideMark/>
          </w:tcPr>
          <w:p w14:paraId="73B137F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hideMark/>
          </w:tcPr>
          <w:p w14:paraId="70BE38F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11(26.8)</w:t>
            </w:r>
          </w:p>
        </w:tc>
        <w:tc>
          <w:tcPr>
            <w:tcW w:w="1350" w:type="dxa"/>
            <w:shd w:val="clear" w:color="auto" w:fill="auto"/>
          </w:tcPr>
          <w:p w14:paraId="4C9BEAA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99(19.8)</w:t>
            </w:r>
          </w:p>
        </w:tc>
        <w:tc>
          <w:tcPr>
            <w:tcW w:w="1620" w:type="dxa"/>
            <w:shd w:val="clear" w:color="auto" w:fill="auto"/>
            <w:noWrap/>
            <w:hideMark/>
          </w:tcPr>
          <w:p w14:paraId="1485751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1.5(0.7-3.1)</w:t>
            </w:r>
          </w:p>
        </w:tc>
        <w:tc>
          <w:tcPr>
            <w:tcW w:w="1615" w:type="dxa"/>
          </w:tcPr>
          <w:p w14:paraId="5EEAA3B6"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58BF575A" w14:textId="77777777" w:rsidTr="00C74D61">
        <w:trPr>
          <w:trHeight w:val="300"/>
        </w:trPr>
        <w:tc>
          <w:tcPr>
            <w:tcW w:w="2965" w:type="dxa"/>
            <w:shd w:val="clear" w:color="auto" w:fill="auto"/>
            <w:noWrap/>
            <w:hideMark/>
          </w:tcPr>
          <w:p w14:paraId="4FACD019"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HIV status</w:t>
            </w:r>
          </w:p>
        </w:tc>
        <w:tc>
          <w:tcPr>
            <w:tcW w:w="1800" w:type="dxa"/>
            <w:shd w:val="clear" w:color="auto" w:fill="auto"/>
            <w:noWrap/>
            <w:hideMark/>
          </w:tcPr>
          <w:p w14:paraId="33B84219"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3ECC8BF4"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20" w:type="dxa"/>
            <w:shd w:val="clear" w:color="auto" w:fill="auto"/>
            <w:noWrap/>
            <w:hideMark/>
          </w:tcPr>
          <w:p w14:paraId="4821E56F" w14:textId="77777777" w:rsidR="00DB24B1" w:rsidRPr="00191694" w:rsidRDefault="00DB24B1" w:rsidP="009C51E0">
            <w:pPr>
              <w:spacing w:after="0" w:line="276" w:lineRule="auto"/>
              <w:rPr>
                <w:rFonts w:ascii="Times New Roman" w:hAnsi="Times New Roman" w:cs="Times New Roman"/>
                <w:sz w:val="24"/>
                <w:szCs w:val="24"/>
                <w:lang w:val="en-US"/>
              </w:rPr>
            </w:pPr>
          </w:p>
        </w:tc>
        <w:tc>
          <w:tcPr>
            <w:tcW w:w="1615" w:type="dxa"/>
          </w:tcPr>
          <w:p w14:paraId="576BAC57" w14:textId="77777777" w:rsidR="00DB24B1" w:rsidRPr="00191694" w:rsidRDefault="00DB24B1" w:rsidP="009C51E0">
            <w:pPr>
              <w:spacing w:after="0" w:line="276" w:lineRule="auto"/>
              <w:rPr>
                <w:rFonts w:ascii="Times New Roman" w:hAnsi="Times New Roman" w:cs="Times New Roman"/>
                <w:sz w:val="24"/>
                <w:szCs w:val="24"/>
                <w:lang w:val="en-US"/>
              </w:rPr>
            </w:pPr>
          </w:p>
        </w:tc>
      </w:tr>
      <w:tr w:rsidR="00C74D61" w:rsidRPr="00191694" w14:paraId="5588E9B2" w14:textId="77777777" w:rsidTr="00C74D61">
        <w:trPr>
          <w:trHeight w:val="300"/>
        </w:trPr>
        <w:tc>
          <w:tcPr>
            <w:tcW w:w="2965" w:type="dxa"/>
            <w:shd w:val="clear" w:color="auto" w:fill="auto"/>
            <w:noWrap/>
          </w:tcPr>
          <w:p w14:paraId="3F86F80E"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Negative</w:t>
            </w:r>
          </w:p>
        </w:tc>
        <w:tc>
          <w:tcPr>
            <w:tcW w:w="1800" w:type="dxa"/>
            <w:shd w:val="clear" w:color="auto" w:fill="auto"/>
            <w:noWrap/>
          </w:tcPr>
          <w:p w14:paraId="37E6FB3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24(58.5)</w:t>
            </w:r>
          </w:p>
        </w:tc>
        <w:tc>
          <w:tcPr>
            <w:tcW w:w="1350" w:type="dxa"/>
            <w:shd w:val="clear" w:color="auto" w:fill="auto"/>
          </w:tcPr>
          <w:p w14:paraId="333F52EE"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300(59.9)</w:t>
            </w:r>
          </w:p>
        </w:tc>
        <w:tc>
          <w:tcPr>
            <w:tcW w:w="1620" w:type="dxa"/>
            <w:shd w:val="clear" w:color="auto" w:fill="auto"/>
            <w:noWrap/>
          </w:tcPr>
          <w:p w14:paraId="1F5D3CEB" w14:textId="77777777" w:rsidR="00DB24B1" w:rsidRPr="00191694" w:rsidRDefault="00DB24B1" w:rsidP="009C51E0">
            <w:pPr>
              <w:spacing w:after="0" w:line="276" w:lineRule="auto"/>
              <w:rPr>
                <w:rFonts w:ascii="Times New Roman" w:hAnsi="Times New Roman" w:cs="Times New Roman"/>
                <w:sz w:val="24"/>
                <w:szCs w:val="24"/>
                <w:lang w:val="en-US"/>
              </w:rPr>
            </w:pPr>
            <w:r w:rsidRPr="00191694">
              <w:rPr>
                <w:rFonts w:ascii="Times New Roman" w:hAnsi="Times New Roman" w:cs="Times New Roman"/>
                <w:sz w:val="24"/>
                <w:szCs w:val="24"/>
              </w:rPr>
              <w:t>Ref</w:t>
            </w:r>
          </w:p>
        </w:tc>
        <w:tc>
          <w:tcPr>
            <w:tcW w:w="1615" w:type="dxa"/>
          </w:tcPr>
          <w:p w14:paraId="56F6CFA6"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2FBA6CEB" w14:textId="77777777" w:rsidTr="00C74D61">
        <w:trPr>
          <w:trHeight w:val="300"/>
        </w:trPr>
        <w:tc>
          <w:tcPr>
            <w:tcW w:w="2965" w:type="dxa"/>
            <w:shd w:val="clear" w:color="auto" w:fill="auto"/>
            <w:noWrap/>
            <w:hideMark/>
          </w:tcPr>
          <w:p w14:paraId="007A3C11"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Positive</w:t>
            </w:r>
          </w:p>
        </w:tc>
        <w:tc>
          <w:tcPr>
            <w:tcW w:w="1800" w:type="dxa"/>
            <w:shd w:val="clear" w:color="auto" w:fill="auto"/>
            <w:noWrap/>
            <w:hideMark/>
          </w:tcPr>
          <w:p w14:paraId="6C5F08F4"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tc>
        <w:tc>
          <w:tcPr>
            <w:tcW w:w="1350" w:type="dxa"/>
            <w:shd w:val="clear" w:color="auto" w:fill="auto"/>
          </w:tcPr>
          <w:p w14:paraId="14E75C00"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8(1.6)</w:t>
            </w:r>
          </w:p>
        </w:tc>
        <w:tc>
          <w:tcPr>
            <w:tcW w:w="1620" w:type="dxa"/>
            <w:shd w:val="clear" w:color="auto" w:fill="auto"/>
            <w:noWrap/>
            <w:hideMark/>
          </w:tcPr>
          <w:p w14:paraId="0AC12579"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omitted</w:t>
            </w:r>
          </w:p>
        </w:tc>
        <w:tc>
          <w:tcPr>
            <w:tcW w:w="1615" w:type="dxa"/>
          </w:tcPr>
          <w:p w14:paraId="2EC752A6"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78804FF9" w14:textId="77777777" w:rsidTr="00C74D61">
        <w:trPr>
          <w:trHeight w:val="300"/>
        </w:trPr>
        <w:tc>
          <w:tcPr>
            <w:tcW w:w="2965" w:type="dxa"/>
            <w:shd w:val="clear" w:color="auto" w:fill="auto"/>
            <w:noWrap/>
          </w:tcPr>
          <w:p w14:paraId="1DF13935"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Don’t know</w:t>
            </w:r>
          </w:p>
        </w:tc>
        <w:tc>
          <w:tcPr>
            <w:tcW w:w="1800" w:type="dxa"/>
            <w:shd w:val="clear" w:color="auto" w:fill="auto"/>
            <w:noWrap/>
          </w:tcPr>
          <w:p w14:paraId="4A2C64D2"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17(41.5)</w:t>
            </w:r>
          </w:p>
        </w:tc>
        <w:tc>
          <w:tcPr>
            <w:tcW w:w="1350" w:type="dxa"/>
            <w:shd w:val="clear" w:color="auto" w:fill="auto"/>
          </w:tcPr>
          <w:p w14:paraId="2424997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193(38.5)</w:t>
            </w:r>
          </w:p>
        </w:tc>
        <w:tc>
          <w:tcPr>
            <w:tcW w:w="1620" w:type="dxa"/>
            <w:shd w:val="clear" w:color="auto" w:fill="auto"/>
            <w:noWrap/>
          </w:tcPr>
          <w:p w14:paraId="2B204785"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1.1(0.6-2.1)</w:t>
            </w:r>
          </w:p>
        </w:tc>
        <w:tc>
          <w:tcPr>
            <w:tcW w:w="1615" w:type="dxa"/>
          </w:tcPr>
          <w:p w14:paraId="10647244"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10460D64" w14:textId="77777777" w:rsidTr="00C74D61">
        <w:trPr>
          <w:trHeight w:val="300"/>
        </w:trPr>
        <w:tc>
          <w:tcPr>
            <w:tcW w:w="2965" w:type="dxa"/>
            <w:shd w:val="clear" w:color="auto" w:fill="auto"/>
            <w:noWrap/>
          </w:tcPr>
          <w:p w14:paraId="6D890947"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Sought medical attention in past 6months</w:t>
            </w:r>
          </w:p>
        </w:tc>
        <w:tc>
          <w:tcPr>
            <w:tcW w:w="1800" w:type="dxa"/>
            <w:shd w:val="clear" w:color="auto" w:fill="auto"/>
            <w:noWrap/>
          </w:tcPr>
          <w:p w14:paraId="3D35D284" w14:textId="77777777" w:rsidR="00DB24B1" w:rsidRPr="00191694" w:rsidRDefault="00DB24B1" w:rsidP="009C51E0">
            <w:pPr>
              <w:spacing w:after="0" w:line="276" w:lineRule="auto"/>
              <w:rPr>
                <w:rFonts w:ascii="Times New Roman" w:hAnsi="Times New Roman" w:cs="Times New Roman"/>
                <w:sz w:val="24"/>
                <w:szCs w:val="24"/>
              </w:rPr>
            </w:pPr>
          </w:p>
        </w:tc>
        <w:tc>
          <w:tcPr>
            <w:tcW w:w="1350" w:type="dxa"/>
            <w:shd w:val="clear" w:color="auto" w:fill="auto"/>
          </w:tcPr>
          <w:p w14:paraId="54D9F72E" w14:textId="77777777" w:rsidR="00DB24B1" w:rsidRPr="00191694" w:rsidRDefault="00DB24B1" w:rsidP="009C51E0">
            <w:pPr>
              <w:spacing w:after="0" w:line="276" w:lineRule="auto"/>
              <w:rPr>
                <w:rFonts w:ascii="Times New Roman" w:hAnsi="Times New Roman" w:cs="Times New Roman"/>
                <w:sz w:val="24"/>
                <w:szCs w:val="24"/>
              </w:rPr>
            </w:pPr>
          </w:p>
        </w:tc>
        <w:tc>
          <w:tcPr>
            <w:tcW w:w="1620" w:type="dxa"/>
            <w:shd w:val="clear" w:color="auto" w:fill="auto"/>
            <w:noWrap/>
          </w:tcPr>
          <w:p w14:paraId="48EC88C3" w14:textId="77777777" w:rsidR="00DB24B1" w:rsidRPr="00191694" w:rsidRDefault="00DB24B1" w:rsidP="009C51E0">
            <w:pPr>
              <w:spacing w:after="0" w:line="276" w:lineRule="auto"/>
              <w:rPr>
                <w:rFonts w:ascii="Times New Roman" w:hAnsi="Times New Roman" w:cs="Times New Roman"/>
                <w:sz w:val="24"/>
                <w:szCs w:val="24"/>
              </w:rPr>
            </w:pPr>
          </w:p>
        </w:tc>
        <w:tc>
          <w:tcPr>
            <w:tcW w:w="1615" w:type="dxa"/>
          </w:tcPr>
          <w:p w14:paraId="35476DA4"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7801670E" w14:textId="77777777" w:rsidTr="00C74D61">
        <w:trPr>
          <w:trHeight w:val="300"/>
        </w:trPr>
        <w:tc>
          <w:tcPr>
            <w:tcW w:w="2965" w:type="dxa"/>
            <w:shd w:val="clear" w:color="auto" w:fill="auto"/>
            <w:noWrap/>
          </w:tcPr>
          <w:p w14:paraId="6A7C5C83"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sz w:val="24"/>
                <w:szCs w:val="24"/>
              </w:rPr>
              <w:t>No</w:t>
            </w:r>
          </w:p>
        </w:tc>
        <w:tc>
          <w:tcPr>
            <w:tcW w:w="1800" w:type="dxa"/>
            <w:shd w:val="clear" w:color="auto" w:fill="auto"/>
            <w:noWrap/>
          </w:tcPr>
          <w:p w14:paraId="3FF60DB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23(56.1)</w:t>
            </w:r>
          </w:p>
        </w:tc>
        <w:tc>
          <w:tcPr>
            <w:tcW w:w="1350" w:type="dxa"/>
            <w:shd w:val="clear" w:color="auto" w:fill="auto"/>
          </w:tcPr>
          <w:p w14:paraId="5D79168C"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291(58.1)</w:t>
            </w:r>
          </w:p>
        </w:tc>
        <w:tc>
          <w:tcPr>
            <w:tcW w:w="1620" w:type="dxa"/>
            <w:shd w:val="clear" w:color="auto" w:fill="auto"/>
            <w:noWrap/>
          </w:tcPr>
          <w:p w14:paraId="0962D660"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Ref</w:t>
            </w:r>
          </w:p>
        </w:tc>
        <w:tc>
          <w:tcPr>
            <w:tcW w:w="1615" w:type="dxa"/>
          </w:tcPr>
          <w:p w14:paraId="2FC6C85D" w14:textId="77777777" w:rsidR="00DB24B1" w:rsidRPr="00191694" w:rsidRDefault="00DB24B1" w:rsidP="009C51E0">
            <w:pPr>
              <w:spacing w:after="0" w:line="276" w:lineRule="auto"/>
              <w:rPr>
                <w:rFonts w:ascii="Times New Roman" w:hAnsi="Times New Roman" w:cs="Times New Roman"/>
                <w:sz w:val="24"/>
                <w:szCs w:val="24"/>
              </w:rPr>
            </w:pPr>
          </w:p>
        </w:tc>
      </w:tr>
      <w:tr w:rsidR="00C74D61" w:rsidRPr="00191694" w14:paraId="549C229C" w14:textId="77777777" w:rsidTr="00C74D61">
        <w:trPr>
          <w:trHeight w:val="300"/>
        </w:trPr>
        <w:tc>
          <w:tcPr>
            <w:tcW w:w="2965" w:type="dxa"/>
            <w:shd w:val="clear" w:color="auto" w:fill="auto"/>
            <w:noWrap/>
          </w:tcPr>
          <w:p w14:paraId="68DB8B0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1800" w:type="dxa"/>
            <w:shd w:val="clear" w:color="auto" w:fill="auto"/>
            <w:noWrap/>
          </w:tcPr>
          <w:p w14:paraId="497190F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15(36.6)</w:t>
            </w:r>
          </w:p>
        </w:tc>
        <w:tc>
          <w:tcPr>
            <w:tcW w:w="1350" w:type="dxa"/>
            <w:shd w:val="clear" w:color="auto" w:fill="auto"/>
          </w:tcPr>
          <w:p w14:paraId="24D42702"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203(40.5)</w:t>
            </w:r>
          </w:p>
        </w:tc>
        <w:tc>
          <w:tcPr>
            <w:tcW w:w="1620" w:type="dxa"/>
            <w:shd w:val="clear" w:color="auto" w:fill="auto"/>
            <w:noWrap/>
          </w:tcPr>
          <w:p w14:paraId="79E93D2F"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0.9(0.4-1.8)</w:t>
            </w:r>
          </w:p>
        </w:tc>
        <w:tc>
          <w:tcPr>
            <w:tcW w:w="1615" w:type="dxa"/>
          </w:tcPr>
          <w:p w14:paraId="03DD1C87" w14:textId="77777777" w:rsidR="00DB24B1" w:rsidRPr="00191694" w:rsidRDefault="00C66B2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0.9(0.4-1.9)</w:t>
            </w:r>
          </w:p>
        </w:tc>
      </w:tr>
      <w:tr w:rsidR="00C74D61" w:rsidRPr="00191694" w14:paraId="747A9FC8" w14:textId="77777777" w:rsidTr="00C74D61">
        <w:trPr>
          <w:trHeight w:val="300"/>
        </w:trPr>
        <w:tc>
          <w:tcPr>
            <w:tcW w:w="2965" w:type="dxa"/>
            <w:shd w:val="clear" w:color="auto" w:fill="auto"/>
            <w:noWrap/>
          </w:tcPr>
          <w:p w14:paraId="04E8A406"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Not documented</w:t>
            </w:r>
          </w:p>
        </w:tc>
        <w:tc>
          <w:tcPr>
            <w:tcW w:w="1800" w:type="dxa"/>
            <w:shd w:val="clear" w:color="auto" w:fill="auto"/>
            <w:noWrap/>
          </w:tcPr>
          <w:p w14:paraId="6BE93C7D"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3(7.3)</w:t>
            </w:r>
          </w:p>
        </w:tc>
        <w:tc>
          <w:tcPr>
            <w:tcW w:w="1350" w:type="dxa"/>
            <w:shd w:val="clear" w:color="auto" w:fill="auto"/>
          </w:tcPr>
          <w:p w14:paraId="6DC27E18" w14:textId="77777777" w:rsidR="00DB24B1" w:rsidRPr="00191694" w:rsidRDefault="00DB24B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7(1.4)</w:t>
            </w:r>
          </w:p>
        </w:tc>
        <w:tc>
          <w:tcPr>
            <w:tcW w:w="1620" w:type="dxa"/>
            <w:shd w:val="clear" w:color="auto" w:fill="auto"/>
            <w:noWrap/>
          </w:tcPr>
          <w:p w14:paraId="596C5421" w14:textId="77777777" w:rsidR="00DB24B1" w:rsidRPr="00191694" w:rsidRDefault="00DB24B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5.5(1.3-22.4)</w:t>
            </w:r>
          </w:p>
        </w:tc>
        <w:tc>
          <w:tcPr>
            <w:tcW w:w="1615" w:type="dxa"/>
          </w:tcPr>
          <w:p w14:paraId="2BE4681B" w14:textId="77777777" w:rsidR="00DB24B1" w:rsidRPr="00191694" w:rsidRDefault="00C66B23"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8.6(1.7-43.3)</w:t>
            </w:r>
          </w:p>
        </w:tc>
      </w:tr>
    </w:tbl>
    <w:p w14:paraId="1F50C2E7" w14:textId="77777777" w:rsidR="00C74D61" w:rsidRPr="00191694" w:rsidRDefault="00C74D61" w:rsidP="009C51E0">
      <w:pPr>
        <w:spacing w:line="276" w:lineRule="auto"/>
        <w:rPr>
          <w:rFonts w:ascii="Times New Roman" w:hAnsi="Times New Roman" w:cs="Times New Roman"/>
          <w:b/>
          <w:sz w:val="24"/>
          <w:szCs w:val="24"/>
        </w:rPr>
      </w:pPr>
    </w:p>
    <w:p w14:paraId="7851EC82" w14:textId="77777777" w:rsidR="00312FF2" w:rsidRPr="00191694" w:rsidRDefault="00E576FA" w:rsidP="009C51E0">
      <w:pPr>
        <w:pStyle w:val="Heading2"/>
        <w:spacing w:line="276" w:lineRule="auto"/>
        <w:rPr>
          <w:rFonts w:ascii="Times New Roman" w:hAnsi="Times New Roman" w:cs="Times New Roman"/>
        </w:rPr>
      </w:pPr>
      <w:bookmarkStart w:id="151" w:name="_Toc1135158"/>
      <w:r w:rsidRPr="00191694">
        <w:rPr>
          <w:rFonts w:ascii="Times New Roman" w:hAnsi="Times New Roman" w:cs="Times New Roman"/>
        </w:rPr>
        <w:t xml:space="preserve">3.5. </w:t>
      </w:r>
      <w:r w:rsidR="000C2DFD" w:rsidRPr="00191694">
        <w:rPr>
          <w:rFonts w:ascii="Times New Roman" w:hAnsi="Times New Roman" w:cs="Times New Roman"/>
        </w:rPr>
        <w:t>HEALTH CARE WORKERS</w:t>
      </w:r>
      <w:r w:rsidR="006E0DC2" w:rsidRPr="00191694">
        <w:rPr>
          <w:rFonts w:ascii="Times New Roman" w:hAnsi="Times New Roman" w:cs="Times New Roman"/>
        </w:rPr>
        <w:t xml:space="preserve"> SURVEY</w:t>
      </w:r>
      <w:bookmarkEnd w:id="151"/>
    </w:p>
    <w:p w14:paraId="79EB3A33" w14:textId="77777777" w:rsidR="000C2DFD" w:rsidRPr="00191694" w:rsidRDefault="008236CD" w:rsidP="009C51E0">
      <w:pPr>
        <w:spacing w:line="276" w:lineRule="auto"/>
        <w:rPr>
          <w:rFonts w:ascii="Times New Roman" w:hAnsi="Times New Roman" w:cs="Times New Roman"/>
          <w:b/>
          <w:sz w:val="24"/>
          <w:szCs w:val="24"/>
        </w:rPr>
      </w:pPr>
      <w:r>
        <w:rPr>
          <w:rFonts w:ascii="Times New Roman" w:hAnsi="Times New Roman" w:cs="Times New Roman"/>
          <w:sz w:val="24"/>
          <w:szCs w:val="24"/>
        </w:rPr>
        <w:t xml:space="preserve">We </w:t>
      </w:r>
      <w:r w:rsidR="000C2DFD" w:rsidRPr="00191694">
        <w:rPr>
          <w:rFonts w:ascii="Times New Roman" w:hAnsi="Times New Roman" w:cs="Times New Roman"/>
          <w:sz w:val="24"/>
          <w:szCs w:val="24"/>
        </w:rPr>
        <w:t>interviewed 131 HCWs, 119(90.8%) provided blood samples for HBsAg testing. Among those tested 6(5%) were positive for HBsAg,</w:t>
      </w:r>
      <w:r>
        <w:rPr>
          <w:rFonts w:ascii="Times New Roman" w:hAnsi="Times New Roman" w:cs="Times New Roman"/>
          <w:sz w:val="24"/>
          <w:szCs w:val="24"/>
        </w:rPr>
        <w:t>. Of those who tested positive</w:t>
      </w:r>
      <w:r w:rsidR="000C2DFD" w:rsidRPr="00191694">
        <w:rPr>
          <w:rFonts w:ascii="Times New Roman" w:hAnsi="Times New Roman" w:cs="Times New Roman"/>
          <w:sz w:val="24"/>
          <w:szCs w:val="24"/>
        </w:rPr>
        <w:t xml:space="preserve"> 5</w:t>
      </w:r>
      <w:ins w:id="152" w:author="Maurice Owiny" w:date="2019-02-18T18:07:00Z">
        <w:r>
          <w:rPr>
            <w:rFonts w:ascii="Times New Roman" w:hAnsi="Times New Roman" w:cs="Times New Roman"/>
            <w:sz w:val="24"/>
            <w:szCs w:val="24"/>
          </w:rPr>
          <w:t xml:space="preserve"> </w:t>
        </w:r>
      </w:ins>
      <w:r w:rsidR="000C2DFD" w:rsidRPr="00191694">
        <w:rPr>
          <w:rFonts w:ascii="Times New Roman" w:hAnsi="Times New Roman" w:cs="Times New Roman"/>
          <w:sz w:val="24"/>
          <w:szCs w:val="24"/>
        </w:rPr>
        <w:t>(83.3% were from Baringo while</w:t>
      </w:r>
      <w:r>
        <w:rPr>
          <w:rFonts w:ascii="Times New Roman" w:hAnsi="Times New Roman" w:cs="Times New Roman"/>
          <w:sz w:val="24"/>
          <w:szCs w:val="24"/>
        </w:rPr>
        <w:t xml:space="preserve"> </w:t>
      </w:r>
      <w:r w:rsidR="000C2DFD" w:rsidRPr="00191694">
        <w:rPr>
          <w:rFonts w:ascii="Times New Roman" w:hAnsi="Times New Roman" w:cs="Times New Roman"/>
          <w:sz w:val="24"/>
          <w:szCs w:val="24"/>
        </w:rPr>
        <w:t>1(1.9%) from Elgeyo-Marakwet.</w:t>
      </w:r>
    </w:p>
    <w:p w14:paraId="5024A3D9" w14:textId="77777777" w:rsidR="000C2DFD" w:rsidRPr="00191694" w:rsidRDefault="000C2DFD"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The Hepatitis B prevalence for Baringo </w:t>
      </w:r>
      <w:r w:rsidR="00312FF2" w:rsidRPr="00191694">
        <w:rPr>
          <w:rFonts w:ascii="Times New Roman" w:hAnsi="Times New Roman" w:cs="Times New Roman"/>
          <w:sz w:val="24"/>
          <w:szCs w:val="24"/>
        </w:rPr>
        <w:t xml:space="preserve">was </w:t>
      </w:r>
      <w:r w:rsidRPr="00191694">
        <w:rPr>
          <w:rFonts w:ascii="Times New Roman" w:hAnsi="Times New Roman" w:cs="Times New Roman"/>
          <w:sz w:val="24"/>
          <w:szCs w:val="24"/>
        </w:rPr>
        <w:t>5/65 (7.8%) while that for Elgeyo-Marakwet was 1/54 (1.9%)</w:t>
      </w:r>
      <w:r w:rsidR="008236CD">
        <w:rPr>
          <w:rFonts w:ascii="Times New Roman" w:hAnsi="Times New Roman" w:cs="Times New Roman"/>
          <w:sz w:val="24"/>
          <w:szCs w:val="24"/>
        </w:rPr>
        <w:t xml:space="preserve"> among the health care workers.</w:t>
      </w:r>
    </w:p>
    <w:p w14:paraId="28AE9646" w14:textId="77777777" w:rsidR="00E576FA" w:rsidRPr="00191694" w:rsidRDefault="00E576FA" w:rsidP="009C51E0">
      <w:pPr>
        <w:pStyle w:val="Heading3"/>
        <w:spacing w:line="276" w:lineRule="auto"/>
        <w:rPr>
          <w:rFonts w:ascii="Times New Roman" w:hAnsi="Times New Roman"/>
          <w:sz w:val="24"/>
          <w:szCs w:val="24"/>
        </w:rPr>
      </w:pPr>
      <w:bookmarkStart w:id="153" w:name="_Toc1135159"/>
      <w:r w:rsidRPr="00191694">
        <w:rPr>
          <w:rFonts w:ascii="Times New Roman" w:hAnsi="Times New Roman"/>
          <w:sz w:val="24"/>
          <w:szCs w:val="24"/>
        </w:rPr>
        <w:lastRenderedPageBreak/>
        <w:t xml:space="preserve">3.5.1. </w:t>
      </w:r>
      <w:bookmarkStart w:id="154" w:name="_Hlk1134159"/>
      <w:r w:rsidRPr="00191694">
        <w:rPr>
          <w:rFonts w:ascii="Times New Roman" w:hAnsi="Times New Roman"/>
          <w:sz w:val="24"/>
          <w:szCs w:val="24"/>
        </w:rPr>
        <w:t>Socio-demographic characteristics of health care workers</w:t>
      </w:r>
      <w:bookmarkEnd w:id="153"/>
      <w:bookmarkEnd w:id="154"/>
    </w:p>
    <w:p w14:paraId="4CC7B81F" w14:textId="77777777" w:rsidR="000A0769" w:rsidRPr="00191694" w:rsidRDefault="000A0769" w:rsidP="000A0769">
      <w:pPr>
        <w:jc w:val="both"/>
        <w:rPr>
          <w:rFonts w:ascii="Times New Roman" w:hAnsi="Times New Roman" w:cs="Times New Roman"/>
          <w:sz w:val="24"/>
          <w:szCs w:val="24"/>
        </w:rPr>
      </w:pPr>
      <w:r w:rsidRPr="00191694">
        <w:rPr>
          <w:rFonts w:ascii="Times New Roman" w:hAnsi="Times New Roman" w:cs="Times New Roman"/>
          <w:sz w:val="24"/>
          <w:szCs w:val="24"/>
        </w:rPr>
        <w:t>The mean age of the HCWs interviewed was 36 years (SD 8years).  Females were 68(51.9%) and most of the HCWs were in 25-34 age group. Nurses (42(32.1%) were the majority of HCWs interviewed. More than half 69(52.9%) of the HCW had &gt;5 years work experience</w:t>
      </w:r>
    </w:p>
    <w:p w14:paraId="24EF5C0C" w14:textId="77777777" w:rsidR="0069000B" w:rsidRPr="00191694" w:rsidRDefault="0069000B" w:rsidP="0069000B">
      <w:pPr>
        <w:rPr>
          <w:rFonts w:ascii="Times New Roman" w:hAnsi="Times New Roman" w:cs="Times New Roman"/>
          <w:sz w:val="24"/>
          <w:szCs w:val="24"/>
        </w:rPr>
      </w:pPr>
    </w:p>
    <w:p w14:paraId="0DAB0996" w14:textId="77777777" w:rsidR="0069000B" w:rsidRPr="00191694" w:rsidRDefault="0069000B" w:rsidP="0069000B">
      <w:pPr>
        <w:rPr>
          <w:rFonts w:ascii="Times New Roman" w:hAnsi="Times New Roman" w:cs="Times New Roman"/>
          <w:sz w:val="24"/>
          <w:szCs w:val="24"/>
        </w:rPr>
      </w:pPr>
      <w:r w:rsidRPr="00191694">
        <w:rPr>
          <w:rFonts w:ascii="Times New Roman" w:hAnsi="Times New Roman" w:cs="Times New Roman"/>
          <w:sz w:val="24"/>
          <w:szCs w:val="24"/>
        </w:rPr>
        <w:t>Table: Socio-demographic characteristics of health care workers in Baringo and Elgeyo-Marakwet Counties, Kenya, 2019</w:t>
      </w:r>
      <w:r w:rsidR="000A0769" w:rsidRPr="00191694">
        <w:rPr>
          <w:rFonts w:ascii="Times New Roman" w:hAnsi="Times New Roman" w:cs="Times New Roman"/>
          <w:sz w:val="24"/>
          <w:szCs w:val="24"/>
        </w:rPr>
        <w:t>.</w:t>
      </w:r>
    </w:p>
    <w:tbl>
      <w:tblPr>
        <w:tblW w:w="8563" w:type="dxa"/>
        <w:tblInd w:w="-108" w:type="dxa"/>
        <w:tblLayout w:type="fixed"/>
        <w:tblLook w:val="06A0" w:firstRow="1" w:lastRow="0" w:firstColumn="1" w:lastColumn="0" w:noHBand="1" w:noVBand="1"/>
      </w:tblPr>
      <w:tblGrid>
        <w:gridCol w:w="13"/>
        <w:gridCol w:w="5760"/>
        <w:gridCol w:w="2790"/>
      </w:tblGrid>
      <w:tr w:rsidR="0069000B" w:rsidRPr="00191694" w14:paraId="4AF5AFA4" w14:textId="77777777" w:rsidTr="004D3D8C">
        <w:trPr>
          <w:gridBefore w:val="1"/>
          <w:wBefore w:w="13" w:type="dxa"/>
          <w:trHeight w:val="260"/>
        </w:trPr>
        <w:tc>
          <w:tcPr>
            <w:tcW w:w="5760" w:type="dxa"/>
            <w:tcBorders>
              <w:top w:val="single" w:sz="4" w:space="0" w:color="auto"/>
              <w:bottom w:val="single" w:sz="4" w:space="0" w:color="auto"/>
            </w:tcBorders>
            <w:shd w:val="clear" w:color="auto" w:fill="auto"/>
            <w:hideMark/>
          </w:tcPr>
          <w:p w14:paraId="759B6F12"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Characteristic</w:t>
            </w:r>
          </w:p>
        </w:tc>
        <w:tc>
          <w:tcPr>
            <w:tcW w:w="2790" w:type="dxa"/>
            <w:tcBorders>
              <w:top w:val="single" w:sz="4" w:space="0" w:color="auto"/>
              <w:bottom w:val="single" w:sz="4" w:space="0" w:color="auto"/>
            </w:tcBorders>
            <w:shd w:val="clear" w:color="auto" w:fill="auto"/>
            <w:hideMark/>
          </w:tcPr>
          <w:p w14:paraId="6700EC7D"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Frequency (%)</w:t>
            </w:r>
          </w:p>
          <w:p w14:paraId="297D676E"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p>
        </w:tc>
      </w:tr>
      <w:tr w:rsidR="0069000B" w:rsidRPr="00191694" w14:paraId="5D4D692B" w14:textId="77777777" w:rsidTr="004D3D8C">
        <w:trPr>
          <w:gridBefore w:val="1"/>
          <w:wBefore w:w="13" w:type="dxa"/>
          <w:trHeight w:val="260"/>
        </w:trPr>
        <w:tc>
          <w:tcPr>
            <w:tcW w:w="5760" w:type="dxa"/>
            <w:tcBorders>
              <w:top w:val="single" w:sz="4" w:space="0" w:color="auto"/>
            </w:tcBorders>
            <w:shd w:val="clear" w:color="auto" w:fill="auto"/>
          </w:tcPr>
          <w:p w14:paraId="4E6007C2"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Age group</w:t>
            </w:r>
          </w:p>
        </w:tc>
        <w:tc>
          <w:tcPr>
            <w:tcW w:w="2790" w:type="dxa"/>
            <w:tcBorders>
              <w:top w:val="single" w:sz="4" w:space="0" w:color="auto"/>
            </w:tcBorders>
            <w:shd w:val="clear" w:color="auto" w:fill="auto"/>
          </w:tcPr>
          <w:p w14:paraId="55168DDE" w14:textId="77777777" w:rsidR="0069000B" w:rsidRPr="00191694" w:rsidRDefault="0069000B" w:rsidP="00191694">
            <w:pPr>
              <w:spacing w:after="0" w:line="360" w:lineRule="auto"/>
              <w:rPr>
                <w:rFonts w:ascii="Times New Roman" w:hAnsi="Times New Roman" w:cs="Times New Roman"/>
                <w:color w:val="000000"/>
                <w:sz w:val="24"/>
                <w:szCs w:val="24"/>
                <w:lang w:val="en-US"/>
              </w:rPr>
            </w:pPr>
          </w:p>
        </w:tc>
      </w:tr>
      <w:tr w:rsidR="0069000B" w:rsidRPr="00191694" w14:paraId="176A88F9" w14:textId="77777777" w:rsidTr="004D3D8C">
        <w:trPr>
          <w:trHeight w:val="170"/>
        </w:trPr>
        <w:tc>
          <w:tcPr>
            <w:tcW w:w="5773" w:type="dxa"/>
            <w:gridSpan w:val="2"/>
            <w:shd w:val="clear" w:color="auto" w:fill="auto"/>
          </w:tcPr>
          <w:p w14:paraId="7DC8898F"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&lt;25</w:t>
            </w:r>
          </w:p>
        </w:tc>
        <w:tc>
          <w:tcPr>
            <w:tcW w:w="2790" w:type="dxa"/>
            <w:shd w:val="clear" w:color="auto" w:fill="auto"/>
          </w:tcPr>
          <w:p w14:paraId="11522538"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7(5.3)</w:t>
            </w:r>
          </w:p>
        </w:tc>
      </w:tr>
      <w:tr w:rsidR="0069000B" w:rsidRPr="00191694" w14:paraId="29D4982F" w14:textId="77777777" w:rsidTr="004D3D8C">
        <w:trPr>
          <w:trHeight w:val="233"/>
        </w:trPr>
        <w:tc>
          <w:tcPr>
            <w:tcW w:w="5773" w:type="dxa"/>
            <w:gridSpan w:val="2"/>
            <w:shd w:val="clear" w:color="auto" w:fill="auto"/>
          </w:tcPr>
          <w:p w14:paraId="6D1571B3" w14:textId="77777777" w:rsidR="0069000B" w:rsidRPr="00191694" w:rsidRDefault="0069000B" w:rsidP="00191694">
            <w:pPr>
              <w:spacing w:after="0" w:line="360" w:lineRule="auto"/>
              <w:ind w:firstLine="522"/>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25-34</w:t>
            </w:r>
          </w:p>
        </w:tc>
        <w:tc>
          <w:tcPr>
            <w:tcW w:w="2790" w:type="dxa"/>
            <w:shd w:val="clear" w:color="auto" w:fill="auto"/>
          </w:tcPr>
          <w:p w14:paraId="6AB7D789"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54(41.2)</w:t>
            </w:r>
          </w:p>
        </w:tc>
      </w:tr>
      <w:tr w:rsidR="0069000B" w:rsidRPr="00191694" w14:paraId="6AF4D543" w14:textId="77777777" w:rsidTr="004D3D8C">
        <w:trPr>
          <w:trHeight w:val="368"/>
        </w:trPr>
        <w:tc>
          <w:tcPr>
            <w:tcW w:w="5773" w:type="dxa"/>
            <w:gridSpan w:val="2"/>
            <w:shd w:val="clear" w:color="auto" w:fill="auto"/>
          </w:tcPr>
          <w:p w14:paraId="5BDF0EC0" w14:textId="77777777" w:rsidR="0069000B" w:rsidRPr="00191694" w:rsidRDefault="0069000B" w:rsidP="00191694">
            <w:pPr>
              <w:spacing w:after="0" w:line="360" w:lineRule="auto"/>
              <w:ind w:firstLine="522"/>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35-44</w:t>
            </w:r>
          </w:p>
        </w:tc>
        <w:tc>
          <w:tcPr>
            <w:tcW w:w="2790" w:type="dxa"/>
            <w:shd w:val="clear" w:color="auto" w:fill="auto"/>
          </w:tcPr>
          <w:p w14:paraId="1745C720"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50(38.2)</w:t>
            </w:r>
          </w:p>
        </w:tc>
      </w:tr>
      <w:tr w:rsidR="0069000B" w:rsidRPr="00191694" w14:paraId="61B50C30" w14:textId="77777777" w:rsidTr="004D3D8C">
        <w:trPr>
          <w:trHeight w:val="332"/>
        </w:trPr>
        <w:tc>
          <w:tcPr>
            <w:tcW w:w="5773" w:type="dxa"/>
            <w:gridSpan w:val="2"/>
            <w:shd w:val="clear" w:color="auto" w:fill="auto"/>
          </w:tcPr>
          <w:p w14:paraId="4DA665D9" w14:textId="77777777" w:rsidR="0069000B" w:rsidRPr="00191694" w:rsidRDefault="0069000B" w:rsidP="00191694">
            <w:pPr>
              <w:spacing w:after="0" w:line="360" w:lineRule="auto"/>
              <w:ind w:firstLine="522"/>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45-54</w:t>
            </w:r>
          </w:p>
        </w:tc>
        <w:tc>
          <w:tcPr>
            <w:tcW w:w="2790" w:type="dxa"/>
            <w:shd w:val="clear" w:color="auto" w:fill="auto"/>
          </w:tcPr>
          <w:p w14:paraId="039E0F13"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16(12.2)</w:t>
            </w:r>
          </w:p>
        </w:tc>
      </w:tr>
      <w:tr w:rsidR="0069000B" w:rsidRPr="00191694" w14:paraId="6326932A" w14:textId="77777777" w:rsidTr="004D3D8C">
        <w:trPr>
          <w:trHeight w:val="242"/>
        </w:trPr>
        <w:tc>
          <w:tcPr>
            <w:tcW w:w="5773" w:type="dxa"/>
            <w:gridSpan w:val="2"/>
            <w:shd w:val="clear" w:color="auto" w:fill="auto"/>
          </w:tcPr>
          <w:p w14:paraId="79A187CB"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≥55</w:t>
            </w:r>
          </w:p>
        </w:tc>
        <w:tc>
          <w:tcPr>
            <w:tcW w:w="2790" w:type="dxa"/>
            <w:shd w:val="clear" w:color="auto" w:fill="auto"/>
          </w:tcPr>
          <w:p w14:paraId="44E36856"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4(3.0)</w:t>
            </w:r>
          </w:p>
        </w:tc>
      </w:tr>
      <w:tr w:rsidR="0069000B" w:rsidRPr="00191694" w14:paraId="76402321" w14:textId="77777777" w:rsidTr="004D3D8C">
        <w:trPr>
          <w:trHeight w:val="188"/>
        </w:trPr>
        <w:tc>
          <w:tcPr>
            <w:tcW w:w="5773" w:type="dxa"/>
            <w:gridSpan w:val="2"/>
            <w:shd w:val="clear" w:color="auto" w:fill="auto"/>
          </w:tcPr>
          <w:p w14:paraId="59E8AFFC"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Sex</w:t>
            </w:r>
          </w:p>
        </w:tc>
        <w:tc>
          <w:tcPr>
            <w:tcW w:w="2790" w:type="dxa"/>
            <w:shd w:val="clear" w:color="auto" w:fill="auto"/>
          </w:tcPr>
          <w:p w14:paraId="4EB44ECE" w14:textId="77777777" w:rsidR="0069000B" w:rsidRPr="00191694" w:rsidRDefault="0069000B" w:rsidP="00191694">
            <w:pPr>
              <w:spacing w:after="0" w:line="360" w:lineRule="auto"/>
              <w:rPr>
                <w:rFonts w:ascii="Times New Roman" w:hAnsi="Times New Roman" w:cs="Times New Roman"/>
                <w:color w:val="000000"/>
                <w:sz w:val="24"/>
                <w:szCs w:val="24"/>
                <w:lang w:val="en-US"/>
              </w:rPr>
            </w:pPr>
          </w:p>
        </w:tc>
      </w:tr>
      <w:tr w:rsidR="0069000B" w:rsidRPr="00191694" w14:paraId="69E01434" w14:textId="77777777" w:rsidTr="004D3D8C">
        <w:trPr>
          <w:trHeight w:val="305"/>
        </w:trPr>
        <w:tc>
          <w:tcPr>
            <w:tcW w:w="5773" w:type="dxa"/>
            <w:gridSpan w:val="2"/>
            <w:shd w:val="clear" w:color="auto" w:fill="auto"/>
          </w:tcPr>
          <w:p w14:paraId="15909137"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Female</w:t>
            </w:r>
          </w:p>
        </w:tc>
        <w:tc>
          <w:tcPr>
            <w:tcW w:w="2790" w:type="dxa"/>
            <w:shd w:val="clear" w:color="auto" w:fill="auto"/>
          </w:tcPr>
          <w:p w14:paraId="661FB7EE"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68(51.9) </w:t>
            </w:r>
          </w:p>
        </w:tc>
      </w:tr>
      <w:tr w:rsidR="0069000B" w:rsidRPr="00191694" w14:paraId="07A3C8AE" w14:textId="77777777" w:rsidTr="004D3D8C">
        <w:trPr>
          <w:trHeight w:val="278"/>
        </w:trPr>
        <w:tc>
          <w:tcPr>
            <w:tcW w:w="5773" w:type="dxa"/>
            <w:gridSpan w:val="2"/>
            <w:shd w:val="clear" w:color="auto" w:fill="auto"/>
          </w:tcPr>
          <w:p w14:paraId="5473FA90"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Male</w:t>
            </w:r>
          </w:p>
        </w:tc>
        <w:tc>
          <w:tcPr>
            <w:tcW w:w="2790" w:type="dxa"/>
            <w:shd w:val="clear" w:color="auto" w:fill="auto"/>
          </w:tcPr>
          <w:p w14:paraId="006040D5"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63(48.1)</w:t>
            </w:r>
          </w:p>
        </w:tc>
      </w:tr>
      <w:tr w:rsidR="0069000B" w:rsidRPr="00191694" w14:paraId="26E77D0E" w14:textId="77777777" w:rsidTr="004D3D8C">
        <w:trPr>
          <w:trHeight w:val="323"/>
        </w:trPr>
        <w:tc>
          <w:tcPr>
            <w:tcW w:w="5773" w:type="dxa"/>
            <w:gridSpan w:val="2"/>
            <w:shd w:val="clear" w:color="auto" w:fill="auto"/>
          </w:tcPr>
          <w:p w14:paraId="31566F83"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Staff cadre</w:t>
            </w:r>
          </w:p>
        </w:tc>
        <w:tc>
          <w:tcPr>
            <w:tcW w:w="2790" w:type="dxa"/>
            <w:shd w:val="clear" w:color="auto" w:fill="auto"/>
          </w:tcPr>
          <w:p w14:paraId="5C00D490" w14:textId="77777777" w:rsidR="0069000B" w:rsidRPr="00191694" w:rsidRDefault="0069000B" w:rsidP="00191694">
            <w:pPr>
              <w:spacing w:after="0" w:line="360" w:lineRule="auto"/>
              <w:rPr>
                <w:rFonts w:ascii="Times New Roman" w:hAnsi="Times New Roman" w:cs="Times New Roman"/>
                <w:color w:val="000000"/>
                <w:sz w:val="24"/>
                <w:szCs w:val="24"/>
                <w:lang w:val="en-US"/>
              </w:rPr>
            </w:pPr>
          </w:p>
        </w:tc>
      </w:tr>
      <w:tr w:rsidR="0069000B" w:rsidRPr="00191694" w14:paraId="2B08B8D0" w14:textId="77777777" w:rsidTr="004D3D8C">
        <w:trPr>
          <w:trHeight w:val="377"/>
        </w:trPr>
        <w:tc>
          <w:tcPr>
            <w:tcW w:w="5773" w:type="dxa"/>
            <w:gridSpan w:val="2"/>
            <w:shd w:val="clear" w:color="auto" w:fill="auto"/>
          </w:tcPr>
          <w:p w14:paraId="19B55110"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Nurse</w:t>
            </w:r>
          </w:p>
        </w:tc>
        <w:tc>
          <w:tcPr>
            <w:tcW w:w="2790" w:type="dxa"/>
            <w:shd w:val="clear" w:color="auto" w:fill="auto"/>
          </w:tcPr>
          <w:p w14:paraId="5BF39785"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42(32.1)</w:t>
            </w:r>
          </w:p>
        </w:tc>
      </w:tr>
      <w:tr w:rsidR="0069000B" w:rsidRPr="00191694" w14:paraId="7FEE35FA" w14:textId="77777777" w:rsidTr="004D3D8C">
        <w:trPr>
          <w:trHeight w:val="332"/>
        </w:trPr>
        <w:tc>
          <w:tcPr>
            <w:tcW w:w="5773" w:type="dxa"/>
            <w:gridSpan w:val="2"/>
            <w:shd w:val="clear" w:color="auto" w:fill="auto"/>
          </w:tcPr>
          <w:p w14:paraId="08A6C1D5"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HTC</w:t>
            </w:r>
          </w:p>
        </w:tc>
        <w:tc>
          <w:tcPr>
            <w:tcW w:w="2790" w:type="dxa"/>
            <w:shd w:val="clear" w:color="auto" w:fill="auto"/>
          </w:tcPr>
          <w:p w14:paraId="0066B9B0"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3(2.3)</w:t>
            </w:r>
          </w:p>
        </w:tc>
      </w:tr>
      <w:tr w:rsidR="0069000B" w:rsidRPr="00191694" w14:paraId="7C984B08" w14:textId="77777777" w:rsidTr="004D3D8C">
        <w:trPr>
          <w:trHeight w:val="395"/>
        </w:trPr>
        <w:tc>
          <w:tcPr>
            <w:tcW w:w="5773" w:type="dxa"/>
            <w:gridSpan w:val="2"/>
            <w:shd w:val="clear" w:color="auto" w:fill="auto"/>
          </w:tcPr>
          <w:p w14:paraId="7099BBFE"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Casuals/cleaners</w:t>
            </w:r>
          </w:p>
        </w:tc>
        <w:tc>
          <w:tcPr>
            <w:tcW w:w="2790" w:type="dxa"/>
            <w:shd w:val="clear" w:color="auto" w:fill="auto"/>
          </w:tcPr>
          <w:p w14:paraId="54CDF762"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23(17.6)</w:t>
            </w:r>
          </w:p>
        </w:tc>
      </w:tr>
      <w:tr w:rsidR="0069000B" w:rsidRPr="00191694" w14:paraId="12032B78" w14:textId="77777777" w:rsidTr="004D3D8C">
        <w:trPr>
          <w:trHeight w:val="350"/>
        </w:trPr>
        <w:tc>
          <w:tcPr>
            <w:tcW w:w="5773" w:type="dxa"/>
            <w:gridSpan w:val="2"/>
            <w:shd w:val="clear" w:color="auto" w:fill="auto"/>
          </w:tcPr>
          <w:p w14:paraId="79836957"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Public health officers</w:t>
            </w:r>
          </w:p>
        </w:tc>
        <w:tc>
          <w:tcPr>
            <w:tcW w:w="2790" w:type="dxa"/>
            <w:shd w:val="clear" w:color="auto" w:fill="auto"/>
          </w:tcPr>
          <w:p w14:paraId="416D1D20"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13(9.9)               </w:t>
            </w:r>
          </w:p>
        </w:tc>
      </w:tr>
      <w:tr w:rsidR="0069000B" w:rsidRPr="00191694" w14:paraId="08B293D1" w14:textId="77777777" w:rsidTr="004D3D8C">
        <w:trPr>
          <w:trHeight w:val="422"/>
        </w:trPr>
        <w:tc>
          <w:tcPr>
            <w:tcW w:w="5773" w:type="dxa"/>
            <w:gridSpan w:val="2"/>
            <w:shd w:val="clear" w:color="auto" w:fill="auto"/>
          </w:tcPr>
          <w:p w14:paraId="1EA76214"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Pharmacist/ pharmaceutical technologist</w:t>
            </w:r>
          </w:p>
        </w:tc>
        <w:tc>
          <w:tcPr>
            <w:tcW w:w="2790" w:type="dxa"/>
            <w:shd w:val="clear" w:color="auto" w:fill="auto"/>
          </w:tcPr>
          <w:p w14:paraId="166A57AF"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 7(5.3)             </w:t>
            </w:r>
          </w:p>
        </w:tc>
      </w:tr>
      <w:tr w:rsidR="0069000B" w:rsidRPr="00191694" w14:paraId="40783BB0" w14:textId="77777777" w:rsidTr="004D3D8C">
        <w:trPr>
          <w:trHeight w:val="143"/>
        </w:trPr>
        <w:tc>
          <w:tcPr>
            <w:tcW w:w="5773" w:type="dxa"/>
            <w:gridSpan w:val="2"/>
            <w:shd w:val="clear" w:color="auto" w:fill="auto"/>
          </w:tcPr>
          <w:p w14:paraId="45DD7817"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Medical doctors</w:t>
            </w:r>
          </w:p>
        </w:tc>
        <w:tc>
          <w:tcPr>
            <w:tcW w:w="2790" w:type="dxa"/>
            <w:shd w:val="clear" w:color="auto" w:fill="auto"/>
          </w:tcPr>
          <w:p w14:paraId="5C54E8EA"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6(4.6)</w:t>
            </w:r>
          </w:p>
        </w:tc>
      </w:tr>
      <w:tr w:rsidR="0069000B" w:rsidRPr="00191694" w14:paraId="1A47B9C4" w14:textId="77777777" w:rsidTr="004D3D8C">
        <w:trPr>
          <w:trHeight w:val="143"/>
        </w:trPr>
        <w:tc>
          <w:tcPr>
            <w:tcW w:w="5773" w:type="dxa"/>
            <w:gridSpan w:val="2"/>
            <w:shd w:val="clear" w:color="auto" w:fill="auto"/>
          </w:tcPr>
          <w:p w14:paraId="5F96B13E"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Clinical officers</w:t>
            </w:r>
          </w:p>
        </w:tc>
        <w:tc>
          <w:tcPr>
            <w:tcW w:w="2790" w:type="dxa"/>
            <w:shd w:val="clear" w:color="auto" w:fill="auto"/>
          </w:tcPr>
          <w:p w14:paraId="331A7D5A"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18(13.7)</w:t>
            </w:r>
          </w:p>
        </w:tc>
      </w:tr>
      <w:tr w:rsidR="0069000B" w:rsidRPr="00191694" w14:paraId="332DE1AA" w14:textId="77777777" w:rsidTr="004D3D8C">
        <w:trPr>
          <w:trHeight w:val="143"/>
        </w:trPr>
        <w:tc>
          <w:tcPr>
            <w:tcW w:w="5773" w:type="dxa"/>
            <w:gridSpan w:val="2"/>
            <w:shd w:val="clear" w:color="auto" w:fill="auto"/>
          </w:tcPr>
          <w:p w14:paraId="4CAE6666"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Laboratory technologist</w:t>
            </w:r>
          </w:p>
        </w:tc>
        <w:tc>
          <w:tcPr>
            <w:tcW w:w="2790" w:type="dxa"/>
            <w:shd w:val="clear" w:color="auto" w:fill="auto"/>
          </w:tcPr>
          <w:p w14:paraId="599B3ADC"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11(8.4)</w:t>
            </w:r>
          </w:p>
        </w:tc>
      </w:tr>
      <w:tr w:rsidR="0069000B" w:rsidRPr="00191694" w14:paraId="316340BC" w14:textId="77777777" w:rsidTr="004D3D8C">
        <w:trPr>
          <w:trHeight w:val="143"/>
        </w:trPr>
        <w:tc>
          <w:tcPr>
            <w:tcW w:w="5773" w:type="dxa"/>
            <w:gridSpan w:val="2"/>
            <w:shd w:val="clear" w:color="auto" w:fill="auto"/>
          </w:tcPr>
          <w:p w14:paraId="02370523"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Records officer</w:t>
            </w:r>
          </w:p>
        </w:tc>
        <w:tc>
          <w:tcPr>
            <w:tcW w:w="2790" w:type="dxa"/>
            <w:shd w:val="clear" w:color="auto" w:fill="auto"/>
          </w:tcPr>
          <w:p w14:paraId="13CCC30B"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4(3.1)</w:t>
            </w:r>
          </w:p>
        </w:tc>
      </w:tr>
      <w:tr w:rsidR="0069000B" w:rsidRPr="00191694" w14:paraId="74D7AE65" w14:textId="77777777" w:rsidTr="004D3D8C">
        <w:trPr>
          <w:trHeight w:val="143"/>
        </w:trPr>
        <w:tc>
          <w:tcPr>
            <w:tcW w:w="5773" w:type="dxa"/>
            <w:gridSpan w:val="2"/>
            <w:shd w:val="clear" w:color="auto" w:fill="auto"/>
          </w:tcPr>
          <w:p w14:paraId="47B73E91"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Peer educators</w:t>
            </w:r>
          </w:p>
        </w:tc>
        <w:tc>
          <w:tcPr>
            <w:tcW w:w="2790" w:type="dxa"/>
            <w:shd w:val="clear" w:color="auto" w:fill="auto"/>
          </w:tcPr>
          <w:p w14:paraId="5BE82B72"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4(3.1)</w:t>
            </w:r>
          </w:p>
        </w:tc>
      </w:tr>
      <w:tr w:rsidR="0069000B" w:rsidRPr="00191694" w14:paraId="57FE11BA" w14:textId="77777777" w:rsidTr="004D3D8C">
        <w:trPr>
          <w:trHeight w:val="323"/>
        </w:trPr>
        <w:tc>
          <w:tcPr>
            <w:tcW w:w="5773" w:type="dxa"/>
            <w:gridSpan w:val="2"/>
            <w:shd w:val="clear" w:color="auto" w:fill="auto"/>
          </w:tcPr>
          <w:p w14:paraId="114A4DCF"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Level of education</w:t>
            </w:r>
          </w:p>
        </w:tc>
        <w:tc>
          <w:tcPr>
            <w:tcW w:w="2790" w:type="dxa"/>
            <w:shd w:val="clear" w:color="auto" w:fill="auto"/>
          </w:tcPr>
          <w:p w14:paraId="6A97AE13" w14:textId="77777777" w:rsidR="0069000B" w:rsidRPr="00191694" w:rsidRDefault="0069000B" w:rsidP="00191694">
            <w:pPr>
              <w:spacing w:after="0" w:line="360" w:lineRule="auto"/>
              <w:rPr>
                <w:rFonts w:ascii="Times New Roman" w:hAnsi="Times New Roman" w:cs="Times New Roman"/>
                <w:b/>
                <w:color w:val="000000"/>
                <w:sz w:val="24"/>
                <w:szCs w:val="24"/>
                <w:lang w:val="en-US"/>
              </w:rPr>
            </w:pPr>
          </w:p>
        </w:tc>
      </w:tr>
      <w:tr w:rsidR="0069000B" w:rsidRPr="00191694" w14:paraId="34A0963A" w14:textId="77777777" w:rsidTr="004D3D8C">
        <w:trPr>
          <w:trHeight w:val="350"/>
        </w:trPr>
        <w:tc>
          <w:tcPr>
            <w:tcW w:w="5773" w:type="dxa"/>
            <w:gridSpan w:val="2"/>
            <w:shd w:val="clear" w:color="auto" w:fill="auto"/>
          </w:tcPr>
          <w:p w14:paraId="48FAEBF4"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Higher education (Degree/Diploma/Certificate)</w:t>
            </w:r>
          </w:p>
        </w:tc>
        <w:tc>
          <w:tcPr>
            <w:tcW w:w="2790" w:type="dxa"/>
            <w:shd w:val="clear" w:color="auto" w:fill="auto"/>
          </w:tcPr>
          <w:p w14:paraId="5D3AD23F"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105(80.2)         </w:t>
            </w:r>
          </w:p>
        </w:tc>
      </w:tr>
      <w:tr w:rsidR="0069000B" w:rsidRPr="00191694" w14:paraId="60C5B749" w14:textId="77777777" w:rsidTr="004D3D8C">
        <w:trPr>
          <w:trHeight w:val="368"/>
        </w:trPr>
        <w:tc>
          <w:tcPr>
            <w:tcW w:w="5773" w:type="dxa"/>
            <w:gridSpan w:val="2"/>
            <w:shd w:val="clear" w:color="auto" w:fill="auto"/>
          </w:tcPr>
          <w:p w14:paraId="0FAFF2A9"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lastRenderedPageBreak/>
              <w:t xml:space="preserve">         Basic education (Secondary/ Primary)</w:t>
            </w:r>
          </w:p>
        </w:tc>
        <w:tc>
          <w:tcPr>
            <w:tcW w:w="2790" w:type="dxa"/>
            <w:shd w:val="clear" w:color="auto" w:fill="auto"/>
          </w:tcPr>
          <w:p w14:paraId="6BFCEAB9"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26 (19.8)        </w:t>
            </w:r>
          </w:p>
        </w:tc>
      </w:tr>
      <w:tr w:rsidR="0069000B" w:rsidRPr="00191694" w14:paraId="6299B17F" w14:textId="77777777" w:rsidTr="004D3D8C">
        <w:trPr>
          <w:trHeight w:val="368"/>
        </w:trPr>
        <w:tc>
          <w:tcPr>
            <w:tcW w:w="5773" w:type="dxa"/>
            <w:gridSpan w:val="2"/>
            <w:shd w:val="clear" w:color="auto" w:fill="auto"/>
          </w:tcPr>
          <w:p w14:paraId="1C1563EF"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Years in practice</w:t>
            </w:r>
          </w:p>
        </w:tc>
        <w:tc>
          <w:tcPr>
            <w:tcW w:w="2790" w:type="dxa"/>
            <w:shd w:val="clear" w:color="auto" w:fill="auto"/>
          </w:tcPr>
          <w:p w14:paraId="7BA77753" w14:textId="77777777" w:rsidR="0069000B" w:rsidRPr="00191694" w:rsidRDefault="0069000B" w:rsidP="00191694">
            <w:pPr>
              <w:spacing w:after="0" w:line="360" w:lineRule="auto"/>
              <w:rPr>
                <w:rFonts w:ascii="Times New Roman" w:hAnsi="Times New Roman" w:cs="Times New Roman"/>
                <w:b/>
                <w:color w:val="000000"/>
                <w:sz w:val="24"/>
                <w:szCs w:val="24"/>
                <w:lang w:val="en-US"/>
              </w:rPr>
            </w:pPr>
          </w:p>
        </w:tc>
      </w:tr>
      <w:tr w:rsidR="0069000B" w:rsidRPr="00191694" w14:paraId="4DC5C6E5" w14:textId="77777777" w:rsidTr="004D3D8C">
        <w:trPr>
          <w:trHeight w:val="350"/>
        </w:trPr>
        <w:tc>
          <w:tcPr>
            <w:tcW w:w="5773" w:type="dxa"/>
            <w:gridSpan w:val="2"/>
            <w:shd w:val="clear" w:color="auto" w:fill="auto"/>
          </w:tcPr>
          <w:p w14:paraId="3D3B4933"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≤5</w:t>
            </w:r>
          </w:p>
        </w:tc>
        <w:tc>
          <w:tcPr>
            <w:tcW w:w="2790" w:type="dxa"/>
            <w:shd w:val="clear" w:color="auto" w:fill="auto"/>
          </w:tcPr>
          <w:p w14:paraId="2674113B"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62(47.3)</w:t>
            </w:r>
          </w:p>
        </w:tc>
      </w:tr>
      <w:tr w:rsidR="0069000B" w:rsidRPr="00191694" w14:paraId="676183B4" w14:textId="77777777" w:rsidTr="004D3D8C">
        <w:trPr>
          <w:trHeight w:val="350"/>
        </w:trPr>
        <w:tc>
          <w:tcPr>
            <w:tcW w:w="5773" w:type="dxa"/>
            <w:gridSpan w:val="2"/>
            <w:shd w:val="clear" w:color="auto" w:fill="auto"/>
          </w:tcPr>
          <w:p w14:paraId="376C1D74"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&gt;5</w:t>
            </w:r>
          </w:p>
        </w:tc>
        <w:tc>
          <w:tcPr>
            <w:tcW w:w="2790" w:type="dxa"/>
            <w:shd w:val="clear" w:color="auto" w:fill="auto"/>
          </w:tcPr>
          <w:p w14:paraId="49B2B1F3"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69(52.7)</w:t>
            </w:r>
          </w:p>
        </w:tc>
      </w:tr>
      <w:tr w:rsidR="0069000B" w:rsidRPr="00191694" w14:paraId="49D26CE4" w14:textId="77777777" w:rsidTr="004D3D8C">
        <w:trPr>
          <w:trHeight w:val="260"/>
        </w:trPr>
        <w:tc>
          <w:tcPr>
            <w:tcW w:w="5773" w:type="dxa"/>
            <w:gridSpan w:val="2"/>
            <w:shd w:val="clear" w:color="auto" w:fill="auto"/>
          </w:tcPr>
          <w:p w14:paraId="230674B9"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Health facility</w:t>
            </w:r>
          </w:p>
        </w:tc>
        <w:tc>
          <w:tcPr>
            <w:tcW w:w="2790" w:type="dxa"/>
            <w:shd w:val="clear" w:color="auto" w:fill="auto"/>
          </w:tcPr>
          <w:p w14:paraId="49B89900" w14:textId="77777777" w:rsidR="0069000B" w:rsidRPr="00191694" w:rsidRDefault="0069000B" w:rsidP="00191694">
            <w:pPr>
              <w:spacing w:after="0" w:line="360" w:lineRule="auto"/>
              <w:rPr>
                <w:rFonts w:ascii="Times New Roman" w:hAnsi="Times New Roman" w:cs="Times New Roman"/>
                <w:b/>
                <w:color w:val="000000"/>
                <w:sz w:val="24"/>
                <w:szCs w:val="24"/>
                <w:lang w:val="en-US"/>
              </w:rPr>
            </w:pPr>
          </w:p>
        </w:tc>
      </w:tr>
      <w:tr w:rsidR="0069000B" w:rsidRPr="00191694" w14:paraId="47563887" w14:textId="77777777" w:rsidTr="004D3D8C">
        <w:trPr>
          <w:trHeight w:val="467"/>
        </w:trPr>
        <w:tc>
          <w:tcPr>
            <w:tcW w:w="5773" w:type="dxa"/>
            <w:gridSpan w:val="2"/>
            <w:shd w:val="clear" w:color="auto" w:fill="auto"/>
          </w:tcPr>
          <w:p w14:paraId="28A84324" w14:textId="77777777" w:rsidR="0069000B" w:rsidRPr="00191694" w:rsidRDefault="0069000B" w:rsidP="00191694">
            <w:pPr>
              <w:spacing w:after="0" w:line="360" w:lineRule="auto"/>
              <w:ind w:left="720" w:hanging="288"/>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Level ≥3</w:t>
            </w:r>
          </w:p>
        </w:tc>
        <w:tc>
          <w:tcPr>
            <w:tcW w:w="2790" w:type="dxa"/>
            <w:shd w:val="clear" w:color="auto" w:fill="auto"/>
          </w:tcPr>
          <w:p w14:paraId="5A248D86"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74(56.5)</w:t>
            </w:r>
          </w:p>
        </w:tc>
      </w:tr>
      <w:tr w:rsidR="0069000B" w:rsidRPr="00191694" w14:paraId="4506073A" w14:textId="77777777" w:rsidTr="004D3D8C">
        <w:trPr>
          <w:trHeight w:val="260"/>
        </w:trPr>
        <w:tc>
          <w:tcPr>
            <w:tcW w:w="5773" w:type="dxa"/>
            <w:gridSpan w:val="2"/>
            <w:shd w:val="clear" w:color="auto" w:fill="auto"/>
          </w:tcPr>
          <w:p w14:paraId="51C36DA1" w14:textId="77777777" w:rsidR="0069000B" w:rsidRPr="00191694" w:rsidRDefault="0069000B" w:rsidP="00191694">
            <w:pPr>
              <w:spacing w:after="0" w:line="360" w:lineRule="auto"/>
              <w:ind w:left="720" w:hanging="288"/>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Level </w:t>
            </w:r>
            <w:r w:rsidR="008236CD">
              <w:rPr>
                <w:rFonts w:ascii="Times New Roman" w:hAnsi="Times New Roman" w:cs="Times New Roman"/>
                <w:bCs/>
                <w:color w:val="000000"/>
                <w:sz w:val="24"/>
                <w:szCs w:val="24"/>
                <w:lang w:val="en-US"/>
              </w:rPr>
              <w:t>½</w:t>
            </w:r>
          </w:p>
        </w:tc>
        <w:tc>
          <w:tcPr>
            <w:tcW w:w="2790" w:type="dxa"/>
            <w:shd w:val="clear" w:color="auto" w:fill="auto"/>
          </w:tcPr>
          <w:p w14:paraId="5151AA7B"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57(43.5)</w:t>
            </w:r>
          </w:p>
        </w:tc>
      </w:tr>
      <w:tr w:rsidR="0069000B" w:rsidRPr="00191694" w14:paraId="4AD8574C" w14:textId="77777777" w:rsidTr="004D3D8C">
        <w:trPr>
          <w:trHeight w:val="287"/>
        </w:trPr>
        <w:tc>
          <w:tcPr>
            <w:tcW w:w="5773" w:type="dxa"/>
            <w:gridSpan w:val="2"/>
            <w:shd w:val="clear" w:color="auto" w:fill="auto"/>
          </w:tcPr>
          <w:p w14:paraId="13500E0B" w14:textId="77777777" w:rsidR="0069000B" w:rsidRPr="00191694" w:rsidRDefault="0069000B" w:rsidP="00191694">
            <w:pPr>
              <w:spacing w:after="0" w:line="360"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Employer</w:t>
            </w:r>
          </w:p>
        </w:tc>
        <w:tc>
          <w:tcPr>
            <w:tcW w:w="2790" w:type="dxa"/>
            <w:shd w:val="clear" w:color="auto" w:fill="auto"/>
          </w:tcPr>
          <w:p w14:paraId="01378AE6" w14:textId="77777777" w:rsidR="0069000B" w:rsidRPr="00191694" w:rsidRDefault="0069000B" w:rsidP="00191694">
            <w:pPr>
              <w:spacing w:after="0" w:line="360" w:lineRule="auto"/>
              <w:rPr>
                <w:rFonts w:ascii="Times New Roman" w:hAnsi="Times New Roman" w:cs="Times New Roman"/>
                <w:b/>
                <w:color w:val="000000"/>
                <w:sz w:val="24"/>
                <w:szCs w:val="24"/>
                <w:lang w:val="en-US"/>
              </w:rPr>
            </w:pPr>
          </w:p>
        </w:tc>
      </w:tr>
      <w:tr w:rsidR="0069000B" w:rsidRPr="00191694" w14:paraId="6BBBB4BF" w14:textId="77777777" w:rsidTr="004D3D8C">
        <w:trPr>
          <w:trHeight w:val="188"/>
        </w:trPr>
        <w:tc>
          <w:tcPr>
            <w:tcW w:w="5773" w:type="dxa"/>
            <w:gridSpan w:val="2"/>
            <w:shd w:val="clear" w:color="auto" w:fill="auto"/>
          </w:tcPr>
          <w:p w14:paraId="6899CBDC"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County government</w:t>
            </w:r>
          </w:p>
        </w:tc>
        <w:tc>
          <w:tcPr>
            <w:tcW w:w="2790" w:type="dxa"/>
            <w:shd w:val="clear" w:color="auto" w:fill="auto"/>
          </w:tcPr>
          <w:p w14:paraId="6F2EA6A3"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126(96.2)</w:t>
            </w:r>
          </w:p>
        </w:tc>
      </w:tr>
      <w:tr w:rsidR="0069000B" w:rsidRPr="00191694" w14:paraId="4F7C4E4C" w14:textId="77777777" w:rsidTr="004D3D8C">
        <w:trPr>
          <w:trHeight w:val="188"/>
        </w:trPr>
        <w:tc>
          <w:tcPr>
            <w:tcW w:w="5773" w:type="dxa"/>
            <w:gridSpan w:val="2"/>
            <w:shd w:val="clear" w:color="auto" w:fill="auto"/>
          </w:tcPr>
          <w:p w14:paraId="1B11F535"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Faith based</w:t>
            </w:r>
          </w:p>
        </w:tc>
        <w:tc>
          <w:tcPr>
            <w:tcW w:w="2790" w:type="dxa"/>
            <w:shd w:val="clear" w:color="auto" w:fill="auto"/>
          </w:tcPr>
          <w:p w14:paraId="1AF8A26F"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1(0.7)</w:t>
            </w:r>
          </w:p>
        </w:tc>
      </w:tr>
      <w:tr w:rsidR="0069000B" w:rsidRPr="00191694" w14:paraId="293CD522" w14:textId="77777777" w:rsidTr="004D3D8C">
        <w:trPr>
          <w:trHeight w:val="188"/>
        </w:trPr>
        <w:tc>
          <w:tcPr>
            <w:tcW w:w="5773" w:type="dxa"/>
            <w:gridSpan w:val="2"/>
            <w:tcBorders>
              <w:bottom w:val="single" w:sz="4" w:space="0" w:color="auto"/>
            </w:tcBorders>
            <w:shd w:val="clear" w:color="auto" w:fill="auto"/>
          </w:tcPr>
          <w:p w14:paraId="6ED48882" w14:textId="77777777" w:rsidR="0069000B" w:rsidRPr="00191694" w:rsidRDefault="0069000B" w:rsidP="00191694">
            <w:pPr>
              <w:spacing w:after="0" w:line="360"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Private</w:t>
            </w:r>
          </w:p>
        </w:tc>
        <w:tc>
          <w:tcPr>
            <w:tcW w:w="2790" w:type="dxa"/>
            <w:tcBorders>
              <w:bottom w:val="single" w:sz="4" w:space="0" w:color="auto"/>
            </w:tcBorders>
            <w:shd w:val="clear" w:color="auto" w:fill="auto"/>
          </w:tcPr>
          <w:p w14:paraId="6A85C754" w14:textId="77777777" w:rsidR="0069000B" w:rsidRPr="00191694" w:rsidRDefault="0069000B" w:rsidP="00191694">
            <w:pPr>
              <w:spacing w:after="0" w:line="360" w:lineRule="auto"/>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4(3.1)</w:t>
            </w:r>
          </w:p>
        </w:tc>
      </w:tr>
    </w:tbl>
    <w:p w14:paraId="1DC9373F" w14:textId="77777777" w:rsidR="0069000B" w:rsidRPr="00191694" w:rsidRDefault="0069000B" w:rsidP="009C51E0">
      <w:pPr>
        <w:spacing w:line="276" w:lineRule="auto"/>
        <w:rPr>
          <w:rFonts w:ascii="Times New Roman" w:hAnsi="Times New Roman" w:cs="Times New Roman"/>
          <w:b/>
          <w:sz w:val="24"/>
          <w:szCs w:val="24"/>
        </w:rPr>
      </w:pPr>
    </w:p>
    <w:p w14:paraId="4B5920B6" w14:textId="09315955" w:rsidR="000C2DFD" w:rsidRPr="00191694" w:rsidRDefault="00E576FA" w:rsidP="009C51E0">
      <w:pPr>
        <w:pStyle w:val="Heading3"/>
        <w:spacing w:line="276" w:lineRule="auto"/>
        <w:rPr>
          <w:rFonts w:ascii="Times New Roman" w:hAnsi="Times New Roman"/>
          <w:sz w:val="24"/>
          <w:szCs w:val="24"/>
        </w:rPr>
      </w:pPr>
      <w:bookmarkStart w:id="155" w:name="_Toc1135160"/>
      <w:bookmarkStart w:id="156" w:name="_Hlk1112361"/>
      <w:r w:rsidRPr="00191694">
        <w:rPr>
          <w:rFonts w:ascii="Times New Roman" w:hAnsi="Times New Roman"/>
          <w:sz w:val="24"/>
          <w:szCs w:val="24"/>
        </w:rPr>
        <w:t xml:space="preserve">3.5.2. </w:t>
      </w:r>
      <w:r w:rsidR="000C2DFD" w:rsidRPr="00191694">
        <w:rPr>
          <w:rFonts w:ascii="Times New Roman" w:hAnsi="Times New Roman"/>
          <w:sz w:val="24"/>
          <w:szCs w:val="24"/>
        </w:rPr>
        <w:t>Socio</w:t>
      </w:r>
      <w:r w:rsidR="0047194A">
        <w:rPr>
          <w:rFonts w:ascii="Times New Roman" w:hAnsi="Times New Roman"/>
          <w:sz w:val="24"/>
          <w:szCs w:val="24"/>
        </w:rPr>
        <w:t>-</w:t>
      </w:r>
      <w:r w:rsidR="000C2DFD" w:rsidRPr="00191694">
        <w:rPr>
          <w:rFonts w:ascii="Times New Roman" w:hAnsi="Times New Roman"/>
          <w:sz w:val="24"/>
          <w:szCs w:val="24"/>
        </w:rPr>
        <w:t>demographic characteristics of H</w:t>
      </w:r>
      <w:r w:rsidR="00E4737D" w:rsidRPr="00191694">
        <w:rPr>
          <w:rFonts w:ascii="Times New Roman" w:hAnsi="Times New Roman"/>
          <w:sz w:val="24"/>
          <w:szCs w:val="24"/>
        </w:rPr>
        <w:t xml:space="preserve">epatitis B </w:t>
      </w:r>
      <w:r w:rsidR="000C2DFD" w:rsidRPr="00191694">
        <w:rPr>
          <w:rFonts w:ascii="Times New Roman" w:hAnsi="Times New Roman"/>
          <w:sz w:val="24"/>
          <w:szCs w:val="24"/>
        </w:rPr>
        <w:t xml:space="preserve">positive </w:t>
      </w:r>
      <w:r w:rsidR="00312FF2" w:rsidRPr="00191694">
        <w:rPr>
          <w:rFonts w:ascii="Times New Roman" w:hAnsi="Times New Roman"/>
          <w:sz w:val="24"/>
          <w:szCs w:val="24"/>
        </w:rPr>
        <w:t xml:space="preserve">(HBsAg) </w:t>
      </w:r>
      <w:r w:rsidR="000C2DFD" w:rsidRPr="00191694">
        <w:rPr>
          <w:rFonts w:ascii="Times New Roman" w:hAnsi="Times New Roman"/>
          <w:sz w:val="24"/>
          <w:szCs w:val="24"/>
        </w:rPr>
        <w:t>HCWs</w:t>
      </w:r>
      <w:bookmarkEnd w:id="155"/>
    </w:p>
    <w:bookmarkEnd w:id="156"/>
    <w:p w14:paraId="3548C221" w14:textId="77777777" w:rsidR="00B04EF5" w:rsidRPr="00191694" w:rsidRDefault="00B04EF5"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Majori</w:t>
      </w:r>
      <w:r w:rsidR="00FC6DDF" w:rsidRPr="00191694">
        <w:rPr>
          <w:rFonts w:ascii="Times New Roman" w:hAnsi="Times New Roman" w:cs="Times New Roman"/>
          <w:sz w:val="24"/>
          <w:szCs w:val="24"/>
        </w:rPr>
        <w:t>ty of the positive HCWs 5(83.3%) were in the 35-44 age group. Male were 4(66.7%) and 5(83.3%) of the HCW had higher education.</w:t>
      </w:r>
    </w:p>
    <w:p w14:paraId="434C47ED" w14:textId="453CCAE6" w:rsidR="000C2DFD" w:rsidRPr="00191694" w:rsidRDefault="00312FF2" w:rsidP="009C51E0">
      <w:pPr>
        <w:spacing w:line="276" w:lineRule="auto"/>
        <w:rPr>
          <w:rFonts w:ascii="Times New Roman" w:hAnsi="Times New Roman" w:cs="Times New Roman"/>
          <w:b/>
          <w:sz w:val="24"/>
          <w:szCs w:val="24"/>
        </w:rPr>
      </w:pPr>
      <w:r w:rsidRPr="00191694">
        <w:rPr>
          <w:rFonts w:ascii="Times New Roman" w:hAnsi="Times New Roman" w:cs="Times New Roman"/>
          <w:sz w:val="24"/>
          <w:szCs w:val="24"/>
        </w:rPr>
        <w:t>Table:</w:t>
      </w:r>
      <w:r w:rsidRPr="00191694">
        <w:rPr>
          <w:rFonts w:ascii="Times New Roman" w:hAnsi="Times New Roman" w:cs="Times New Roman"/>
          <w:b/>
          <w:sz w:val="24"/>
          <w:szCs w:val="24"/>
        </w:rPr>
        <w:t xml:space="preserve"> </w:t>
      </w:r>
      <w:r w:rsidRPr="00191694">
        <w:rPr>
          <w:rFonts w:ascii="Times New Roman" w:hAnsi="Times New Roman" w:cs="Times New Roman"/>
          <w:sz w:val="24"/>
          <w:szCs w:val="24"/>
        </w:rPr>
        <w:t>Socio</w:t>
      </w:r>
      <w:r w:rsidR="0047194A">
        <w:rPr>
          <w:rFonts w:ascii="Times New Roman" w:hAnsi="Times New Roman" w:cs="Times New Roman"/>
          <w:sz w:val="24"/>
          <w:szCs w:val="24"/>
        </w:rPr>
        <w:t>-</w:t>
      </w:r>
      <w:r w:rsidRPr="00191694">
        <w:rPr>
          <w:rFonts w:ascii="Times New Roman" w:hAnsi="Times New Roman" w:cs="Times New Roman"/>
          <w:sz w:val="24"/>
          <w:szCs w:val="24"/>
        </w:rPr>
        <w:t>demographic characteristics of Hepatitis B positive (HBsAg) health care workers in Baringo and Elgeyo-Marakwet Counties, Kenya, 2019</w:t>
      </w:r>
      <w:r w:rsidRPr="00191694">
        <w:rPr>
          <w:rFonts w:ascii="Times New Roman" w:hAnsi="Times New Roman" w:cs="Times New Roman"/>
          <w:b/>
          <w:sz w:val="24"/>
          <w:szCs w:val="24"/>
        </w:rPr>
        <w:t>.</w:t>
      </w:r>
    </w:p>
    <w:tbl>
      <w:tblPr>
        <w:tblW w:w="8473" w:type="dxa"/>
        <w:tblInd w:w="-108" w:type="dxa"/>
        <w:tblLayout w:type="fixed"/>
        <w:tblLook w:val="06A0" w:firstRow="1" w:lastRow="0" w:firstColumn="1" w:lastColumn="0" w:noHBand="1" w:noVBand="1"/>
      </w:tblPr>
      <w:tblGrid>
        <w:gridCol w:w="396"/>
        <w:gridCol w:w="4981"/>
        <w:gridCol w:w="396"/>
        <w:gridCol w:w="2304"/>
        <w:gridCol w:w="396"/>
      </w:tblGrid>
      <w:tr w:rsidR="000C2DFD" w:rsidRPr="00191694" w14:paraId="7FC92B1B" w14:textId="77777777" w:rsidTr="00312FF2">
        <w:trPr>
          <w:gridBefore w:val="1"/>
          <w:wBefore w:w="396" w:type="dxa"/>
          <w:trHeight w:val="260"/>
        </w:trPr>
        <w:tc>
          <w:tcPr>
            <w:tcW w:w="5377" w:type="dxa"/>
            <w:gridSpan w:val="2"/>
            <w:tcBorders>
              <w:top w:val="single" w:sz="4" w:space="0" w:color="auto"/>
              <w:bottom w:val="single" w:sz="4" w:space="0" w:color="auto"/>
            </w:tcBorders>
            <w:shd w:val="clear" w:color="auto" w:fill="auto"/>
            <w:hideMark/>
          </w:tcPr>
          <w:p w14:paraId="60702411" w14:textId="77777777" w:rsidR="000C2DFD" w:rsidRPr="00191694" w:rsidRDefault="000C2DFD" w:rsidP="009C51E0">
            <w:pPr>
              <w:spacing w:after="0" w:line="276" w:lineRule="auto"/>
              <w:rPr>
                <w:rFonts w:ascii="Times New Roman" w:hAnsi="Times New Roman" w:cs="Times New Roman"/>
                <w:b/>
                <w:bCs/>
                <w:color w:val="000000"/>
                <w:sz w:val="24"/>
                <w:szCs w:val="24"/>
                <w:lang w:val="en-US"/>
              </w:rPr>
            </w:pPr>
            <w:bookmarkStart w:id="157" w:name="_Hlk1120409"/>
            <w:r w:rsidRPr="00191694">
              <w:rPr>
                <w:rFonts w:ascii="Times New Roman" w:hAnsi="Times New Roman" w:cs="Times New Roman"/>
                <w:b/>
                <w:bCs/>
                <w:color w:val="000000"/>
                <w:sz w:val="24"/>
                <w:szCs w:val="24"/>
                <w:lang w:val="en-US"/>
              </w:rPr>
              <w:t>Characteristic</w:t>
            </w:r>
          </w:p>
        </w:tc>
        <w:tc>
          <w:tcPr>
            <w:tcW w:w="2700" w:type="dxa"/>
            <w:gridSpan w:val="2"/>
            <w:tcBorders>
              <w:top w:val="single" w:sz="4" w:space="0" w:color="auto"/>
              <w:bottom w:val="single" w:sz="4" w:space="0" w:color="auto"/>
            </w:tcBorders>
            <w:shd w:val="clear" w:color="auto" w:fill="auto"/>
            <w:hideMark/>
          </w:tcPr>
          <w:p w14:paraId="49247944" w14:textId="77777777" w:rsidR="000C2DFD" w:rsidRPr="00191694" w:rsidRDefault="000C2DFD" w:rsidP="009C51E0">
            <w:pPr>
              <w:spacing w:after="0" w:line="276" w:lineRule="auto"/>
              <w:jc w:val="right"/>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Frequency (%)</w:t>
            </w:r>
          </w:p>
          <w:p w14:paraId="174CFE6C" w14:textId="77777777" w:rsidR="000C2DFD" w:rsidRPr="00191694" w:rsidRDefault="000C2DFD" w:rsidP="009C51E0">
            <w:pPr>
              <w:spacing w:after="0" w:line="276" w:lineRule="auto"/>
              <w:jc w:val="right"/>
              <w:rPr>
                <w:rFonts w:ascii="Times New Roman" w:hAnsi="Times New Roman" w:cs="Times New Roman"/>
                <w:b/>
                <w:bCs/>
                <w:color w:val="000000"/>
                <w:sz w:val="24"/>
                <w:szCs w:val="24"/>
                <w:lang w:val="en-US"/>
              </w:rPr>
            </w:pPr>
          </w:p>
        </w:tc>
      </w:tr>
      <w:tr w:rsidR="000C2DFD" w:rsidRPr="00191694" w14:paraId="7C7AFD62" w14:textId="77777777" w:rsidTr="00312FF2">
        <w:trPr>
          <w:gridBefore w:val="1"/>
          <w:wBefore w:w="396" w:type="dxa"/>
          <w:trHeight w:val="260"/>
        </w:trPr>
        <w:tc>
          <w:tcPr>
            <w:tcW w:w="5377" w:type="dxa"/>
            <w:gridSpan w:val="2"/>
            <w:tcBorders>
              <w:top w:val="single" w:sz="4" w:space="0" w:color="auto"/>
            </w:tcBorders>
            <w:shd w:val="clear" w:color="auto" w:fill="auto"/>
          </w:tcPr>
          <w:p w14:paraId="63879BA6" w14:textId="77777777" w:rsidR="000C2DFD" w:rsidRPr="00191694" w:rsidRDefault="000C2DFD" w:rsidP="009C51E0">
            <w:pPr>
              <w:spacing w:after="0" w:line="276"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Age group</w:t>
            </w:r>
          </w:p>
        </w:tc>
        <w:tc>
          <w:tcPr>
            <w:tcW w:w="2700" w:type="dxa"/>
            <w:gridSpan w:val="2"/>
            <w:tcBorders>
              <w:top w:val="single" w:sz="4" w:space="0" w:color="auto"/>
            </w:tcBorders>
            <w:shd w:val="clear" w:color="auto" w:fill="auto"/>
          </w:tcPr>
          <w:p w14:paraId="646B1E6C"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p>
        </w:tc>
      </w:tr>
      <w:tr w:rsidR="000C2DFD" w:rsidRPr="00191694" w14:paraId="35F67592" w14:textId="77777777" w:rsidTr="00312FF2">
        <w:trPr>
          <w:gridAfter w:val="1"/>
          <w:wAfter w:w="396" w:type="dxa"/>
          <w:trHeight w:val="170"/>
        </w:trPr>
        <w:tc>
          <w:tcPr>
            <w:tcW w:w="5377" w:type="dxa"/>
            <w:gridSpan w:val="2"/>
            <w:shd w:val="clear" w:color="auto" w:fill="auto"/>
          </w:tcPr>
          <w:p w14:paraId="155784E0"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&lt;25</w:t>
            </w:r>
          </w:p>
        </w:tc>
        <w:tc>
          <w:tcPr>
            <w:tcW w:w="2700" w:type="dxa"/>
            <w:gridSpan w:val="2"/>
            <w:shd w:val="clear" w:color="auto" w:fill="auto"/>
          </w:tcPr>
          <w:p w14:paraId="59914AFB"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1(16.7)</w:t>
            </w:r>
          </w:p>
        </w:tc>
      </w:tr>
      <w:tr w:rsidR="000C2DFD" w:rsidRPr="00191694" w14:paraId="6A0F05F8" w14:textId="77777777" w:rsidTr="00312FF2">
        <w:trPr>
          <w:gridAfter w:val="1"/>
          <w:wAfter w:w="396" w:type="dxa"/>
          <w:trHeight w:val="233"/>
        </w:trPr>
        <w:tc>
          <w:tcPr>
            <w:tcW w:w="5377" w:type="dxa"/>
            <w:gridSpan w:val="2"/>
            <w:shd w:val="clear" w:color="auto" w:fill="auto"/>
          </w:tcPr>
          <w:p w14:paraId="4B093B94" w14:textId="77777777" w:rsidR="000C2DFD" w:rsidRPr="00191694" w:rsidRDefault="00312FF2" w:rsidP="009C51E0">
            <w:pPr>
              <w:spacing w:after="0" w:line="276" w:lineRule="auto"/>
              <w:ind w:firstLine="522"/>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0C2DFD" w:rsidRPr="00191694">
              <w:rPr>
                <w:rFonts w:ascii="Times New Roman" w:hAnsi="Times New Roman" w:cs="Times New Roman"/>
                <w:bCs/>
                <w:color w:val="000000"/>
                <w:sz w:val="24"/>
                <w:szCs w:val="24"/>
                <w:lang w:val="en-US"/>
              </w:rPr>
              <w:t>25-34</w:t>
            </w:r>
          </w:p>
        </w:tc>
        <w:tc>
          <w:tcPr>
            <w:tcW w:w="2700" w:type="dxa"/>
            <w:gridSpan w:val="2"/>
            <w:shd w:val="clear" w:color="auto" w:fill="auto"/>
          </w:tcPr>
          <w:p w14:paraId="3C3F78EE" w14:textId="77777777" w:rsidR="000C2DFD" w:rsidRPr="00191694" w:rsidRDefault="00B70C1F"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0(0.0)</w:t>
            </w:r>
          </w:p>
        </w:tc>
      </w:tr>
      <w:tr w:rsidR="000C2DFD" w:rsidRPr="00191694" w14:paraId="4F3694AE" w14:textId="77777777" w:rsidTr="00312FF2">
        <w:trPr>
          <w:gridAfter w:val="1"/>
          <w:wAfter w:w="396" w:type="dxa"/>
          <w:trHeight w:val="368"/>
        </w:trPr>
        <w:tc>
          <w:tcPr>
            <w:tcW w:w="5377" w:type="dxa"/>
            <w:gridSpan w:val="2"/>
            <w:shd w:val="clear" w:color="auto" w:fill="auto"/>
          </w:tcPr>
          <w:p w14:paraId="5D64EE2F" w14:textId="77777777" w:rsidR="000C2DFD" w:rsidRPr="00191694" w:rsidRDefault="00312FF2" w:rsidP="009C51E0">
            <w:pPr>
              <w:spacing w:after="0" w:line="276" w:lineRule="auto"/>
              <w:ind w:firstLine="522"/>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0C2DFD" w:rsidRPr="00191694">
              <w:rPr>
                <w:rFonts w:ascii="Times New Roman" w:hAnsi="Times New Roman" w:cs="Times New Roman"/>
                <w:bCs/>
                <w:color w:val="000000"/>
                <w:sz w:val="24"/>
                <w:szCs w:val="24"/>
                <w:lang w:val="en-US"/>
              </w:rPr>
              <w:t>35-44</w:t>
            </w:r>
          </w:p>
        </w:tc>
        <w:tc>
          <w:tcPr>
            <w:tcW w:w="2700" w:type="dxa"/>
            <w:gridSpan w:val="2"/>
            <w:shd w:val="clear" w:color="auto" w:fill="auto"/>
          </w:tcPr>
          <w:p w14:paraId="04125AEB"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5(83.3)</w:t>
            </w:r>
          </w:p>
        </w:tc>
      </w:tr>
      <w:tr w:rsidR="000C2DFD" w:rsidRPr="00191694" w14:paraId="1824ADBD" w14:textId="77777777" w:rsidTr="00312FF2">
        <w:trPr>
          <w:gridAfter w:val="1"/>
          <w:wAfter w:w="396" w:type="dxa"/>
          <w:trHeight w:val="332"/>
        </w:trPr>
        <w:tc>
          <w:tcPr>
            <w:tcW w:w="5377" w:type="dxa"/>
            <w:gridSpan w:val="2"/>
            <w:shd w:val="clear" w:color="auto" w:fill="auto"/>
          </w:tcPr>
          <w:p w14:paraId="7BF2B099" w14:textId="77777777" w:rsidR="000C2DFD" w:rsidRPr="00191694" w:rsidRDefault="00312FF2" w:rsidP="009C51E0">
            <w:pPr>
              <w:spacing w:after="0" w:line="276" w:lineRule="auto"/>
              <w:ind w:firstLine="522"/>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0C2DFD" w:rsidRPr="00191694">
              <w:rPr>
                <w:rFonts w:ascii="Times New Roman" w:hAnsi="Times New Roman" w:cs="Times New Roman"/>
                <w:bCs/>
                <w:color w:val="000000"/>
                <w:sz w:val="24"/>
                <w:szCs w:val="24"/>
                <w:lang w:val="en-US"/>
              </w:rPr>
              <w:t>45-54</w:t>
            </w:r>
          </w:p>
        </w:tc>
        <w:tc>
          <w:tcPr>
            <w:tcW w:w="2700" w:type="dxa"/>
            <w:gridSpan w:val="2"/>
            <w:shd w:val="clear" w:color="auto" w:fill="auto"/>
          </w:tcPr>
          <w:p w14:paraId="286DD22C" w14:textId="77777777" w:rsidR="000C2DFD" w:rsidRPr="00191694" w:rsidRDefault="00B70C1F"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0(0.0)</w:t>
            </w:r>
          </w:p>
        </w:tc>
      </w:tr>
      <w:tr w:rsidR="000C2DFD" w:rsidRPr="00191694" w14:paraId="487FD89A" w14:textId="77777777" w:rsidTr="00312FF2">
        <w:trPr>
          <w:gridAfter w:val="1"/>
          <w:wAfter w:w="396" w:type="dxa"/>
          <w:trHeight w:val="242"/>
        </w:trPr>
        <w:tc>
          <w:tcPr>
            <w:tcW w:w="5377" w:type="dxa"/>
            <w:gridSpan w:val="2"/>
            <w:shd w:val="clear" w:color="auto" w:fill="auto"/>
          </w:tcPr>
          <w:p w14:paraId="5229F7A3"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≥55</w:t>
            </w:r>
          </w:p>
        </w:tc>
        <w:tc>
          <w:tcPr>
            <w:tcW w:w="2700" w:type="dxa"/>
            <w:gridSpan w:val="2"/>
            <w:shd w:val="clear" w:color="auto" w:fill="auto"/>
          </w:tcPr>
          <w:p w14:paraId="2F0E0919" w14:textId="77777777" w:rsidR="000C2DFD" w:rsidRPr="00191694" w:rsidRDefault="00B70C1F"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0(0.0)</w:t>
            </w:r>
          </w:p>
        </w:tc>
      </w:tr>
      <w:tr w:rsidR="000C2DFD" w:rsidRPr="00191694" w14:paraId="3566B2F7" w14:textId="77777777" w:rsidTr="00312FF2">
        <w:trPr>
          <w:gridAfter w:val="1"/>
          <w:wAfter w:w="396" w:type="dxa"/>
          <w:trHeight w:val="188"/>
        </w:trPr>
        <w:tc>
          <w:tcPr>
            <w:tcW w:w="5377" w:type="dxa"/>
            <w:gridSpan w:val="2"/>
            <w:shd w:val="clear" w:color="auto" w:fill="auto"/>
          </w:tcPr>
          <w:p w14:paraId="6BA56196" w14:textId="77777777" w:rsidR="000C2DFD" w:rsidRPr="00191694" w:rsidRDefault="00B70C1F" w:rsidP="009C51E0">
            <w:pPr>
              <w:spacing w:after="0" w:line="276"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w:t>
            </w:r>
            <w:r w:rsidR="000C2DFD" w:rsidRPr="00191694">
              <w:rPr>
                <w:rFonts w:ascii="Times New Roman" w:hAnsi="Times New Roman" w:cs="Times New Roman"/>
                <w:b/>
                <w:bCs/>
                <w:color w:val="000000"/>
                <w:sz w:val="24"/>
                <w:szCs w:val="24"/>
                <w:lang w:val="en-US"/>
              </w:rPr>
              <w:t>Sex</w:t>
            </w:r>
          </w:p>
        </w:tc>
        <w:tc>
          <w:tcPr>
            <w:tcW w:w="2700" w:type="dxa"/>
            <w:gridSpan w:val="2"/>
            <w:shd w:val="clear" w:color="auto" w:fill="auto"/>
          </w:tcPr>
          <w:p w14:paraId="429DA8EF"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p>
        </w:tc>
      </w:tr>
      <w:tr w:rsidR="000C2DFD" w:rsidRPr="00191694" w14:paraId="6412C9BB" w14:textId="77777777" w:rsidTr="00312FF2">
        <w:trPr>
          <w:gridAfter w:val="1"/>
          <w:wAfter w:w="396" w:type="dxa"/>
          <w:trHeight w:val="305"/>
        </w:trPr>
        <w:tc>
          <w:tcPr>
            <w:tcW w:w="5377" w:type="dxa"/>
            <w:gridSpan w:val="2"/>
            <w:shd w:val="clear" w:color="auto" w:fill="auto"/>
          </w:tcPr>
          <w:p w14:paraId="3FEC74EA"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Female</w:t>
            </w:r>
          </w:p>
        </w:tc>
        <w:tc>
          <w:tcPr>
            <w:tcW w:w="2700" w:type="dxa"/>
            <w:gridSpan w:val="2"/>
            <w:shd w:val="clear" w:color="auto" w:fill="auto"/>
          </w:tcPr>
          <w:p w14:paraId="6D4DFDE9" w14:textId="77777777" w:rsidR="000C2DFD" w:rsidRPr="00191694" w:rsidRDefault="00E4737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 </w:t>
            </w:r>
            <w:r w:rsidR="000C2DFD" w:rsidRPr="00191694">
              <w:rPr>
                <w:rFonts w:ascii="Times New Roman" w:hAnsi="Times New Roman" w:cs="Times New Roman"/>
                <w:color w:val="000000"/>
                <w:sz w:val="24"/>
                <w:szCs w:val="24"/>
                <w:lang w:val="en-US"/>
              </w:rPr>
              <w:t>2(33.3)</w:t>
            </w:r>
          </w:p>
        </w:tc>
      </w:tr>
      <w:tr w:rsidR="000C2DFD" w:rsidRPr="00191694" w14:paraId="0AA99B78" w14:textId="77777777" w:rsidTr="00312FF2">
        <w:trPr>
          <w:gridAfter w:val="1"/>
          <w:wAfter w:w="396" w:type="dxa"/>
          <w:trHeight w:val="278"/>
        </w:trPr>
        <w:tc>
          <w:tcPr>
            <w:tcW w:w="5377" w:type="dxa"/>
            <w:gridSpan w:val="2"/>
            <w:shd w:val="clear" w:color="auto" w:fill="auto"/>
          </w:tcPr>
          <w:p w14:paraId="3FD1EEF7"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Male</w:t>
            </w:r>
          </w:p>
        </w:tc>
        <w:tc>
          <w:tcPr>
            <w:tcW w:w="2700" w:type="dxa"/>
            <w:gridSpan w:val="2"/>
            <w:shd w:val="clear" w:color="auto" w:fill="auto"/>
          </w:tcPr>
          <w:p w14:paraId="73C94003"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4(66.7)</w:t>
            </w:r>
          </w:p>
        </w:tc>
      </w:tr>
      <w:tr w:rsidR="000C2DFD" w:rsidRPr="00191694" w14:paraId="3FDC1D7A" w14:textId="77777777" w:rsidTr="00312FF2">
        <w:trPr>
          <w:gridAfter w:val="1"/>
          <w:wAfter w:w="396" w:type="dxa"/>
          <w:trHeight w:val="323"/>
        </w:trPr>
        <w:tc>
          <w:tcPr>
            <w:tcW w:w="5377" w:type="dxa"/>
            <w:gridSpan w:val="2"/>
            <w:shd w:val="clear" w:color="auto" w:fill="auto"/>
          </w:tcPr>
          <w:p w14:paraId="27BDFF1F" w14:textId="77777777" w:rsidR="000C2DFD" w:rsidRPr="00191694" w:rsidRDefault="00B70C1F" w:rsidP="009C51E0">
            <w:pPr>
              <w:spacing w:after="0" w:line="276"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w:t>
            </w:r>
            <w:r w:rsidR="000C2DFD" w:rsidRPr="00191694">
              <w:rPr>
                <w:rFonts w:ascii="Times New Roman" w:hAnsi="Times New Roman" w:cs="Times New Roman"/>
                <w:b/>
                <w:bCs/>
                <w:color w:val="000000"/>
                <w:sz w:val="24"/>
                <w:szCs w:val="24"/>
                <w:lang w:val="en-US"/>
              </w:rPr>
              <w:t>Staff cadre</w:t>
            </w:r>
          </w:p>
        </w:tc>
        <w:tc>
          <w:tcPr>
            <w:tcW w:w="2700" w:type="dxa"/>
            <w:gridSpan w:val="2"/>
            <w:shd w:val="clear" w:color="auto" w:fill="auto"/>
          </w:tcPr>
          <w:p w14:paraId="3EF10867"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p>
        </w:tc>
      </w:tr>
      <w:tr w:rsidR="000C2DFD" w:rsidRPr="00191694" w14:paraId="66A90C6F" w14:textId="77777777" w:rsidTr="00312FF2">
        <w:trPr>
          <w:gridAfter w:val="1"/>
          <w:wAfter w:w="396" w:type="dxa"/>
          <w:trHeight w:val="377"/>
        </w:trPr>
        <w:tc>
          <w:tcPr>
            <w:tcW w:w="5377" w:type="dxa"/>
            <w:gridSpan w:val="2"/>
            <w:shd w:val="clear" w:color="auto" w:fill="auto"/>
          </w:tcPr>
          <w:p w14:paraId="7A63A4CA"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Nurse</w:t>
            </w:r>
          </w:p>
        </w:tc>
        <w:tc>
          <w:tcPr>
            <w:tcW w:w="2700" w:type="dxa"/>
            <w:gridSpan w:val="2"/>
            <w:shd w:val="clear" w:color="auto" w:fill="auto"/>
          </w:tcPr>
          <w:p w14:paraId="5BB5C08F"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1(16.7)</w:t>
            </w:r>
          </w:p>
        </w:tc>
      </w:tr>
      <w:tr w:rsidR="000C2DFD" w:rsidRPr="00191694" w14:paraId="15899F32" w14:textId="77777777" w:rsidTr="00312FF2">
        <w:trPr>
          <w:gridAfter w:val="1"/>
          <w:wAfter w:w="396" w:type="dxa"/>
          <w:trHeight w:val="332"/>
        </w:trPr>
        <w:tc>
          <w:tcPr>
            <w:tcW w:w="5377" w:type="dxa"/>
            <w:gridSpan w:val="2"/>
            <w:shd w:val="clear" w:color="auto" w:fill="auto"/>
          </w:tcPr>
          <w:p w14:paraId="7E4EDA08"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HTC</w:t>
            </w:r>
          </w:p>
        </w:tc>
        <w:tc>
          <w:tcPr>
            <w:tcW w:w="2700" w:type="dxa"/>
            <w:gridSpan w:val="2"/>
            <w:shd w:val="clear" w:color="auto" w:fill="auto"/>
          </w:tcPr>
          <w:p w14:paraId="320F71B3"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1(16.7)</w:t>
            </w:r>
          </w:p>
        </w:tc>
      </w:tr>
      <w:tr w:rsidR="000C2DFD" w:rsidRPr="00191694" w14:paraId="5EEDC4C0" w14:textId="77777777" w:rsidTr="00312FF2">
        <w:trPr>
          <w:gridAfter w:val="1"/>
          <w:wAfter w:w="396" w:type="dxa"/>
          <w:trHeight w:val="395"/>
        </w:trPr>
        <w:tc>
          <w:tcPr>
            <w:tcW w:w="5377" w:type="dxa"/>
            <w:gridSpan w:val="2"/>
            <w:shd w:val="clear" w:color="auto" w:fill="auto"/>
          </w:tcPr>
          <w:p w14:paraId="5BACF95C"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Casuals</w:t>
            </w:r>
          </w:p>
        </w:tc>
        <w:tc>
          <w:tcPr>
            <w:tcW w:w="2700" w:type="dxa"/>
            <w:gridSpan w:val="2"/>
            <w:shd w:val="clear" w:color="auto" w:fill="auto"/>
          </w:tcPr>
          <w:p w14:paraId="15E7211B"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1(16.7)</w:t>
            </w:r>
          </w:p>
        </w:tc>
      </w:tr>
      <w:tr w:rsidR="000C2DFD" w:rsidRPr="00191694" w14:paraId="7CC557EF" w14:textId="77777777" w:rsidTr="00312FF2">
        <w:trPr>
          <w:gridAfter w:val="1"/>
          <w:wAfter w:w="396" w:type="dxa"/>
          <w:trHeight w:val="350"/>
        </w:trPr>
        <w:tc>
          <w:tcPr>
            <w:tcW w:w="5377" w:type="dxa"/>
            <w:gridSpan w:val="2"/>
            <w:shd w:val="clear" w:color="auto" w:fill="auto"/>
          </w:tcPr>
          <w:p w14:paraId="62A1DF93"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Public health officers</w:t>
            </w:r>
          </w:p>
        </w:tc>
        <w:tc>
          <w:tcPr>
            <w:tcW w:w="2700" w:type="dxa"/>
            <w:gridSpan w:val="2"/>
            <w:shd w:val="clear" w:color="auto" w:fill="auto"/>
          </w:tcPr>
          <w:p w14:paraId="770B04D5"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                  </w:t>
            </w:r>
            <w:r w:rsidR="00E4737D" w:rsidRPr="00191694">
              <w:rPr>
                <w:rFonts w:ascii="Times New Roman" w:hAnsi="Times New Roman" w:cs="Times New Roman"/>
                <w:color w:val="000000"/>
                <w:sz w:val="24"/>
                <w:szCs w:val="24"/>
                <w:lang w:val="en-US"/>
              </w:rPr>
              <w:t xml:space="preserve">     </w:t>
            </w:r>
            <w:r w:rsidR="00800E03" w:rsidRPr="00191694">
              <w:rPr>
                <w:rFonts w:ascii="Times New Roman" w:hAnsi="Times New Roman" w:cs="Times New Roman"/>
                <w:color w:val="000000"/>
                <w:sz w:val="24"/>
                <w:szCs w:val="24"/>
                <w:lang w:val="en-US"/>
              </w:rPr>
              <w:t>2(33.3)</w:t>
            </w:r>
          </w:p>
        </w:tc>
      </w:tr>
      <w:tr w:rsidR="000C2DFD" w:rsidRPr="00191694" w14:paraId="5A64D697" w14:textId="77777777" w:rsidTr="00312FF2">
        <w:trPr>
          <w:gridAfter w:val="1"/>
          <w:wAfter w:w="396" w:type="dxa"/>
          <w:trHeight w:val="143"/>
        </w:trPr>
        <w:tc>
          <w:tcPr>
            <w:tcW w:w="5377" w:type="dxa"/>
            <w:gridSpan w:val="2"/>
            <w:shd w:val="clear" w:color="auto" w:fill="auto"/>
          </w:tcPr>
          <w:p w14:paraId="39CB7611"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800E03"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Pharmacist/ pharmaceutical technologist</w:t>
            </w:r>
          </w:p>
        </w:tc>
        <w:tc>
          <w:tcPr>
            <w:tcW w:w="2700" w:type="dxa"/>
            <w:gridSpan w:val="2"/>
            <w:shd w:val="clear" w:color="auto" w:fill="auto"/>
          </w:tcPr>
          <w:p w14:paraId="4D7D48F6" w14:textId="77777777" w:rsidR="000C2DFD" w:rsidRPr="00191694" w:rsidRDefault="00800E03"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                  </w:t>
            </w:r>
            <w:r w:rsidR="00E4737D" w:rsidRPr="00191694">
              <w:rPr>
                <w:rFonts w:ascii="Times New Roman" w:hAnsi="Times New Roman" w:cs="Times New Roman"/>
                <w:color w:val="000000"/>
                <w:sz w:val="24"/>
                <w:szCs w:val="24"/>
                <w:lang w:val="en-US"/>
              </w:rPr>
              <w:t xml:space="preserve">   </w:t>
            </w:r>
            <w:r w:rsidR="000C2DFD" w:rsidRPr="00191694">
              <w:rPr>
                <w:rFonts w:ascii="Times New Roman" w:hAnsi="Times New Roman" w:cs="Times New Roman"/>
                <w:color w:val="000000"/>
                <w:sz w:val="24"/>
                <w:szCs w:val="24"/>
                <w:lang w:val="en-US"/>
              </w:rPr>
              <w:t>1(16.7)</w:t>
            </w:r>
          </w:p>
        </w:tc>
      </w:tr>
      <w:tr w:rsidR="000C2DFD" w:rsidRPr="00191694" w14:paraId="61EDF851" w14:textId="77777777" w:rsidTr="00312FF2">
        <w:trPr>
          <w:gridAfter w:val="1"/>
          <w:wAfter w:w="396" w:type="dxa"/>
          <w:trHeight w:val="323"/>
        </w:trPr>
        <w:tc>
          <w:tcPr>
            <w:tcW w:w="5377" w:type="dxa"/>
            <w:gridSpan w:val="2"/>
            <w:shd w:val="clear" w:color="auto" w:fill="auto"/>
          </w:tcPr>
          <w:p w14:paraId="698934CC" w14:textId="77777777" w:rsidR="000C2DFD" w:rsidRPr="00191694" w:rsidRDefault="00B70C1F" w:rsidP="009C51E0">
            <w:pPr>
              <w:spacing w:after="0" w:line="276"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lastRenderedPageBreak/>
              <w:t xml:space="preserve">        </w:t>
            </w:r>
            <w:r w:rsidR="007262CE" w:rsidRPr="00191694">
              <w:rPr>
                <w:rFonts w:ascii="Times New Roman" w:hAnsi="Times New Roman" w:cs="Times New Roman"/>
                <w:b/>
                <w:bCs/>
                <w:color w:val="000000"/>
                <w:sz w:val="24"/>
                <w:szCs w:val="24"/>
                <w:lang w:val="en-US"/>
              </w:rPr>
              <w:t xml:space="preserve"> </w:t>
            </w:r>
            <w:r w:rsidR="000C2DFD" w:rsidRPr="00191694">
              <w:rPr>
                <w:rFonts w:ascii="Times New Roman" w:hAnsi="Times New Roman" w:cs="Times New Roman"/>
                <w:b/>
                <w:bCs/>
                <w:color w:val="000000"/>
                <w:sz w:val="24"/>
                <w:szCs w:val="24"/>
                <w:lang w:val="en-US"/>
              </w:rPr>
              <w:t>Level of education</w:t>
            </w:r>
          </w:p>
        </w:tc>
        <w:tc>
          <w:tcPr>
            <w:tcW w:w="2700" w:type="dxa"/>
            <w:gridSpan w:val="2"/>
            <w:shd w:val="clear" w:color="auto" w:fill="auto"/>
          </w:tcPr>
          <w:p w14:paraId="4FBB5D0F" w14:textId="77777777" w:rsidR="00800E03" w:rsidRPr="00191694" w:rsidRDefault="00800E03" w:rsidP="009C51E0">
            <w:pPr>
              <w:spacing w:after="0" w:line="276" w:lineRule="auto"/>
              <w:jc w:val="right"/>
              <w:rPr>
                <w:rFonts w:ascii="Times New Roman" w:hAnsi="Times New Roman" w:cs="Times New Roman"/>
                <w:b/>
                <w:color w:val="000000"/>
                <w:sz w:val="24"/>
                <w:szCs w:val="24"/>
                <w:lang w:val="en-US"/>
              </w:rPr>
            </w:pPr>
          </w:p>
        </w:tc>
      </w:tr>
      <w:tr w:rsidR="000C2DFD" w:rsidRPr="00191694" w14:paraId="5D3E92A9" w14:textId="77777777" w:rsidTr="00312FF2">
        <w:trPr>
          <w:gridAfter w:val="1"/>
          <w:wAfter w:w="396" w:type="dxa"/>
          <w:trHeight w:val="350"/>
        </w:trPr>
        <w:tc>
          <w:tcPr>
            <w:tcW w:w="5377" w:type="dxa"/>
            <w:gridSpan w:val="2"/>
            <w:shd w:val="clear" w:color="auto" w:fill="auto"/>
          </w:tcPr>
          <w:p w14:paraId="015C1C89" w14:textId="77777777" w:rsidR="000C2DFD" w:rsidRPr="00191694" w:rsidRDefault="00312FF2"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7262CE" w:rsidRPr="00191694">
              <w:rPr>
                <w:rFonts w:ascii="Times New Roman" w:hAnsi="Times New Roman" w:cs="Times New Roman"/>
                <w:bCs/>
                <w:color w:val="000000"/>
                <w:sz w:val="24"/>
                <w:szCs w:val="24"/>
                <w:lang w:val="en-US"/>
              </w:rPr>
              <w:t xml:space="preserve">  </w:t>
            </w:r>
            <w:r w:rsidR="000C2DFD" w:rsidRPr="00191694">
              <w:rPr>
                <w:rFonts w:ascii="Times New Roman" w:hAnsi="Times New Roman" w:cs="Times New Roman"/>
                <w:bCs/>
                <w:color w:val="000000"/>
                <w:sz w:val="24"/>
                <w:szCs w:val="24"/>
                <w:lang w:val="en-US"/>
              </w:rPr>
              <w:t>Higher education (Degree</w:t>
            </w:r>
            <w:r w:rsidR="007262CE" w:rsidRPr="00191694">
              <w:rPr>
                <w:rFonts w:ascii="Times New Roman" w:hAnsi="Times New Roman" w:cs="Times New Roman"/>
                <w:bCs/>
                <w:color w:val="000000"/>
                <w:sz w:val="24"/>
                <w:szCs w:val="24"/>
                <w:lang w:val="en-US"/>
              </w:rPr>
              <w:t>/</w:t>
            </w:r>
            <w:r w:rsidR="000C2DFD" w:rsidRPr="00191694">
              <w:rPr>
                <w:rFonts w:ascii="Times New Roman" w:hAnsi="Times New Roman" w:cs="Times New Roman"/>
                <w:bCs/>
                <w:color w:val="000000"/>
                <w:sz w:val="24"/>
                <w:szCs w:val="24"/>
                <w:lang w:val="en-US"/>
              </w:rPr>
              <w:t>Diploma</w:t>
            </w:r>
            <w:r w:rsidR="007262CE" w:rsidRPr="00191694">
              <w:rPr>
                <w:rFonts w:ascii="Times New Roman" w:hAnsi="Times New Roman" w:cs="Times New Roman"/>
                <w:bCs/>
                <w:color w:val="000000"/>
                <w:sz w:val="24"/>
                <w:szCs w:val="24"/>
                <w:lang w:val="en-US"/>
              </w:rPr>
              <w:t>/</w:t>
            </w:r>
            <w:r w:rsidR="000C2DFD" w:rsidRPr="00191694">
              <w:rPr>
                <w:rFonts w:ascii="Times New Roman" w:hAnsi="Times New Roman" w:cs="Times New Roman"/>
                <w:bCs/>
                <w:color w:val="000000"/>
                <w:sz w:val="24"/>
                <w:szCs w:val="24"/>
                <w:lang w:val="en-US"/>
              </w:rPr>
              <w:t>Certificate)</w:t>
            </w:r>
          </w:p>
        </w:tc>
        <w:tc>
          <w:tcPr>
            <w:tcW w:w="2700" w:type="dxa"/>
            <w:gridSpan w:val="2"/>
            <w:shd w:val="clear" w:color="auto" w:fill="auto"/>
          </w:tcPr>
          <w:p w14:paraId="45BF76D5" w14:textId="77777777" w:rsidR="000C2DFD" w:rsidRPr="00191694" w:rsidRDefault="00800E03"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                  </w:t>
            </w:r>
            <w:r w:rsidR="000C2DFD" w:rsidRPr="00191694">
              <w:rPr>
                <w:rFonts w:ascii="Times New Roman" w:hAnsi="Times New Roman" w:cs="Times New Roman"/>
                <w:color w:val="000000"/>
                <w:sz w:val="24"/>
                <w:szCs w:val="24"/>
                <w:lang w:val="en-US"/>
              </w:rPr>
              <w:t>5(83.3)</w:t>
            </w:r>
          </w:p>
        </w:tc>
      </w:tr>
      <w:tr w:rsidR="000C2DFD" w:rsidRPr="00191694" w14:paraId="4E463827" w14:textId="77777777" w:rsidTr="00312FF2">
        <w:trPr>
          <w:gridAfter w:val="1"/>
          <w:wAfter w:w="396" w:type="dxa"/>
          <w:trHeight w:val="368"/>
        </w:trPr>
        <w:tc>
          <w:tcPr>
            <w:tcW w:w="5377" w:type="dxa"/>
            <w:gridSpan w:val="2"/>
            <w:shd w:val="clear" w:color="auto" w:fill="auto"/>
          </w:tcPr>
          <w:p w14:paraId="448D3510" w14:textId="77777777" w:rsidR="000C2DFD" w:rsidRPr="00191694" w:rsidRDefault="00800E03"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007262CE" w:rsidRPr="00191694">
              <w:rPr>
                <w:rFonts w:ascii="Times New Roman" w:hAnsi="Times New Roman" w:cs="Times New Roman"/>
                <w:bCs/>
                <w:color w:val="000000"/>
                <w:sz w:val="24"/>
                <w:szCs w:val="24"/>
                <w:lang w:val="en-US"/>
              </w:rPr>
              <w:t xml:space="preserve">  </w:t>
            </w:r>
            <w:r w:rsidR="000C2DFD" w:rsidRPr="00191694">
              <w:rPr>
                <w:rFonts w:ascii="Times New Roman" w:hAnsi="Times New Roman" w:cs="Times New Roman"/>
                <w:bCs/>
                <w:color w:val="000000"/>
                <w:sz w:val="24"/>
                <w:szCs w:val="24"/>
                <w:lang w:val="en-US"/>
              </w:rPr>
              <w:t>Basic education (Secondary</w:t>
            </w:r>
            <w:r w:rsidR="007262CE" w:rsidRPr="00191694">
              <w:rPr>
                <w:rFonts w:ascii="Times New Roman" w:hAnsi="Times New Roman" w:cs="Times New Roman"/>
                <w:bCs/>
                <w:color w:val="000000"/>
                <w:sz w:val="24"/>
                <w:szCs w:val="24"/>
                <w:lang w:val="en-US"/>
              </w:rPr>
              <w:t>/</w:t>
            </w:r>
            <w:r w:rsidR="000C2DFD" w:rsidRPr="00191694">
              <w:rPr>
                <w:rFonts w:ascii="Times New Roman" w:hAnsi="Times New Roman" w:cs="Times New Roman"/>
                <w:bCs/>
                <w:color w:val="000000"/>
                <w:sz w:val="24"/>
                <w:szCs w:val="24"/>
                <w:lang w:val="en-US"/>
              </w:rPr>
              <w:t xml:space="preserve"> Primary)</w:t>
            </w:r>
          </w:p>
        </w:tc>
        <w:tc>
          <w:tcPr>
            <w:tcW w:w="2700" w:type="dxa"/>
            <w:gridSpan w:val="2"/>
            <w:shd w:val="clear" w:color="auto" w:fill="auto"/>
          </w:tcPr>
          <w:p w14:paraId="78396E37"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 xml:space="preserve">              1(16.7)</w:t>
            </w:r>
          </w:p>
        </w:tc>
      </w:tr>
      <w:tr w:rsidR="000C2DFD" w:rsidRPr="00191694" w14:paraId="1BDA936B" w14:textId="77777777" w:rsidTr="00312FF2">
        <w:trPr>
          <w:gridAfter w:val="1"/>
          <w:wAfter w:w="396" w:type="dxa"/>
          <w:trHeight w:val="368"/>
        </w:trPr>
        <w:tc>
          <w:tcPr>
            <w:tcW w:w="5377" w:type="dxa"/>
            <w:gridSpan w:val="2"/>
            <w:shd w:val="clear" w:color="auto" w:fill="auto"/>
          </w:tcPr>
          <w:p w14:paraId="76E519E4" w14:textId="77777777" w:rsidR="000C2DFD" w:rsidRPr="00191694" w:rsidRDefault="00B70C1F" w:rsidP="009C51E0">
            <w:pPr>
              <w:spacing w:after="0" w:line="276"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w:t>
            </w:r>
            <w:r w:rsidR="000C2DFD" w:rsidRPr="00191694">
              <w:rPr>
                <w:rFonts w:ascii="Times New Roman" w:hAnsi="Times New Roman" w:cs="Times New Roman"/>
                <w:b/>
                <w:bCs/>
                <w:color w:val="000000"/>
                <w:sz w:val="24"/>
                <w:szCs w:val="24"/>
                <w:lang w:val="en-US"/>
              </w:rPr>
              <w:t>Years in practice</w:t>
            </w:r>
          </w:p>
        </w:tc>
        <w:tc>
          <w:tcPr>
            <w:tcW w:w="2700" w:type="dxa"/>
            <w:gridSpan w:val="2"/>
            <w:shd w:val="clear" w:color="auto" w:fill="auto"/>
          </w:tcPr>
          <w:p w14:paraId="4E1F24FB" w14:textId="77777777" w:rsidR="000C2DFD" w:rsidRPr="00191694" w:rsidRDefault="000C2DFD" w:rsidP="009C51E0">
            <w:pPr>
              <w:spacing w:after="0" w:line="276" w:lineRule="auto"/>
              <w:jc w:val="right"/>
              <w:rPr>
                <w:rFonts w:ascii="Times New Roman" w:hAnsi="Times New Roman" w:cs="Times New Roman"/>
                <w:b/>
                <w:color w:val="000000"/>
                <w:sz w:val="24"/>
                <w:szCs w:val="24"/>
                <w:lang w:val="en-US"/>
              </w:rPr>
            </w:pPr>
          </w:p>
        </w:tc>
      </w:tr>
      <w:tr w:rsidR="000C2DFD" w:rsidRPr="00191694" w14:paraId="6D63B96D" w14:textId="77777777" w:rsidTr="00312FF2">
        <w:trPr>
          <w:gridAfter w:val="1"/>
          <w:wAfter w:w="396" w:type="dxa"/>
          <w:trHeight w:val="350"/>
        </w:trPr>
        <w:tc>
          <w:tcPr>
            <w:tcW w:w="5377" w:type="dxa"/>
            <w:gridSpan w:val="2"/>
            <w:shd w:val="clear" w:color="auto" w:fill="auto"/>
          </w:tcPr>
          <w:p w14:paraId="2B56285E"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00B64F80"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≤5</w:t>
            </w:r>
          </w:p>
        </w:tc>
        <w:tc>
          <w:tcPr>
            <w:tcW w:w="2700" w:type="dxa"/>
            <w:gridSpan w:val="2"/>
            <w:shd w:val="clear" w:color="auto" w:fill="auto"/>
          </w:tcPr>
          <w:p w14:paraId="23577657"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2(33.3)</w:t>
            </w:r>
          </w:p>
        </w:tc>
      </w:tr>
      <w:tr w:rsidR="000C2DFD" w:rsidRPr="00191694" w14:paraId="50546D00" w14:textId="77777777" w:rsidTr="00312FF2">
        <w:trPr>
          <w:gridAfter w:val="1"/>
          <w:wAfter w:w="396" w:type="dxa"/>
          <w:trHeight w:val="350"/>
        </w:trPr>
        <w:tc>
          <w:tcPr>
            <w:tcW w:w="5377" w:type="dxa"/>
            <w:gridSpan w:val="2"/>
            <w:shd w:val="clear" w:color="auto" w:fill="auto"/>
          </w:tcPr>
          <w:p w14:paraId="25CD71ED" w14:textId="77777777" w:rsidR="000C2DFD" w:rsidRPr="00191694" w:rsidRDefault="000C2DF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00B64F80" w:rsidRPr="00191694">
              <w:rPr>
                <w:rFonts w:ascii="Times New Roman" w:hAnsi="Times New Roman" w:cs="Times New Roman"/>
                <w:bCs/>
                <w:color w:val="000000"/>
                <w:sz w:val="24"/>
                <w:szCs w:val="24"/>
                <w:lang w:val="en-US"/>
              </w:rPr>
              <w:t xml:space="preserve">  </w:t>
            </w:r>
            <w:r w:rsidRPr="00191694">
              <w:rPr>
                <w:rFonts w:ascii="Times New Roman" w:hAnsi="Times New Roman" w:cs="Times New Roman"/>
                <w:bCs/>
                <w:color w:val="000000"/>
                <w:sz w:val="24"/>
                <w:szCs w:val="24"/>
                <w:lang w:val="en-US"/>
              </w:rPr>
              <w:t>&gt;5</w:t>
            </w:r>
          </w:p>
        </w:tc>
        <w:tc>
          <w:tcPr>
            <w:tcW w:w="2700" w:type="dxa"/>
            <w:gridSpan w:val="2"/>
            <w:shd w:val="clear" w:color="auto" w:fill="auto"/>
          </w:tcPr>
          <w:p w14:paraId="55985728"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4(66.7)</w:t>
            </w:r>
          </w:p>
        </w:tc>
      </w:tr>
      <w:tr w:rsidR="000C2DFD" w:rsidRPr="00191694" w14:paraId="54EC1338" w14:textId="77777777" w:rsidTr="00312FF2">
        <w:trPr>
          <w:gridAfter w:val="1"/>
          <w:wAfter w:w="396" w:type="dxa"/>
          <w:trHeight w:val="260"/>
        </w:trPr>
        <w:tc>
          <w:tcPr>
            <w:tcW w:w="5377" w:type="dxa"/>
            <w:gridSpan w:val="2"/>
            <w:shd w:val="clear" w:color="auto" w:fill="auto"/>
          </w:tcPr>
          <w:p w14:paraId="51E6802D" w14:textId="77777777" w:rsidR="000C2DFD" w:rsidRPr="00191694" w:rsidRDefault="00B70C1F" w:rsidP="009C51E0">
            <w:pPr>
              <w:spacing w:after="0" w:line="276"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w:t>
            </w:r>
            <w:r w:rsidR="000C2DFD" w:rsidRPr="00191694">
              <w:rPr>
                <w:rFonts w:ascii="Times New Roman" w:hAnsi="Times New Roman" w:cs="Times New Roman"/>
                <w:b/>
                <w:bCs/>
                <w:color w:val="000000"/>
                <w:sz w:val="24"/>
                <w:szCs w:val="24"/>
                <w:lang w:val="en-US"/>
              </w:rPr>
              <w:t>Health facility</w:t>
            </w:r>
          </w:p>
        </w:tc>
        <w:tc>
          <w:tcPr>
            <w:tcW w:w="2700" w:type="dxa"/>
            <w:gridSpan w:val="2"/>
            <w:shd w:val="clear" w:color="auto" w:fill="auto"/>
          </w:tcPr>
          <w:p w14:paraId="12D01CC3" w14:textId="77777777" w:rsidR="000C2DFD" w:rsidRPr="00191694" w:rsidRDefault="000C2DFD" w:rsidP="009C51E0">
            <w:pPr>
              <w:spacing w:after="0" w:line="276" w:lineRule="auto"/>
              <w:jc w:val="right"/>
              <w:rPr>
                <w:rFonts w:ascii="Times New Roman" w:hAnsi="Times New Roman" w:cs="Times New Roman"/>
                <w:b/>
                <w:color w:val="000000"/>
                <w:sz w:val="24"/>
                <w:szCs w:val="24"/>
                <w:lang w:val="en-US"/>
              </w:rPr>
            </w:pPr>
          </w:p>
        </w:tc>
      </w:tr>
      <w:tr w:rsidR="000C2DFD" w:rsidRPr="00191694" w14:paraId="6846AF78" w14:textId="77777777" w:rsidTr="00312FF2">
        <w:trPr>
          <w:gridAfter w:val="1"/>
          <w:wAfter w:w="396" w:type="dxa"/>
          <w:trHeight w:val="467"/>
        </w:trPr>
        <w:tc>
          <w:tcPr>
            <w:tcW w:w="5377" w:type="dxa"/>
            <w:gridSpan w:val="2"/>
            <w:shd w:val="clear" w:color="auto" w:fill="auto"/>
          </w:tcPr>
          <w:p w14:paraId="7FAA35E3" w14:textId="77777777" w:rsidR="000C2DFD" w:rsidRPr="00191694" w:rsidRDefault="00312FF2" w:rsidP="009C51E0">
            <w:pPr>
              <w:spacing w:after="0" w:line="276" w:lineRule="auto"/>
              <w:ind w:left="720" w:hanging="288"/>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B64F80" w:rsidRPr="00191694">
              <w:rPr>
                <w:rFonts w:ascii="Times New Roman" w:hAnsi="Times New Roman" w:cs="Times New Roman"/>
                <w:bCs/>
                <w:color w:val="000000"/>
                <w:sz w:val="24"/>
                <w:szCs w:val="24"/>
                <w:lang w:val="en-US"/>
              </w:rPr>
              <w:t xml:space="preserve">   </w:t>
            </w:r>
            <w:r w:rsidR="00E4737D" w:rsidRPr="00191694">
              <w:rPr>
                <w:rFonts w:ascii="Times New Roman" w:hAnsi="Times New Roman" w:cs="Times New Roman"/>
                <w:bCs/>
                <w:color w:val="000000"/>
                <w:sz w:val="24"/>
                <w:szCs w:val="24"/>
                <w:lang w:val="en-US"/>
              </w:rPr>
              <w:t>Level ≥</w:t>
            </w:r>
            <w:r w:rsidR="000C2DFD" w:rsidRPr="00191694">
              <w:rPr>
                <w:rFonts w:ascii="Times New Roman" w:hAnsi="Times New Roman" w:cs="Times New Roman"/>
                <w:bCs/>
                <w:color w:val="000000"/>
                <w:sz w:val="24"/>
                <w:szCs w:val="24"/>
                <w:lang w:val="en-US"/>
              </w:rPr>
              <w:t>3</w:t>
            </w:r>
          </w:p>
        </w:tc>
        <w:tc>
          <w:tcPr>
            <w:tcW w:w="2700" w:type="dxa"/>
            <w:gridSpan w:val="2"/>
            <w:shd w:val="clear" w:color="auto" w:fill="auto"/>
          </w:tcPr>
          <w:p w14:paraId="3FE250E8"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5(83.3)</w:t>
            </w:r>
          </w:p>
        </w:tc>
      </w:tr>
      <w:tr w:rsidR="000C2DFD" w:rsidRPr="00191694" w14:paraId="4A817DEE" w14:textId="77777777" w:rsidTr="00B70C1F">
        <w:trPr>
          <w:gridAfter w:val="1"/>
          <w:wAfter w:w="396" w:type="dxa"/>
          <w:trHeight w:val="260"/>
        </w:trPr>
        <w:tc>
          <w:tcPr>
            <w:tcW w:w="5377" w:type="dxa"/>
            <w:gridSpan w:val="2"/>
            <w:shd w:val="clear" w:color="auto" w:fill="auto"/>
          </w:tcPr>
          <w:p w14:paraId="7AC66A9A" w14:textId="77777777" w:rsidR="000C2DFD" w:rsidRPr="00191694" w:rsidRDefault="00312FF2" w:rsidP="009C51E0">
            <w:pPr>
              <w:spacing w:after="0" w:line="276" w:lineRule="auto"/>
              <w:ind w:left="720" w:hanging="288"/>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B64F80" w:rsidRPr="00191694">
              <w:rPr>
                <w:rFonts w:ascii="Times New Roman" w:hAnsi="Times New Roman" w:cs="Times New Roman"/>
                <w:bCs/>
                <w:color w:val="000000"/>
                <w:sz w:val="24"/>
                <w:szCs w:val="24"/>
                <w:lang w:val="en-US"/>
              </w:rPr>
              <w:t xml:space="preserve">  </w:t>
            </w:r>
            <w:r w:rsidR="000C2DFD" w:rsidRPr="00191694">
              <w:rPr>
                <w:rFonts w:ascii="Times New Roman" w:hAnsi="Times New Roman" w:cs="Times New Roman"/>
                <w:bCs/>
                <w:color w:val="000000"/>
                <w:sz w:val="24"/>
                <w:szCs w:val="24"/>
                <w:lang w:val="en-US"/>
              </w:rPr>
              <w:t>Level 1/2</w:t>
            </w:r>
          </w:p>
        </w:tc>
        <w:tc>
          <w:tcPr>
            <w:tcW w:w="2700" w:type="dxa"/>
            <w:gridSpan w:val="2"/>
            <w:shd w:val="clear" w:color="auto" w:fill="auto"/>
          </w:tcPr>
          <w:p w14:paraId="28F4983F" w14:textId="77777777" w:rsidR="000C2DFD" w:rsidRPr="00191694" w:rsidRDefault="000C2DFD" w:rsidP="009C51E0">
            <w:pPr>
              <w:spacing w:after="0" w:line="276" w:lineRule="auto"/>
              <w:jc w:val="right"/>
              <w:rPr>
                <w:rFonts w:ascii="Times New Roman" w:hAnsi="Times New Roman" w:cs="Times New Roman"/>
                <w:color w:val="000000"/>
                <w:sz w:val="24"/>
                <w:szCs w:val="24"/>
                <w:lang w:val="en-US"/>
              </w:rPr>
            </w:pPr>
            <w:r w:rsidRPr="00191694">
              <w:rPr>
                <w:rFonts w:ascii="Times New Roman" w:hAnsi="Times New Roman" w:cs="Times New Roman"/>
                <w:color w:val="000000"/>
                <w:sz w:val="24"/>
                <w:szCs w:val="24"/>
                <w:lang w:val="en-US"/>
              </w:rPr>
              <w:t>1(16.7)</w:t>
            </w:r>
          </w:p>
        </w:tc>
      </w:tr>
      <w:tr w:rsidR="000C2DFD" w:rsidRPr="00191694" w14:paraId="1D100C42" w14:textId="77777777" w:rsidTr="00312FF2">
        <w:trPr>
          <w:gridAfter w:val="1"/>
          <w:wAfter w:w="396" w:type="dxa"/>
          <w:trHeight w:val="287"/>
        </w:trPr>
        <w:tc>
          <w:tcPr>
            <w:tcW w:w="5377" w:type="dxa"/>
            <w:gridSpan w:val="2"/>
            <w:shd w:val="clear" w:color="auto" w:fill="auto"/>
          </w:tcPr>
          <w:p w14:paraId="64C8F384" w14:textId="77777777" w:rsidR="000C2DFD" w:rsidRPr="00191694" w:rsidRDefault="00B70C1F" w:rsidP="009C51E0">
            <w:pPr>
              <w:spacing w:after="0" w:line="276" w:lineRule="auto"/>
              <w:rPr>
                <w:rFonts w:ascii="Times New Roman" w:hAnsi="Times New Roman" w:cs="Times New Roman"/>
                <w:b/>
                <w:bCs/>
                <w:color w:val="000000"/>
                <w:sz w:val="24"/>
                <w:szCs w:val="24"/>
                <w:lang w:val="en-US"/>
              </w:rPr>
            </w:pPr>
            <w:r w:rsidRPr="00191694">
              <w:rPr>
                <w:rFonts w:ascii="Times New Roman" w:hAnsi="Times New Roman" w:cs="Times New Roman"/>
                <w:b/>
                <w:bCs/>
                <w:color w:val="000000"/>
                <w:sz w:val="24"/>
                <w:szCs w:val="24"/>
                <w:lang w:val="en-US"/>
              </w:rPr>
              <w:t xml:space="preserve">        </w:t>
            </w:r>
            <w:r w:rsidR="000C2DFD" w:rsidRPr="00191694">
              <w:rPr>
                <w:rFonts w:ascii="Times New Roman" w:hAnsi="Times New Roman" w:cs="Times New Roman"/>
                <w:b/>
                <w:bCs/>
                <w:color w:val="000000"/>
                <w:sz w:val="24"/>
                <w:szCs w:val="24"/>
                <w:lang w:val="en-US"/>
              </w:rPr>
              <w:t>Employer</w:t>
            </w:r>
          </w:p>
        </w:tc>
        <w:tc>
          <w:tcPr>
            <w:tcW w:w="2700" w:type="dxa"/>
            <w:gridSpan w:val="2"/>
            <w:shd w:val="clear" w:color="auto" w:fill="auto"/>
          </w:tcPr>
          <w:p w14:paraId="0C3309EA" w14:textId="77777777" w:rsidR="000C2DFD" w:rsidRPr="00191694" w:rsidRDefault="000C2DFD" w:rsidP="009C51E0">
            <w:pPr>
              <w:spacing w:after="0" w:line="276" w:lineRule="auto"/>
              <w:jc w:val="right"/>
              <w:rPr>
                <w:rFonts w:ascii="Times New Roman" w:hAnsi="Times New Roman" w:cs="Times New Roman"/>
                <w:b/>
                <w:color w:val="000000"/>
                <w:sz w:val="24"/>
                <w:szCs w:val="24"/>
                <w:lang w:val="en-US"/>
              </w:rPr>
            </w:pPr>
          </w:p>
        </w:tc>
      </w:tr>
      <w:tr w:rsidR="000C2DFD" w:rsidRPr="00191694" w14:paraId="0A21E287" w14:textId="77777777" w:rsidTr="00B70C1F">
        <w:trPr>
          <w:gridAfter w:val="1"/>
          <w:wAfter w:w="396" w:type="dxa"/>
          <w:trHeight w:val="188"/>
        </w:trPr>
        <w:tc>
          <w:tcPr>
            <w:tcW w:w="5377" w:type="dxa"/>
            <w:gridSpan w:val="2"/>
            <w:tcBorders>
              <w:bottom w:val="single" w:sz="4" w:space="0" w:color="auto"/>
            </w:tcBorders>
            <w:shd w:val="clear" w:color="auto" w:fill="auto"/>
          </w:tcPr>
          <w:p w14:paraId="0BB306F0" w14:textId="77777777" w:rsidR="000C2DFD" w:rsidRPr="00191694" w:rsidRDefault="00E4737D" w:rsidP="009C51E0">
            <w:pPr>
              <w:spacing w:after="0" w:line="276" w:lineRule="auto"/>
              <w:rPr>
                <w:rFonts w:ascii="Times New Roman" w:hAnsi="Times New Roman" w:cs="Times New Roman"/>
                <w:bCs/>
                <w:color w:val="000000"/>
                <w:sz w:val="24"/>
                <w:szCs w:val="24"/>
                <w:lang w:val="en-US"/>
              </w:rPr>
            </w:pPr>
            <w:r w:rsidRPr="00191694">
              <w:rPr>
                <w:rFonts w:ascii="Times New Roman" w:hAnsi="Times New Roman" w:cs="Times New Roman"/>
                <w:bCs/>
                <w:color w:val="000000"/>
                <w:sz w:val="24"/>
                <w:szCs w:val="24"/>
                <w:lang w:val="en-US"/>
              </w:rPr>
              <w:t xml:space="preserve">    </w:t>
            </w:r>
            <w:r w:rsidR="00312FF2" w:rsidRPr="00191694">
              <w:rPr>
                <w:rFonts w:ascii="Times New Roman" w:hAnsi="Times New Roman" w:cs="Times New Roman"/>
                <w:bCs/>
                <w:color w:val="000000"/>
                <w:sz w:val="24"/>
                <w:szCs w:val="24"/>
                <w:lang w:val="en-US"/>
              </w:rPr>
              <w:t xml:space="preserve">       </w:t>
            </w:r>
            <w:r w:rsidR="00B64F80" w:rsidRPr="00191694">
              <w:rPr>
                <w:rFonts w:ascii="Times New Roman" w:hAnsi="Times New Roman" w:cs="Times New Roman"/>
                <w:bCs/>
                <w:color w:val="000000"/>
                <w:sz w:val="24"/>
                <w:szCs w:val="24"/>
                <w:lang w:val="en-US"/>
              </w:rPr>
              <w:t xml:space="preserve">  </w:t>
            </w:r>
            <w:r w:rsidR="000C2DFD" w:rsidRPr="00191694">
              <w:rPr>
                <w:rFonts w:ascii="Times New Roman" w:hAnsi="Times New Roman" w:cs="Times New Roman"/>
                <w:bCs/>
                <w:color w:val="000000"/>
                <w:sz w:val="24"/>
                <w:szCs w:val="24"/>
                <w:lang w:val="en-US"/>
              </w:rPr>
              <w:t>County government</w:t>
            </w:r>
          </w:p>
        </w:tc>
        <w:tc>
          <w:tcPr>
            <w:tcW w:w="2700" w:type="dxa"/>
            <w:gridSpan w:val="2"/>
            <w:tcBorders>
              <w:bottom w:val="single" w:sz="4" w:space="0" w:color="auto"/>
            </w:tcBorders>
            <w:shd w:val="clear" w:color="auto" w:fill="auto"/>
          </w:tcPr>
          <w:p w14:paraId="6E1DD92F" w14:textId="77777777" w:rsidR="000C2DFD" w:rsidRPr="00191694" w:rsidRDefault="000C2DFD" w:rsidP="009C51E0">
            <w:pPr>
              <w:spacing w:after="0" w:line="276" w:lineRule="auto"/>
              <w:jc w:val="right"/>
              <w:rPr>
                <w:rFonts w:ascii="Times New Roman" w:hAnsi="Times New Roman" w:cs="Times New Roman"/>
                <w:b/>
                <w:color w:val="000000"/>
                <w:sz w:val="24"/>
                <w:szCs w:val="24"/>
                <w:lang w:val="en-US"/>
              </w:rPr>
            </w:pPr>
            <w:r w:rsidRPr="00191694">
              <w:rPr>
                <w:rFonts w:ascii="Times New Roman" w:hAnsi="Times New Roman" w:cs="Times New Roman"/>
                <w:b/>
                <w:color w:val="000000"/>
                <w:sz w:val="24"/>
                <w:szCs w:val="24"/>
                <w:lang w:val="en-US"/>
              </w:rPr>
              <w:t>6(100)</w:t>
            </w:r>
          </w:p>
        </w:tc>
      </w:tr>
      <w:bookmarkEnd w:id="157"/>
    </w:tbl>
    <w:p w14:paraId="50FC11A9" w14:textId="77777777" w:rsidR="000C2DFD" w:rsidRPr="00191694" w:rsidRDefault="000C2DFD" w:rsidP="009C51E0">
      <w:pPr>
        <w:spacing w:line="276" w:lineRule="auto"/>
        <w:rPr>
          <w:rFonts w:ascii="Times New Roman" w:hAnsi="Times New Roman" w:cs="Times New Roman"/>
          <w:sz w:val="24"/>
          <w:szCs w:val="24"/>
        </w:rPr>
      </w:pPr>
    </w:p>
    <w:p w14:paraId="713E5835" w14:textId="77777777" w:rsidR="000C2DFD" w:rsidRPr="00191694" w:rsidRDefault="00E576FA" w:rsidP="009C51E0">
      <w:pPr>
        <w:pStyle w:val="Heading3"/>
        <w:spacing w:line="276" w:lineRule="auto"/>
        <w:rPr>
          <w:rFonts w:ascii="Times New Roman" w:hAnsi="Times New Roman"/>
          <w:sz w:val="24"/>
          <w:szCs w:val="24"/>
        </w:rPr>
      </w:pPr>
      <w:bookmarkStart w:id="158" w:name="_Toc1135161"/>
      <w:r w:rsidRPr="00191694">
        <w:rPr>
          <w:rFonts w:ascii="Times New Roman" w:hAnsi="Times New Roman"/>
          <w:sz w:val="24"/>
          <w:szCs w:val="24"/>
        </w:rPr>
        <w:t xml:space="preserve">3.5.3. </w:t>
      </w:r>
      <w:r w:rsidR="000C2DFD" w:rsidRPr="00191694">
        <w:rPr>
          <w:rFonts w:ascii="Times New Roman" w:hAnsi="Times New Roman"/>
          <w:sz w:val="24"/>
          <w:szCs w:val="24"/>
        </w:rPr>
        <w:t>Vaccination characteristics of H</w:t>
      </w:r>
      <w:r w:rsidR="00FC6DDF" w:rsidRPr="00191694">
        <w:rPr>
          <w:rFonts w:ascii="Times New Roman" w:hAnsi="Times New Roman"/>
          <w:sz w:val="24"/>
          <w:szCs w:val="24"/>
        </w:rPr>
        <w:t xml:space="preserve">epatitis B </w:t>
      </w:r>
      <w:r w:rsidR="000C2DFD" w:rsidRPr="00191694">
        <w:rPr>
          <w:rFonts w:ascii="Times New Roman" w:hAnsi="Times New Roman"/>
          <w:sz w:val="24"/>
          <w:szCs w:val="24"/>
        </w:rPr>
        <w:t>positive HCW</w:t>
      </w:r>
      <w:r w:rsidR="006B4705" w:rsidRPr="00191694">
        <w:rPr>
          <w:rFonts w:ascii="Times New Roman" w:hAnsi="Times New Roman"/>
          <w:sz w:val="24"/>
          <w:szCs w:val="24"/>
        </w:rPr>
        <w:t>s</w:t>
      </w:r>
      <w:bookmarkEnd w:id="158"/>
    </w:p>
    <w:p w14:paraId="7FCAE4F5" w14:textId="77777777" w:rsidR="000C2DFD" w:rsidRPr="00191694" w:rsidRDefault="000C2DFD"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All the positive HCW were aware of the recommendation for Hepatitis B vaccination for HCW. However, only 2/6(33.3%) had ever been vaccinated and only 1/6(16.7%) had received the recommended 3 doses. Of those vaccinated none had a vaccination card.</w:t>
      </w:r>
    </w:p>
    <w:p w14:paraId="25BE8703" w14:textId="77777777" w:rsidR="000C2DFD" w:rsidRPr="00191694" w:rsidRDefault="00E576FA" w:rsidP="009C51E0">
      <w:pPr>
        <w:pStyle w:val="Heading3"/>
        <w:spacing w:line="276" w:lineRule="auto"/>
        <w:rPr>
          <w:rFonts w:ascii="Times New Roman" w:hAnsi="Times New Roman"/>
          <w:sz w:val="24"/>
          <w:szCs w:val="24"/>
        </w:rPr>
      </w:pPr>
      <w:bookmarkStart w:id="159" w:name="_Toc1135162"/>
      <w:r w:rsidRPr="00191694">
        <w:rPr>
          <w:rFonts w:ascii="Times New Roman" w:hAnsi="Times New Roman"/>
          <w:sz w:val="24"/>
          <w:szCs w:val="24"/>
        </w:rPr>
        <w:t xml:space="preserve">3.5.4. </w:t>
      </w:r>
      <w:r w:rsidR="000C2DFD" w:rsidRPr="00191694">
        <w:rPr>
          <w:rFonts w:ascii="Times New Roman" w:hAnsi="Times New Roman"/>
          <w:sz w:val="24"/>
          <w:szCs w:val="24"/>
        </w:rPr>
        <w:t>Occupational exposure of HBsAg positive HCW</w:t>
      </w:r>
      <w:r w:rsidR="006B4705" w:rsidRPr="00191694">
        <w:rPr>
          <w:rFonts w:ascii="Times New Roman" w:hAnsi="Times New Roman"/>
          <w:sz w:val="24"/>
          <w:szCs w:val="24"/>
        </w:rPr>
        <w:t>s</w:t>
      </w:r>
      <w:bookmarkEnd w:id="159"/>
    </w:p>
    <w:p w14:paraId="194E493F" w14:textId="77777777" w:rsidR="000C2DFD" w:rsidRPr="00FB1E8F" w:rsidRDefault="000C2DFD"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Only 1/6(16.7%) HCW reported of having ever had an accidental prick but did not report the accident nor take </w:t>
      </w:r>
      <w:r w:rsidR="00B70C1F" w:rsidRPr="00191694">
        <w:rPr>
          <w:rFonts w:ascii="Times New Roman" w:hAnsi="Times New Roman" w:cs="Times New Roman"/>
          <w:sz w:val="24"/>
          <w:szCs w:val="24"/>
        </w:rPr>
        <w:t>post-exposure prophylaxis.</w:t>
      </w:r>
    </w:p>
    <w:p w14:paraId="6B5CB07A" w14:textId="77777777" w:rsidR="000C2DFD" w:rsidRPr="00191694" w:rsidRDefault="00E576FA" w:rsidP="009C51E0">
      <w:pPr>
        <w:pStyle w:val="Heading2"/>
        <w:spacing w:line="276" w:lineRule="auto"/>
        <w:rPr>
          <w:rFonts w:ascii="Times New Roman" w:hAnsi="Times New Roman" w:cs="Times New Roman"/>
        </w:rPr>
      </w:pPr>
      <w:bookmarkStart w:id="160" w:name="_Toc1135163"/>
      <w:r w:rsidRPr="00191694">
        <w:rPr>
          <w:rFonts w:ascii="Times New Roman" w:hAnsi="Times New Roman" w:cs="Times New Roman"/>
        </w:rPr>
        <w:t xml:space="preserve">3.6. </w:t>
      </w:r>
      <w:r w:rsidR="000C2DFD" w:rsidRPr="00191694">
        <w:rPr>
          <w:rFonts w:ascii="Times New Roman" w:hAnsi="Times New Roman" w:cs="Times New Roman"/>
        </w:rPr>
        <w:t>PRISONS</w:t>
      </w:r>
      <w:r w:rsidR="00B70C1F" w:rsidRPr="00191694">
        <w:rPr>
          <w:rFonts w:ascii="Times New Roman" w:hAnsi="Times New Roman" w:cs="Times New Roman"/>
        </w:rPr>
        <w:t xml:space="preserve"> SURVEY</w:t>
      </w:r>
      <w:bookmarkEnd w:id="160"/>
    </w:p>
    <w:p w14:paraId="5DEB3A2B" w14:textId="77777777" w:rsidR="000C2DFD" w:rsidRPr="00191694" w:rsidRDefault="000C2DFD"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 xml:space="preserve">The teams visited </w:t>
      </w:r>
      <w:r w:rsidR="00863885">
        <w:rPr>
          <w:rFonts w:ascii="Times New Roman" w:hAnsi="Times New Roman" w:cs="Times New Roman"/>
          <w:sz w:val="24"/>
          <w:szCs w:val="24"/>
        </w:rPr>
        <w:t xml:space="preserve">two </w:t>
      </w:r>
      <w:r w:rsidRPr="00191694">
        <w:rPr>
          <w:rFonts w:ascii="Times New Roman" w:hAnsi="Times New Roman" w:cs="Times New Roman"/>
          <w:sz w:val="24"/>
          <w:szCs w:val="24"/>
        </w:rPr>
        <w:t>prisons and interviewed 157 people, 148(94%) provided blood samples for Hepatitis B testing. Among those tested 9/148</w:t>
      </w:r>
      <w:r w:rsidR="00FC6DDF" w:rsidRPr="00191694">
        <w:rPr>
          <w:rFonts w:ascii="Times New Roman" w:hAnsi="Times New Roman" w:cs="Times New Roman"/>
          <w:sz w:val="24"/>
          <w:szCs w:val="24"/>
        </w:rPr>
        <w:t>(6.1%</w:t>
      </w:r>
      <w:r w:rsidRPr="00191694">
        <w:rPr>
          <w:rFonts w:ascii="Times New Roman" w:hAnsi="Times New Roman" w:cs="Times New Roman"/>
          <w:sz w:val="24"/>
          <w:szCs w:val="24"/>
        </w:rPr>
        <w:t>) were positive for HBsAg</w:t>
      </w:r>
      <w:r w:rsidR="00FC6DDF" w:rsidRPr="00191694">
        <w:rPr>
          <w:rFonts w:ascii="Times New Roman" w:hAnsi="Times New Roman" w:cs="Times New Roman"/>
          <w:sz w:val="24"/>
          <w:szCs w:val="24"/>
        </w:rPr>
        <w:t>.</w:t>
      </w:r>
    </w:p>
    <w:p w14:paraId="24237B95" w14:textId="77777777" w:rsidR="00E576FA" w:rsidRPr="00191694" w:rsidRDefault="00E576FA" w:rsidP="009C51E0">
      <w:pPr>
        <w:pStyle w:val="Heading3"/>
        <w:spacing w:line="276" w:lineRule="auto"/>
        <w:rPr>
          <w:rFonts w:ascii="Times New Roman" w:hAnsi="Times New Roman"/>
          <w:sz w:val="24"/>
          <w:szCs w:val="24"/>
        </w:rPr>
      </w:pPr>
      <w:bookmarkStart w:id="161" w:name="_Toc1135164"/>
      <w:r w:rsidRPr="00191694">
        <w:rPr>
          <w:rFonts w:ascii="Times New Roman" w:hAnsi="Times New Roman"/>
          <w:sz w:val="24"/>
          <w:szCs w:val="24"/>
        </w:rPr>
        <w:t>3.6.1. Socio-demographic characteristics of respondents in the prisons</w:t>
      </w:r>
      <w:bookmarkEnd w:id="161"/>
    </w:p>
    <w:p w14:paraId="0048D58E" w14:textId="77777777" w:rsidR="000A0769" w:rsidRPr="00191694" w:rsidRDefault="000A0769" w:rsidP="000A0769">
      <w:pPr>
        <w:rPr>
          <w:rFonts w:ascii="Times New Roman" w:hAnsi="Times New Roman" w:cs="Times New Roman"/>
          <w:sz w:val="24"/>
          <w:szCs w:val="24"/>
        </w:rPr>
      </w:pPr>
      <w:r w:rsidRPr="00191694">
        <w:rPr>
          <w:rFonts w:ascii="Times New Roman" w:hAnsi="Times New Roman" w:cs="Times New Roman"/>
          <w:sz w:val="24"/>
          <w:szCs w:val="24"/>
        </w:rPr>
        <w:t xml:space="preserve">The mean age for respondents in prison was 34years (SD 10). Majority were in 35-44 age group. Most of the respondents were prisoners </w:t>
      </w:r>
      <w:r w:rsidR="004D3D8C" w:rsidRPr="00191694">
        <w:rPr>
          <w:rFonts w:ascii="Times New Roman" w:hAnsi="Times New Roman" w:cs="Times New Roman"/>
          <w:sz w:val="24"/>
          <w:szCs w:val="24"/>
        </w:rPr>
        <w:t>100(63.7%)</w:t>
      </w:r>
    </w:p>
    <w:p w14:paraId="05355493" w14:textId="4AF7B707" w:rsidR="004D3D8C" w:rsidRPr="00191694" w:rsidRDefault="004D3D8C" w:rsidP="000A0769">
      <w:pPr>
        <w:rPr>
          <w:rFonts w:ascii="Times New Roman" w:hAnsi="Times New Roman" w:cs="Times New Roman"/>
          <w:sz w:val="24"/>
          <w:szCs w:val="24"/>
        </w:rPr>
      </w:pPr>
      <w:r w:rsidRPr="00191694">
        <w:rPr>
          <w:rFonts w:ascii="Times New Roman" w:hAnsi="Times New Roman" w:cs="Times New Roman"/>
          <w:sz w:val="24"/>
          <w:szCs w:val="24"/>
        </w:rPr>
        <w:t>Table: Socio-demographic characteristics of respondents in the prisons in Baringo and Elgeyo-Marakwet Counties, Kenya,</w:t>
      </w:r>
      <w:r w:rsidR="007E7D64">
        <w:rPr>
          <w:rFonts w:ascii="Times New Roman" w:hAnsi="Times New Roman" w:cs="Times New Roman"/>
          <w:sz w:val="24"/>
          <w:szCs w:val="24"/>
        </w:rPr>
        <w:t xml:space="preserve"> </w:t>
      </w:r>
      <w:r w:rsidRPr="00191694">
        <w:rPr>
          <w:rFonts w:ascii="Times New Roman" w:hAnsi="Times New Roman" w:cs="Times New Roman"/>
          <w:sz w:val="24"/>
          <w:szCs w:val="24"/>
        </w:rPr>
        <w:t>2019</w:t>
      </w:r>
    </w:p>
    <w:tbl>
      <w:tblPr>
        <w:tblW w:w="0" w:type="auto"/>
        <w:tblLook w:val="04A0" w:firstRow="1" w:lastRow="0" w:firstColumn="1" w:lastColumn="0" w:noHBand="0" w:noVBand="1"/>
      </w:tblPr>
      <w:tblGrid>
        <w:gridCol w:w="5395"/>
        <w:gridCol w:w="3847"/>
      </w:tblGrid>
      <w:tr w:rsidR="000A0769" w:rsidRPr="00191694" w14:paraId="79AC90DC" w14:textId="77777777" w:rsidTr="004D3D8C">
        <w:tc>
          <w:tcPr>
            <w:tcW w:w="5395" w:type="dxa"/>
            <w:tcBorders>
              <w:top w:val="single" w:sz="4" w:space="0" w:color="auto"/>
              <w:bottom w:val="single" w:sz="4" w:space="0" w:color="auto"/>
            </w:tcBorders>
            <w:shd w:val="clear" w:color="auto" w:fill="auto"/>
          </w:tcPr>
          <w:p w14:paraId="69FA306B" w14:textId="77777777" w:rsidR="000A0769" w:rsidRPr="00191694" w:rsidRDefault="000A0769"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Characteristic</w:t>
            </w:r>
          </w:p>
        </w:tc>
        <w:tc>
          <w:tcPr>
            <w:tcW w:w="3847" w:type="dxa"/>
            <w:tcBorders>
              <w:top w:val="single" w:sz="4" w:space="0" w:color="auto"/>
              <w:bottom w:val="single" w:sz="4" w:space="0" w:color="auto"/>
            </w:tcBorders>
            <w:shd w:val="clear" w:color="auto" w:fill="auto"/>
          </w:tcPr>
          <w:p w14:paraId="3E2056BE" w14:textId="77777777" w:rsidR="000A0769" w:rsidRPr="00191694" w:rsidRDefault="000A0769"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Frequency (%)</w:t>
            </w:r>
          </w:p>
        </w:tc>
      </w:tr>
      <w:tr w:rsidR="000A0769" w:rsidRPr="00191694" w14:paraId="49E577BC" w14:textId="77777777" w:rsidTr="004D3D8C">
        <w:tc>
          <w:tcPr>
            <w:tcW w:w="5395" w:type="dxa"/>
            <w:tcBorders>
              <w:top w:val="single" w:sz="4" w:space="0" w:color="auto"/>
            </w:tcBorders>
            <w:shd w:val="clear" w:color="auto" w:fill="auto"/>
          </w:tcPr>
          <w:p w14:paraId="6C3E3FF4" w14:textId="77777777" w:rsidR="000A0769" w:rsidRPr="00191694" w:rsidRDefault="000A0769"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Age</w:t>
            </w:r>
          </w:p>
        </w:tc>
        <w:tc>
          <w:tcPr>
            <w:tcW w:w="3847" w:type="dxa"/>
            <w:tcBorders>
              <w:top w:val="single" w:sz="4" w:space="0" w:color="auto"/>
            </w:tcBorders>
            <w:shd w:val="clear" w:color="auto" w:fill="auto"/>
          </w:tcPr>
          <w:p w14:paraId="2B28738B" w14:textId="77777777" w:rsidR="000A0769" w:rsidRPr="00191694" w:rsidRDefault="000A0769" w:rsidP="00191694">
            <w:pPr>
              <w:spacing w:after="0" w:line="240" w:lineRule="auto"/>
              <w:rPr>
                <w:rFonts w:ascii="Times New Roman" w:hAnsi="Times New Roman" w:cs="Times New Roman"/>
                <w:sz w:val="24"/>
                <w:szCs w:val="24"/>
              </w:rPr>
            </w:pPr>
          </w:p>
        </w:tc>
      </w:tr>
      <w:tr w:rsidR="000A0769" w:rsidRPr="00191694" w14:paraId="32BFBCC6" w14:textId="77777777" w:rsidTr="004D3D8C">
        <w:tc>
          <w:tcPr>
            <w:tcW w:w="5395" w:type="dxa"/>
            <w:shd w:val="clear" w:color="auto" w:fill="auto"/>
          </w:tcPr>
          <w:p w14:paraId="032F31C8"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&lt;25</w:t>
            </w:r>
          </w:p>
        </w:tc>
        <w:tc>
          <w:tcPr>
            <w:tcW w:w="3847" w:type="dxa"/>
            <w:shd w:val="clear" w:color="auto" w:fill="auto"/>
          </w:tcPr>
          <w:p w14:paraId="449567E6"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7 (4.5)</w:t>
            </w:r>
            <w:bookmarkStart w:id="162" w:name="_GoBack"/>
            <w:bookmarkEnd w:id="162"/>
          </w:p>
        </w:tc>
      </w:tr>
      <w:tr w:rsidR="000A0769" w:rsidRPr="00191694" w14:paraId="71485F05" w14:textId="77777777" w:rsidTr="004D3D8C">
        <w:tc>
          <w:tcPr>
            <w:tcW w:w="5395" w:type="dxa"/>
            <w:shd w:val="clear" w:color="auto" w:fill="auto"/>
          </w:tcPr>
          <w:p w14:paraId="00B9B6B9"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25-34</w:t>
            </w:r>
          </w:p>
        </w:tc>
        <w:tc>
          <w:tcPr>
            <w:tcW w:w="3847" w:type="dxa"/>
            <w:shd w:val="clear" w:color="auto" w:fill="auto"/>
          </w:tcPr>
          <w:p w14:paraId="6FA392EC"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35 (22.3)</w:t>
            </w:r>
          </w:p>
        </w:tc>
      </w:tr>
      <w:tr w:rsidR="000A0769" w:rsidRPr="00191694" w14:paraId="56800E31" w14:textId="77777777" w:rsidTr="004D3D8C">
        <w:tc>
          <w:tcPr>
            <w:tcW w:w="5395" w:type="dxa"/>
            <w:shd w:val="clear" w:color="auto" w:fill="auto"/>
          </w:tcPr>
          <w:p w14:paraId="00722ECB"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35-44</w:t>
            </w:r>
          </w:p>
        </w:tc>
        <w:tc>
          <w:tcPr>
            <w:tcW w:w="3847" w:type="dxa"/>
            <w:shd w:val="clear" w:color="auto" w:fill="auto"/>
          </w:tcPr>
          <w:p w14:paraId="3779CB7B"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50 (31.9)</w:t>
            </w:r>
          </w:p>
        </w:tc>
      </w:tr>
      <w:tr w:rsidR="000A0769" w:rsidRPr="00191694" w14:paraId="159D3C8A" w14:textId="77777777" w:rsidTr="004D3D8C">
        <w:tc>
          <w:tcPr>
            <w:tcW w:w="5395" w:type="dxa"/>
            <w:shd w:val="clear" w:color="auto" w:fill="auto"/>
          </w:tcPr>
          <w:p w14:paraId="09AD514F"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45-54</w:t>
            </w:r>
          </w:p>
        </w:tc>
        <w:tc>
          <w:tcPr>
            <w:tcW w:w="3847" w:type="dxa"/>
            <w:shd w:val="clear" w:color="auto" w:fill="auto"/>
          </w:tcPr>
          <w:p w14:paraId="5914FF91"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37 (23.6)</w:t>
            </w:r>
          </w:p>
        </w:tc>
      </w:tr>
      <w:tr w:rsidR="000A0769" w:rsidRPr="00191694" w14:paraId="64636EC3" w14:textId="77777777" w:rsidTr="004D3D8C">
        <w:tc>
          <w:tcPr>
            <w:tcW w:w="5395" w:type="dxa"/>
            <w:shd w:val="clear" w:color="auto" w:fill="auto"/>
          </w:tcPr>
          <w:p w14:paraId="4C282BF6"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≥55</w:t>
            </w:r>
          </w:p>
        </w:tc>
        <w:tc>
          <w:tcPr>
            <w:tcW w:w="3847" w:type="dxa"/>
            <w:shd w:val="clear" w:color="auto" w:fill="auto"/>
          </w:tcPr>
          <w:p w14:paraId="3C2B4E30"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28 (7.8)</w:t>
            </w:r>
          </w:p>
        </w:tc>
      </w:tr>
      <w:tr w:rsidR="000A0769" w:rsidRPr="00191694" w14:paraId="434AFE7C" w14:textId="77777777" w:rsidTr="004D3D8C">
        <w:tc>
          <w:tcPr>
            <w:tcW w:w="5395" w:type="dxa"/>
            <w:shd w:val="clear" w:color="auto" w:fill="auto"/>
          </w:tcPr>
          <w:p w14:paraId="559D1B2F" w14:textId="77777777" w:rsidR="000A0769" w:rsidRPr="00191694" w:rsidRDefault="000A0769"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Marital status</w:t>
            </w:r>
          </w:p>
        </w:tc>
        <w:tc>
          <w:tcPr>
            <w:tcW w:w="3847" w:type="dxa"/>
            <w:shd w:val="clear" w:color="auto" w:fill="auto"/>
          </w:tcPr>
          <w:p w14:paraId="0728CCF1" w14:textId="77777777" w:rsidR="000A0769" w:rsidRPr="00191694" w:rsidRDefault="000A0769" w:rsidP="00191694">
            <w:pPr>
              <w:spacing w:after="0" w:line="240" w:lineRule="auto"/>
              <w:rPr>
                <w:rFonts w:ascii="Times New Roman" w:hAnsi="Times New Roman" w:cs="Times New Roman"/>
                <w:sz w:val="24"/>
                <w:szCs w:val="24"/>
              </w:rPr>
            </w:pPr>
          </w:p>
        </w:tc>
      </w:tr>
      <w:tr w:rsidR="000A0769" w:rsidRPr="00191694" w14:paraId="610B53FB" w14:textId="77777777" w:rsidTr="004D3D8C">
        <w:tc>
          <w:tcPr>
            <w:tcW w:w="5395" w:type="dxa"/>
            <w:shd w:val="clear" w:color="auto" w:fill="auto"/>
          </w:tcPr>
          <w:p w14:paraId="2F11B915"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Never in union</w:t>
            </w:r>
          </w:p>
        </w:tc>
        <w:tc>
          <w:tcPr>
            <w:tcW w:w="3847" w:type="dxa"/>
            <w:shd w:val="clear" w:color="auto" w:fill="auto"/>
          </w:tcPr>
          <w:p w14:paraId="55F632E5"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36 (22.9)</w:t>
            </w:r>
          </w:p>
        </w:tc>
      </w:tr>
      <w:tr w:rsidR="000A0769" w:rsidRPr="00191694" w14:paraId="5D3FC1EB" w14:textId="77777777" w:rsidTr="004D3D8C">
        <w:tc>
          <w:tcPr>
            <w:tcW w:w="5395" w:type="dxa"/>
            <w:shd w:val="clear" w:color="auto" w:fill="auto"/>
          </w:tcPr>
          <w:p w14:paraId="0AA1A764"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lastRenderedPageBreak/>
              <w:t xml:space="preserve">            In monogamous union </w:t>
            </w:r>
          </w:p>
        </w:tc>
        <w:tc>
          <w:tcPr>
            <w:tcW w:w="3847" w:type="dxa"/>
            <w:shd w:val="clear" w:color="auto" w:fill="auto"/>
          </w:tcPr>
          <w:p w14:paraId="769F6DAF"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113 (72.0)</w:t>
            </w:r>
          </w:p>
        </w:tc>
      </w:tr>
      <w:tr w:rsidR="000A0769" w:rsidRPr="00191694" w14:paraId="099727CD" w14:textId="77777777" w:rsidTr="004D3D8C">
        <w:tc>
          <w:tcPr>
            <w:tcW w:w="5395" w:type="dxa"/>
            <w:shd w:val="clear" w:color="auto" w:fill="auto"/>
          </w:tcPr>
          <w:p w14:paraId="71FF2B36"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In polygamous union</w:t>
            </w:r>
          </w:p>
        </w:tc>
        <w:tc>
          <w:tcPr>
            <w:tcW w:w="3847" w:type="dxa"/>
            <w:shd w:val="clear" w:color="auto" w:fill="auto"/>
          </w:tcPr>
          <w:p w14:paraId="6529A476"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7 (4.5)</w:t>
            </w:r>
          </w:p>
        </w:tc>
      </w:tr>
      <w:tr w:rsidR="000A0769" w:rsidRPr="00191694" w14:paraId="21DB9126" w14:textId="77777777" w:rsidTr="004D3D8C">
        <w:tc>
          <w:tcPr>
            <w:tcW w:w="5395" w:type="dxa"/>
            <w:shd w:val="clear" w:color="auto" w:fill="auto"/>
          </w:tcPr>
          <w:p w14:paraId="06DE8A4A"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Widow/divorce/separated </w:t>
            </w:r>
          </w:p>
        </w:tc>
        <w:tc>
          <w:tcPr>
            <w:tcW w:w="3847" w:type="dxa"/>
            <w:shd w:val="clear" w:color="auto" w:fill="auto"/>
          </w:tcPr>
          <w:p w14:paraId="226BEFCF"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19 (0.6)</w:t>
            </w:r>
          </w:p>
        </w:tc>
      </w:tr>
      <w:tr w:rsidR="000A0769" w:rsidRPr="00191694" w14:paraId="30EFFCEF" w14:textId="77777777" w:rsidTr="004D3D8C">
        <w:tc>
          <w:tcPr>
            <w:tcW w:w="5395" w:type="dxa"/>
            <w:shd w:val="clear" w:color="auto" w:fill="auto"/>
          </w:tcPr>
          <w:p w14:paraId="7F5C1413" w14:textId="77777777" w:rsidR="000A0769" w:rsidRPr="00191694" w:rsidRDefault="000A0769"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Education level</w:t>
            </w:r>
          </w:p>
        </w:tc>
        <w:tc>
          <w:tcPr>
            <w:tcW w:w="3847" w:type="dxa"/>
            <w:shd w:val="clear" w:color="auto" w:fill="auto"/>
          </w:tcPr>
          <w:p w14:paraId="0A7B22BA" w14:textId="77777777" w:rsidR="000A0769" w:rsidRPr="00191694" w:rsidRDefault="000A0769" w:rsidP="00191694">
            <w:pPr>
              <w:spacing w:after="0" w:line="240" w:lineRule="auto"/>
              <w:rPr>
                <w:rFonts w:ascii="Times New Roman" w:hAnsi="Times New Roman" w:cs="Times New Roman"/>
                <w:sz w:val="24"/>
                <w:szCs w:val="24"/>
              </w:rPr>
            </w:pPr>
          </w:p>
        </w:tc>
      </w:tr>
      <w:tr w:rsidR="000A0769" w:rsidRPr="00191694" w14:paraId="6824A7D2" w14:textId="77777777" w:rsidTr="004D3D8C">
        <w:tc>
          <w:tcPr>
            <w:tcW w:w="5395" w:type="dxa"/>
            <w:shd w:val="clear" w:color="auto" w:fill="auto"/>
          </w:tcPr>
          <w:p w14:paraId="01C71B9E"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None</w:t>
            </w:r>
          </w:p>
        </w:tc>
        <w:tc>
          <w:tcPr>
            <w:tcW w:w="3847" w:type="dxa"/>
            <w:shd w:val="clear" w:color="auto" w:fill="auto"/>
          </w:tcPr>
          <w:p w14:paraId="4E7B381E"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6 (3.8)</w:t>
            </w:r>
          </w:p>
        </w:tc>
      </w:tr>
      <w:tr w:rsidR="000A0769" w:rsidRPr="00191694" w14:paraId="46B70B99" w14:textId="77777777" w:rsidTr="004D3D8C">
        <w:tc>
          <w:tcPr>
            <w:tcW w:w="5395" w:type="dxa"/>
            <w:shd w:val="clear" w:color="auto" w:fill="auto"/>
          </w:tcPr>
          <w:p w14:paraId="61471AB9"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Primary</w:t>
            </w:r>
          </w:p>
        </w:tc>
        <w:tc>
          <w:tcPr>
            <w:tcW w:w="3847" w:type="dxa"/>
            <w:shd w:val="clear" w:color="auto" w:fill="auto"/>
          </w:tcPr>
          <w:p w14:paraId="7FD91993"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66 (42.0)</w:t>
            </w:r>
          </w:p>
        </w:tc>
      </w:tr>
      <w:tr w:rsidR="000A0769" w:rsidRPr="00191694" w14:paraId="312FC4C0" w14:textId="77777777" w:rsidTr="004D3D8C">
        <w:tc>
          <w:tcPr>
            <w:tcW w:w="5395" w:type="dxa"/>
            <w:shd w:val="clear" w:color="auto" w:fill="auto"/>
          </w:tcPr>
          <w:p w14:paraId="7744B556"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Secondary</w:t>
            </w:r>
          </w:p>
        </w:tc>
        <w:tc>
          <w:tcPr>
            <w:tcW w:w="3847" w:type="dxa"/>
            <w:shd w:val="clear" w:color="auto" w:fill="auto"/>
          </w:tcPr>
          <w:p w14:paraId="21ED8C65"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73 (46.5)</w:t>
            </w:r>
          </w:p>
        </w:tc>
      </w:tr>
      <w:tr w:rsidR="000A0769" w:rsidRPr="00191694" w14:paraId="1EAC00BA" w14:textId="77777777" w:rsidTr="004D3D8C">
        <w:tc>
          <w:tcPr>
            <w:tcW w:w="5395" w:type="dxa"/>
            <w:shd w:val="clear" w:color="auto" w:fill="auto"/>
          </w:tcPr>
          <w:p w14:paraId="109BCD39"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Tertiary</w:t>
            </w:r>
          </w:p>
        </w:tc>
        <w:tc>
          <w:tcPr>
            <w:tcW w:w="3847" w:type="dxa"/>
            <w:shd w:val="clear" w:color="auto" w:fill="auto"/>
          </w:tcPr>
          <w:p w14:paraId="441CC485"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12 (7.6)</w:t>
            </w:r>
          </w:p>
        </w:tc>
      </w:tr>
      <w:tr w:rsidR="000A0769" w:rsidRPr="00191694" w14:paraId="4AAF84C0" w14:textId="77777777" w:rsidTr="004D3D8C">
        <w:tc>
          <w:tcPr>
            <w:tcW w:w="5395" w:type="dxa"/>
            <w:shd w:val="clear" w:color="auto" w:fill="auto"/>
          </w:tcPr>
          <w:p w14:paraId="47A4B450" w14:textId="77777777" w:rsidR="000A0769" w:rsidRPr="00191694" w:rsidRDefault="000A0769"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Religion</w:t>
            </w:r>
          </w:p>
        </w:tc>
        <w:tc>
          <w:tcPr>
            <w:tcW w:w="3847" w:type="dxa"/>
            <w:shd w:val="clear" w:color="auto" w:fill="auto"/>
          </w:tcPr>
          <w:p w14:paraId="14A64B9D" w14:textId="77777777" w:rsidR="000A0769" w:rsidRPr="00191694" w:rsidRDefault="000A0769" w:rsidP="00191694">
            <w:pPr>
              <w:spacing w:after="0" w:line="240" w:lineRule="auto"/>
              <w:rPr>
                <w:rFonts w:ascii="Times New Roman" w:hAnsi="Times New Roman" w:cs="Times New Roman"/>
                <w:sz w:val="24"/>
                <w:szCs w:val="24"/>
              </w:rPr>
            </w:pPr>
          </w:p>
        </w:tc>
      </w:tr>
      <w:tr w:rsidR="000A0769" w:rsidRPr="00191694" w14:paraId="1C38F194" w14:textId="77777777" w:rsidTr="004D3D8C">
        <w:tc>
          <w:tcPr>
            <w:tcW w:w="5395" w:type="dxa"/>
            <w:shd w:val="clear" w:color="auto" w:fill="auto"/>
          </w:tcPr>
          <w:p w14:paraId="4A8494DD"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None</w:t>
            </w:r>
          </w:p>
        </w:tc>
        <w:tc>
          <w:tcPr>
            <w:tcW w:w="3847" w:type="dxa"/>
            <w:shd w:val="clear" w:color="auto" w:fill="auto"/>
          </w:tcPr>
          <w:p w14:paraId="5B4FB754"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9 (5.7)</w:t>
            </w:r>
          </w:p>
        </w:tc>
      </w:tr>
      <w:tr w:rsidR="000A0769" w:rsidRPr="00191694" w14:paraId="2CE7ED35" w14:textId="77777777" w:rsidTr="004D3D8C">
        <w:tc>
          <w:tcPr>
            <w:tcW w:w="5395" w:type="dxa"/>
            <w:shd w:val="clear" w:color="auto" w:fill="auto"/>
          </w:tcPr>
          <w:p w14:paraId="4F9868FF"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Catholic</w:t>
            </w:r>
          </w:p>
        </w:tc>
        <w:tc>
          <w:tcPr>
            <w:tcW w:w="3847" w:type="dxa"/>
            <w:shd w:val="clear" w:color="auto" w:fill="auto"/>
          </w:tcPr>
          <w:p w14:paraId="2500DB40"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70 (44.6)</w:t>
            </w:r>
          </w:p>
        </w:tc>
      </w:tr>
      <w:tr w:rsidR="000A0769" w:rsidRPr="00191694" w14:paraId="5E9D40F3" w14:textId="77777777" w:rsidTr="004D3D8C">
        <w:tc>
          <w:tcPr>
            <w:tcW w:w="5395" w:type="dxa"/>
            <w:shd w:val="clear" w:color="auto" w:fill="auto"/>
          </w:tcPr>
          <w:p w14:paraId="5883E49E" w14:textId="77777777" w:rsidR="000A0769" w:rsidRPr="00191694" w:rsidRDefault="000A0769" w:rsidP="00191694">
            <w:pPr>
              <w:spacing w:after="5" w:line="240" w:lineRule="auto"/>
              <w:rPr>
                <w:rFonts w:ascii="Times New Roman" w:hAnsi="Times New Roman" w:cs="Times New Roman"/>
                <w:sz w:val="24"/>
                <w:szCs w:val="24"/>
              </w:rPr>
            </w:pPr>
            <w:r w:rsidRPr="00191694">
              <w:rPr>
                <w:rFonts w:ascii="Times New Roman" w:hAnsi="Times New Roman" w:cs="Times New Roman"/>
                <w:sz w:val="24"/>
                <w:szCs w:val="24"/>
              </w:rPr>
              <w:t xml:space="preserve">            Protestant</w:t>
            </w:r>
          </w:p>
        </w:tc>
        <w:tc>
          <w:tcPr>
            <w:tcW w:w="3847" w:type="dxa"/>
            <w:shd w:val="clear" w:color="auto" w:fill="auto"/>
          </w:tcPr>
          <w:p w14:paraId="56E65D7C"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78 (49.6)</w:t>
            </w:r>
          </w:p>
        </w:tc>
      </w:tr>
      <w:tr w:rsidR="000A0769" w:rsidRPr="00191694" w14:paraId="46139392" w14:textId="77777777" w:rsidTr="004D3D8C">
        <w:tc>
          <w:tcPr>
            <w:tcW w:w="5395" w:type="dxa"/>
            <w:shd w:val="clear" w:color="auto" w:fill="auto"/>
          </w:tcPr>
          <w:p w14:paraId="51D1A17D" w14:textId="77777777" w:rsidR="000A0769" w:rsidRPr="00191694" w:rsidRDefault="000A0769" w:rsidP="00191694">
            <w:pPr>
              <w:spacing w:after="0" w:line="240" w:lineRule="auto"/>
              <w:rPr>
                <w:rFonts w:ascii="Times New Roman" w:hAnsi="Times New Roman" w:cs="Times New Roman"/>
                <w:b/>
                <w:sz w:val="24"/>
                <w:szCs w:val="24"/>
              </w:rPr>
            </w:pPr>
            <w:r w:rsidRPr="00191694">
              <w:rPr>
                <w:rFonts w:ascii="Times New Roman" w:hAnsi="Times New Roman" w:cs="Times New Roman"/>
                <w:b/>
                <w:sz w:val="24"/>
                <w:szCs w:val="24"/>
              </w:rPr>
              <w:t>Respondent category</w:t>
            </w:r>
          </w:p>
        </w:tc>
        <w:tc>
          <w:tcPr>
            <w:tcW w:w="3847" w:type="dxa"/>
            <w:shd w:val="clear" w:color="auto" w:fill="auto"/>
          </w:tcPr>
          <w:p w14:paraId="722D11DF" w14:textId="77777777" w:rsidR="000A0769" w:rsidRPr="00191694" w:rsidRDefault="000A0769" w:rsidP="00191694">
            <w:pPr>
              <w:spacing w:after="0" w:line="240" w:lineRule="auto"/>
              <w:rPr>
                <w:rFonts w:ascii="Times New Roman" w:hAnsi="Times New Roman" w:cs="Times New Roman"/>
                <w:sz w:val="24"/>
                <w:szCs w:val="24"/>
              </w:rPr>
            </w:pPr>
          </w:p>
        </w:tc>
      </w:tr>
      <w:tr w:rsidR="000A0769" w:rsidRPr="00191694" w14:paraId="2E9A29FF" w14:textId="77777777" w:rsidTr="004D3D8C">
        <w:tc>
          <w:tcPr>
            <w:tcW w:w="5395" w:type="dxa"/>
            <w:shd w:val="clear" w:color="auto" w:fill="auto"/>
          </w:tcPr>
          <w:p w14:paraId="78110FBE"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eastAsia="Times New Roman" w:hAnsi="Times New Roman" w:cs="Times New Roman"/>
                <w:color w:val="000000"/>
                <w:sz w:val="24"/>
                <w:szCs w:val="24"/>
              </w:rPr>
              <w:t xml:space="preserve">            Prison staff/Warden</w:t>
            </w:r>
          </w:p>
        </w:tc>
        <w:tc>
          <w:tcPr>
            <w:tcW w:w="3847" w:type="dxa"/>
            <w:shd w:val="clear" w:color="auto" w:fill="auto"/>
          </w:tcPr>
          <w:p w14:paraId="4195E5B5"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49(31.2)</w:t>
            </w:r>
          </w:p>
        </w:tc>
      </w:tr>
      <w:tr w:rsidR="000A0769" w:rsidRPr="00191694" w14:paraId="515C4F05" w14:textId="77777777" w:rsidTr="004D3D8C">
        <w:tc>
          <w:tcPr>
            <w:tcW w:w="5395" w:type="dxa"/>
            <w:shd w:val="clear" w:color="auto" w:fill="auto"/>
          </w:tcPr>
          <w:p w14:paraId="6B49DBEC"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Prisoner</w:t>
            </w:r>
          </w:p>
        </w:tc>
        <w:tc>
          <w:tcPr>
            <w:tcW w:w="3847" w:type="dxa"/>
            <w:shd w:val="clear" w:color="auto" w:fill="auto"/>
          </w:tcPr>
          <w:p w14:paraId="0B86E719"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100(63.7)</w:t>
            </w:r>
          </w:p>
        </w:tc>
      </w:tr>
      <w:tr w:rsidR="000A0769" w:rsidRPr="00191694" w14:paraId="671B000E" w14:textId="77777777" w:rsidTr="004D3D8C">
        <w:tc>
          <w:tcPr>
            <w:tcW w:w="5395" w:type="dxa"/>
            <w:tcBorders>
              <w:bottom w:val="single" w:sz="4" w:space="0" w:color="auto"/>
            </w:tcBorders>
            <w:shd w:val="clear" w:color="auto" w:fill="auto"/>
          </w:tcPr>
          <w:p w14:paraId="5D5061B5"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 xml:space="preserve">            Other</w:t>
            </w:r>
          </w:p>
        </w:tc>
        <w:tc>
          <w:tcPr>
            <w:tcW w:w="3847" w:type="dxa"/>
            <w:tcBorders>
              <w:bottom w:val="single" w:sz="4" w:space="0" w:color="auto"/>
            </w:tcBorders>
            <w:shd w:val="clear" w:color="auto" w:fill="auto"/>
          </w:tcPr>
          <w:p w14:paraId="6FC1565C" w14:textId="77777777" w:rsidR="000A0769" w:rsidRPr="00191694" w:rsidRDefault="000A0769" w:rsidP="00191694">
            <w:pPr>
              <w:spacing w:after="0" w:line="240" w:lineRule="auto"/>
              <w:rPr>
                <w:rFonts w:ascii="Times New Roman" w:hAnsi="Times New Roman" w:cs="Times New Roman"/>
                <w:sz w:val="24"/>
                <w:szCs w:val="24"/>
              </w:rPr>
            </w:pPr>
            <w:r w:rsidRPr="00191694">
              <w:rPr>
                <w:rFonts w:ascii="Times New Roman" w:hAnsi="Times New Roman" w:cs="Times New Roman"/>
                <w:sz w:val="24"/>
                <w:szCs w:val="24"/>
              </w:rPr>
              <w:t>8(5.1)</w:t>
            </w:r>
          </w:p>
        </w:tc>
      </w:tr>
    </w:tbl>
    <w:p w14:paraId="11DE0403" w14:textId="77777777" w:rsidR="000A0769" w:rsidRPr="00191694" w:rsidRDefault="000A0769" w:rsidP="000A0769">
      <w:pPr>
        <w:rPr>
          <w:rFonts w:ascii="Times New Roman" w:hAnsi="Times New Roman" w:cs="Times New Roman"/>
          <w:sz w:val="24"/>
          <w:szCs w:val="24"/>
        </w:rPr>
      </w:pPr>
    </w:p>
    <w:p w14:paraId="0D4CA249" w14:textId="77777777" w:rsidR="00746D3E" w:rsidRPr="00191694" w:rsidRDefault="00746D3E" w:rsidP="009C51E0">
      <w:pPr>
        <w:pStyle w:val="Heading3"/>
        <w:spacing w:line="276" w:lineRule="auto"/>
        <w:rPr>
          <w:rFonts w:ascii="Times New Roman" w:hAnsi="Times New Roman"/>
          <w:sz w:val="24"/>
          <w:szCs w:val="24"/>
        </w:rPr>
      </w:pPr>
      <w:bookmarkStart w:id="163" w:name="_Toc1135165"/>
      <w:r w:rsidRPr="00191694">
        <w:rPr>
          <w:rFonts w:ascii="Times New Roman" w:hAnsi="Times New Roman"/>
          <w:sz w:val="24"/>
          <w:szCs w:val="24"/>
        </w:rPr>
        <w:t>3.6.2. Socio-demographic characteristics of hepatitis B positive case in the prisons</w:t>
      </w:r>
      <w:bookmarkEnd w:id="163"/>
    </w:p>
    <w:p w14:paraId="4FFA9107" w14:textId="77777777" w:rsidR="00FC6DDF" w:rsidRPr="00191694" w:rsidRDefault="00B70C1F"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Table: Socio-demographic characteristics of hepatitis B positive (HBsAg) case in the prisons in Baringo and Elgeyo-Marakwet Counties, Kenya, 2019.</w:t>
      </w:r>
    </w:p>
    <w:tbl>
      <w:tblPr>
        <w:tblW w:w="0" w:type="auto"/>
        <w:tblLook w:val="04A0" w:firstRow="1" w:lastRow="0" w:firstColumn="1" w:lastColumn="0" w:noHBand="0" w:noVBand="1"/>
      </w:tblPr>
      <w:tblGrid>
        <w:gridCol w:w="4638"/>
        <w:gridCol w:w="4604"/>
      </w:tblGrid>
      <w:tr w:rsidR="000C2DFD" w:rsidRPr="00191694" w14:paraId="2B657D16" w14:textId="77777777" w:rsidTr="004D3D8C">
        <w:tc>
          <w:tcPr>
            <w:tcW w:w="4638" w:type="dxa"/>
            <w:tcBorders>
              <w:top w:val="single" w:sz="4" w:space="0" w:color="auto"/>
              <w:bottom w:val="single" w:sz="4" w:space="0" w:color="auto"/>
            </w:tcBorders>
            <w:shd w:val="clear" w:color="auto" w:fill="auto"/>
          </w:tcPr>
          <w:p w14:paraId="5A9A9075" w14:textId="77777777" w:rsidR="000C2DFD" w:rsidRPr="00191694" w:rsidRDefault="000C2DFD" w:rsidP="009C51E0">
            <w:pPr>
              <w:spacing w:after="0" w:line="276" w:lineRule="auto"/>
              <w:rPr>
                <w:rFonts w:ascii="Times New Roman" w:hAnsi="Times New Roman" w:cs="Times New Roman"/>
                <w:b/>
                <w:sz w:val="24"/>
                <w:szCs w:val="24"/>
              </w:rPr>
            </w:pPr>
            <w:bookmarkStart w:id="164" w:name="_Hlk1120783"/>
            <w:r w:rsidRPr="00191694">
              <w:rPr>
                <w:rFonts w:ascii="Times New Roman" w:hAnsi="Times New Roman" w:cs="Times New Roman"/>
                <w:b/>
                <w:sz w:val="24"/>
                <w:szCs w:val="24"/>
              </w:rPr>
              <w:t>Age</w:t>
            </w:r>
          </w:p>
        </w:tc>
        <w:tc>
          <w:tcPr>
            <w:tcW w:w="4604" w:type="dxa"/>
            <w:tcBorders>
              <w:top w:val="single" w:sz="4" w:space="0" w:color="auto"/>
              <w:bottom w:val="single" w:sz="4" w:space="0" w:color="auto"/>
            </w:tcBorders>
            <w:shd w:val="clear" w:color="auto" w:fill="auto"/>
          </w:tcPr>
          <w:p w14:paraId="76A4CD50" w14:textId="77777777" w:rsidR="000C2DFD" w:rsidRPr="00191694" w:rsidRDefault="004D3D8C"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Frequency (%)</w:t>
            </w:r>
          </w:p>
        </w:tc>
      </w:tr>
      <w:tr w:rsidR="000C2DFD" w:rsidRPr="00191694" w14:paraId="26470150" w14:textId="77777777" w:rsidTr="004D3D8C">
        <w:tc>
          <w:tcPr>
            <w:tcW w:w="4638" w:type="dxa"/>
            <w:tcBorders>
              <w:top w:val="single" w:sz="4" w:space="0" w:color="auto"/>
            </w:tcBorders>
            <w:shd w:val="clear" w:color="auto" w:fill="auto"/>
          </w:tcPr>
          <w:p w14:paraId="6F7C74C1" w14:textId="77777777" w:rsidR="000C2DFD" w:rsidRPr="00191694" w:rsidRDefault="00A52317"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&lt;25</w:t>
            </w:r>
          </w:p>
        </w:tc>
        <w:tc>
          <w:tcPr>
            <w:tcW w:w="4604" w:type="dxa"/>
            <w:tcBorders>
              <w:top w:val="single" w:sz="4" w:space="0" w:color="auto"/>
            </w:tcBorders>
            <w:shd w:val="clear" w:color="auto" w:fill="auto"/>
          </w:tcPr>
          <w:p w14:paraId="1498000F"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51EC4929" w14:textId="77777777" w:rsidTr="004D3D8C">
        <w:tc>
          <w:tcPr>
            <w:tcW w:w="4638" w:type="dxa"/>
            <w:shd w:val="clear" w:color="auto" w:fill="auto"/>
          </w:tcPr>
          <w:p w14:paraId="0D0A26F1" w14:textId="77777777" w:rsidR="000C2DFD" w:rsidRPr="00191694" w:rsidRDefault="00A52317"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25-34</w:t>
            </w:r>
          </w:p>
        </w:tc>
        <w:tc>
          <w:tcPr>
            <w:tcW w:w="4604" w:type="dxa"/>
            <w:shd w:val="clear" w:color="auto" w:fill="auto"/>
          </w:tcPr>
          <w:p w14:paraId="5984ACF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6ED26F31" w14:textId="77777777" w:rsidTr="004D3D8C">
        <w:tc>
          <w:tcPr>
            <w:tcW w:w="4638" w:type="dxa"/>
            <w:shd w:val="clear" w:color="auto" w:fill="auto"/>
          </w:tcPr>
          <w:p w14:paraId="70BF8408" w14:textId="77777777" w:rsidR="000C2DFD" w:rsidRPr="00191694" w:rsidRDefault="00A52317"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35-44</w:t>
            </w:r>
          </w:p>
        </w:tc>
        <w:tc>
          <w:tcPr>
            <w:tcW w:w="4604" w:type="dxa"/>
            <w:shd w:val="clear" w:color="auto" w:fill="auto"/>
          </w:tcPr>
          <w:p w14:paraId="7E391473" w14:textId="77777777" w:rsidR="000C2DFD" w:rsidRPr="00191694" w:rsidRDefault="00CC0BC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5(55.6)</w:t>
            </w:r>
          </w:p>
        </w:tc>
      </w:tr>
      <w:tr w:rsidR="000C2DFD" w:rsidRPr="00191694" w14:paraId="3FA9EFD8" w14:textId="77777777" w:rsidTr="004D3D8C">
        <w:tc>
          <w:tcPr>
            <w:tcW w:w="4638" w:type="dxa"/>
            <w:shd w:val="clear" w:color="auto" w:fill="auto"/>
          </w:tcPr>
          <w:p w14:paraId="1A00AEE7" w14:textId="77777777" w:rsidR="000C2DFD" w:rsidRPr="00191694" w:rsidRDefault="00A52317"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45-54</w:t>
            </w:r>
          </w:p>
        </w:tc>
        <w:tc>
          <w:tcPr>
            <w:tcW w:w="4604" w:type="dxa"/>
            <w:shd w:val="clear" w:color="auto" w:fill="auto"/>
          </w:tcPr>
          <w:p w14:paraId="27429063" w14:textId="77777777" w:rsidR="000C2DFD" w:rsidRPr="00191694" w:rsidRDefault="00CC0BC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2(22.2)</w:t>
            </w:r>
          </w:p>
        </w:tc>
      </w:tr>
      <w:tr w:rsidR="000C2DFD" w:rsidRPr="00191694" w14:paraId="24A36F70" w14:textId="77777777" w:rsidTr="004D3D8C">
        <w:tc>
          <w:tcPr>
            <w:tcW w:w="4638" w:type="dxa"/>
            <w:shd w:val="clear" w:color="auto" w:fill="auto"/>
          </w:tcPr>
          <w:p w14:paraId="75630F0D" w14:textId="77777777" w:rsidR="000C2DFD" w:rsidRPr="00191694" w:rsidRDefault="00A52317"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≥55</w:t>
            </w:r>
          </w:p>
        </w:tc>
        <w:tc>
          <w:tcPr>
            <w:tcW w:w="4604" w:type="dxa"/>
            <w:shd w:val="clear" w:color="auto" w:fill="auto"/>
          </w:tcPr>
          <w:p w14:paraId="744560E7" w14:textId="77777777" w:rsidR="000C2DFD" w:rsidRPr="00191694" w:rsidRDefault="00CC0BC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0C2DFD" w:rsidRPr="00191694" w14:paraId="174CEC5B" w14:textId="77777777" w:rsidTr="004D3D8C">
        <w:tc>
          <w:tcPr>
            <w:tcW w:w="4638" w:type="dxa"/>
            <w:shd w:val="clear" w:color="auto" w:fill="auto"/>
          </w:tcPr>
          <w:p w14:paraId="2CF6D65C"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Marital status</w:t>
            </w:r>
          </w:p>
        </w:tc>
        <w:tc>
          <w:tcPr>
            <w:tcW w:w="4604" w:type="dxa"/>
            <w:shd w:val="clear" w:color="auto" w:fill="auto"/>
          </w:tcPr>
          <w:p w14:paraId="148A4384" w14:textId="77777777" w:rsidR="000C2DFD" w:rsidRPr="00191694" w:rsidRDefault="000C2DFD" w:rsidP="009C51E0">
            <w:pPr>
              <w:spacing w:after="0" w:line="276" w:lineRule="auto"/>
              <w:rPr>
                <w:rFonts w:ascii="Times New Roman" w:hAnsi="Times New Roman" w:cs="Times New Roman"/>
                <w:sz w:val="24"/>
                <w:szCs w:val="24"/>
              </w:rPr>
            </w:pPr>
          </w:p>
        </w:tc>
      </w:tr>
      <w:tr w:rsidR="000C2DFD" w:rsidRPr="00191694" w14:paraId="5CE1ADFB" w14:textId="77777777" w:rsidTr="004D3D8C">
        <w:tc>
          <w:tcPr>
            <w:tcW w:w="4638" w:type="dxa"/>
            <w:shd w:val="clear" w:color="auto" w:fill="auto"/>
          </w:tcPr>
          <w:p w14:paraId="7D142AE2" w14:textId="77777777" w:rsidR="000C2DFD" w:rsidRPr="00191694" w:rsidRDefault="00A52317"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Never in union</w:t>
            </w:r>
          </w:p>
        </w:tc>
        <w:tc>
          <w:tcPr>
            <w:tcW w:w="4604" w:type="dxa"/>
            <w:shd w:val="clear" w:color="auto" w:fill="auto"/>
          </w:tcPr>
          <w:p w14:paraId="09BE196A" w14:textId="77777777" w:rsidR="000C2DFD" w:rsidRPr="00191694" w:rsidRDefault="00CC0BC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35CAFAA2" w14:textId="77777777" w:rsidTr="004D3D8C">
        <w:tc>
          <w:tcPr>
            <w:tcW w:w="4638" w:type="dxa"/>
            <w:shd w:val="clear" w:color="auto" w:fill="auto"/>
          </w:tcPr>
          <w:p w14:paraId="58DC520B" w14:textId="77777777" w:rsidR="000C2DFD" w:rsidRPr="00191694" w:rsidRDefault="00A52317"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 xml:space="preserve">In monogamous union </w:t>
            </w:r>
          </w:p>
        </w:tc>
        <w:tc>
          <w:tcPr>
            <w:tcW w:w="4604" w:type="dxa"/>
            <w:shd w:val="clear" w:color="auto" w:fill="auto"/>
          </w:tcPr>
          <w:p w14:paraId="1744645D" w14:textId="77777777" w:rsidR="000C2DFD" w:rsidRPr="00191694" w:rsidRDefault="00CC0BC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8(88.9)</w:t>
            </w:r>
          </w:p>
        </w:tc>
      </w:tr>
      <w:tr w:rsidR="000C2DFD" w:rsidRPr="00191694" w14:paraId="78F38108" w14:textId="77777777" w:rsidTr="004D3D8C">
        <w:tc>
          <w:tcPr>
            <w:tcW w:w="4638" w:type="dxa"/>
            <w:shd w:val="clear" w:color="auto" w:fill="auto"/>
          </w:tcPr>
          <w:p w14:paraId="46FDF131" w14:textId="77777777" w:rsidR="000C2DFD" w:rsidRPr="00191694" w:rsidRDefault="00A52317"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In polygamous union</w:t>
            </w:r>
          </w:p>
        </w:tc>
        <w:tc>
          <w:tcPr>
            <w:tcW w:w="4604" w:type="dxa"/>
            <w:shd w:val="clear" w:color="auto" w:fill="auto"/>
          </w:tcPr>
          <w:p w14:paraId="171AC490" w14:textId="77777777" w:rsidR="000C2DFD" w:rsidRPr="00191694" w:rsidRDefault="00CC0BC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0C2DFD" w:rsidRPr="00191694" w14:paraId="520064BD" w14:textId="77777777" w:rsidTr="004D3D8C">
        <w:tc>
          <w:tcPr>
            <w:tcW w:w="4638" w:type="dxa"/>
            <w:shd w:val="clear" w:color="auto" w:fill="auto"/>
          </w:tcPr>
          <w:p w14:paraId="30A9FD01" w14:textId="77777777" w:rsidR="000C2DFD" w:rsidRPr="00191694" w:rsidRDefault="00A52317"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 xml:space="preserve">Widow/divorce/separated </w:t>
            </w:r>
          </w:p>
        </w:tc>
        <w:tc>
          <w:tcPr>
            <w:tcW w:w="4604" w:type="dxa"/>
            <w:shd w:val="clear" w:color="auto" w:fill="auto"/>
          </w:tcPr>
          <w:p w14:paraId="045BD4D3" w14:textId="77777777" w:rsidR="000C2DFD" w:rsidRPr="00191694" w:rsidRDefault="00CC0BC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0(0.0)</w:t>
            </w:r>
          </w:p>
        </w:tc>
      </w:tr>
      <w:tr w:rsidR="000C2DFD" w:rsidRPr="00191694" w14:paraId="3FCCC9C9" w14:textId="77777777" w:rsidTr="004D3D8C">
        <w:tc>
          <w:tcPr>
            <w:tcW w:w="4638" w:type="dxa"/>
            <w:shd w:val="clear" w:color="auto" w:fill="auto"/>
          </w:tcPr>
          <w:p w14:paraId="74258870"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Education level</w:t>
            </w:r>
          </w:p>
        </w:tc>
        <w:tc>
          <w:tcPr>
            <w:tcW w:w="4604" w:type="dxa"/>
            <w:shd w:val="clear" w:color="auto" w:fill="auto"/>
          </w:tcPr>
          <w:p w14:paraId="5EF03276" w14:textId="77777777" w:rsidR="000C2DFD" w:rsidRPr="00191694" w:rsidRDefault="000C2DFD" w:rsidP="009C51E0">
            <w:pPr>
              <w:spacing w:after="0" w:line="276" w:lineRule="auto"/>
              <w:rPr>
                <w:rFonts w:ascii="Times New Roman" w:hAnsi="Times New Roman" w:cs="Times New Roman"/>
                <w:sz w:val="24"/>
                <w:szCs w:val="24"/>
              </w:rPr>
            </w:pPr>
          </w:p>
        </w:tc>
      </w:tr>
      <w:tr w:rsidR="000C2DFD" w:rsidRPr="00191694" w14:paraId="3FC99F96" w14:textId="77777777" w:rsidTr="004D3D8C">
        <w:tc>
          <w:tcPr>
            <w:tcW w:w="4638" w:type="dxa"/>
            <w:shd w:val="clear" w:color="auto" w:fill="auto"/>
          </w:tcPr>
          <w:p w14:paraId="2E65F398" w14:textId="77777777" w:rsidR="000C2DFD" w:rsidRPr="00191694" w:rsidRDefault="00A52317"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None</w:t>
            </w:r>
          </w:p>
        </w:tc>
        <w:tc>
          <w:tcPr>
            <w:tcW w:w="4604" w:type="dxa"/>
            <w:shd w:val="clear" w:color="auto" w:fill="auto"/>
          </w:tcPr>
          <w:p w14:paraId="183EE450"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6103BB7E" w14:textId="77777777" w:rsidTr="004D3D8C">
        <w:tc>
          <w:tcPr>
            <w:tcW w:w="4638" w:type="dxa"/>
            <w:shd w:val="clear" w:color="auto" w:fill="auto"/>
          </w:tcPr>
          <w:p w14:paraId="34FC251E" w14:textId="77777777" w:rsidR="000C2DFD" w:rsidRPr="00191694" w:rsidRDefault="00A52317"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P</w:t>
            </w:r>
            <w:r w:rsidR="000C2DFD" w:rsidRPr="00191694">
              <w:rPr>
                <w:rFonts w:ascii="Times New Roman" w:hAnsi="Times New Roman" w:cs="Times New Roman"/>
                <w:sz w:val="24"/>
                <w:szCs w:val="24"/>
              </w:rPr>
              <w:t>rimary</w:t>
            </w:r>
          </w:p>
        </w:tc>
        <w:tc>
          <w:tcPr>
            <w:tcW w:w="4604" w:type="dxa"/>
            <w:shd w:val="clear" w:color="auto" w:fill="auto"/>
          </w:tcPr>
          <w:p w14:paraId="4828D1C1"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2(22.2)</w:t>
            </w:r>
          </w:p>
        </w:tc>
      </w:tr>
      <w:tr w:rsidR="000C2DFD" w:rsidRPr="00191694" w14:paraId="0626117C" w14:textId="77777777" w:rsidTr="004D3D8C">
        <w:tc>
          <w:tcPr>
            <w:tcW w:w="4638" w:type="dxa"/>
            <w:shd w:val="clear" w:color="auto" w:fill="auto"/>
          </w:tcPr>
          <w:p w14:paraId="673CBD91" w14:textId="77777777" w:rsidR="000C2DFD" w:rsidRPr="00191694" w:rsidRDefault="00A52317"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S</w:t>
            </w:r>
            <w:r w:rsidR="000C2DFD" w:rsidRPr="00191694">
              <w:rPr>
                <w:rFonts w:ascii="Times New Roman" w:hAnsi="Times New Roman" w:cs="Times New Roman"/>
                <w:sz w:val="24"/>
                <w:szCs w:val="24"/>
              </w:rPr>
              <w:t>econdary</w:t>
            </w:r>
          </w:p>
        </w:tc>
        <w:tc>
          <w:tcPr>
            <w:tcW w:w="4604" w:type="dxa"/>
            <w:shd w:val="clear" w:color="auto" w:fill="auto"/>
          </w:tcPr>
          <w:p w14:paraId="204159FD"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5(55.6)</w:t>
            </w:r>
          </w:p>
        </w:tc>
      </w:tr>
      <w:tr w:rsidR="000C2DFD" w:rsidRPr="00191694" w14:paraId="5E9753AE" w14:textId="77777777" w:rsidTr="004D3D8C">
        <w:tc>
          <w:tcPr>
            <w:tcW w:w="4638" w:type="dxa"/>
            <w:shd w:val="clear" w:color="auto" w:fill="auto"/>
          </w:tcPr>
          <w:p w14:paraId="7D797BF7" w14:textId="77777777" w:rsidR="000C2DFD" w:rsidRPr="00191694" w:rsidRDefault="00A52317"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Tertiary</w:t>
            </w:r>
          </w:p>
        </w:tc>
        <w:tc>
          <w:tcPr>
            <w:tcW w:w="4604" w:type="dxa"/>
            <w:shd w:val="clear" w:color="auto" w:fill="auto"/>
          </w:tcPr>
          <w:p w14:paraId="38959C3B" w14:textId="77777777" w:rsidR="000C2DFD" w:rsidRPr="00191694" w:rsidRDefault="00C87C87"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728AA416" w14:textId="77777777" w:rsidTr="004D3D8C">
        <w:tc>
          <w:tcPr>
            <w:tcW w:w="4638" w:type="dxa"/>
            <w:shd w:val="clear" w:color="auto" w:fill="auto"/>
          </w:tcPr>
          <w:p w14:paraId="6E7228A7"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Religion</w:t>
            </w:r>
          </w:p>
        </w:tc>
        <w:tc>
          <w:tcPr>
            <w:tcW w:w="4604" w:type="dxa"/>
            <w:shd w:val="clear" w:color="auto" w:fill="auto"/>
          </w:tcPr>
          <w:p w14:paraId="2C8E84D5" w14:textId="77777777" w:rsidR="000C2DFD" w:rsidRPr="00191694" w:rsidRDefault="000C2DFD" w:rsidP="009C51E0">
            <w:pPr>
              <w:spacing w:after="0" w:line="276" w:lineRule="auto"/>
              <w:rPr>
                <w:rFonts w:ascii="Times New Roman" w:hAnsi="Times New Roman" w:cs="Times New Roman"/>
                <w:sz w:val="24"/>
                <w:szCs w:val="24"/>
              </w:rPr>
            </w:pPr>
          </w:p>
        </w:tc>
      </w:tr>
      <w:tr w:rsidR="000C2DFD" w:rsidRPr="00191694" w14:paraId="1AAE4084" w14:textId="77777777" w:rsidTr="004D3D8C">
        <w:tc>
          <w:tcPr>
            <w:tcW w:w="4638" w:type="dxa"/>
            <w:shd w:val="clear" w:color="auto" w:fill="auto"/>
          </w:tcPr>
          <w:p w14:paraId="4BC5CF7C" w14:textId="77777777" w:rsidR="000C2DFD" w:rsidRPr="00191694" w:rsidRDefault="000C2DFD"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A52317" w:rsidRPr="00191694">
              <w:rPr>
                <w:rFonts w:ascii="Times New Roman" w:hAnsi="Times New Roman" w:cs="Times New Roman"/>
                <w:sz w:val="24"/>
                <w:szCs w:val="24"/>
              </w:rPr>
              <w:t xml:space="preserve">       </w:t>
            </w:r>
            <w:r w:rsidRPr="00191694">
              <w:rPr>
                <w:rFonts w:ascii="Times New Roman" w:hAnsi="Times New Roman" w:cs="Times New Roman"/>
                <w:sz w:val="24"/>
                <w:szCs w:val="24"/>
              </w:rPr>
              <w:t>None</w:t>
            </w:r>
          </w:p>
        </w:tc>
        <w:tc>
          <w:tcPr>
            <w:tcW w:w="4604" w:type="dxa"/>
            <w:shd w:val="clear" w:color="auto" w:fill="auto"/>
          </w:tcPr>
          <w:p w14:paraId="7EB5ACAC"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33A5C6F1" w14:textId="77777777" w:rsidTr="004D3D8C">
        <w:tc>
          <w:tcPr>
            <w:tcW w:w="4638" w:type="dxa"/>
            <w:shd w:val="clear" w:color="auto" w:fill="auto"/>
          </w:tcPr>
          <w:p w14:paraId="29EDCF83" w14:textId="77777777" w:rsidR="000C2DFD" w:rsidRPr="00191694" w:rsidRDefault="000C2DFD"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A52317" w:rsidRPr="00191694">
              <w:rPr>
                <w:rFonts w:ascii="Times New Roman" w:hAnsi="Times New Roman" w:cs="Times New Roman"/>
                <w:sz w:val="24"/>
                <w:szCs w:val="24"/>
              </w:rPr>
              <w:t xml:space="preserve">        </w:t>
            </w:r>
            <w:r w:rsidRPr="00191694">
              <w:rPr>
                <w:rFonts w:ascii="Times New Roman" w:hAnsi="Times New Roman" w:cs="Times New Roman"/>
                <w:sz w:val="24"/>
                <w:szCs w:val="24"/>
              </w:rPr>
              <w:t>Catholic</w:t>
            </w:r>
          </w:p>
        </w:tc>
        <w:tc>
          <w:tcPr>
            <w:tcW w:w="4604" w:type="dxa"/>
            <w:shd w:val="clear" w:color="auto" w:fill="auto"/>
          </w:tcPr>
          <w:p w14:paraId="233E99FA"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4(44.4)</w:t>
            </w:r>
          </w:p>
        </w:tc>
      </w:tr>
      <w:tr w:rsidR="000C2DFD" w:rsidRPr="00191694" w14:paraId="61E94CD7" w14:textId="77777777" w:rsidTr="004D3D8C">
        <w:tc>
          <w:tcPr>
            <w:tcW w:w="4638" w:type="dxa"/>
            <w:shd w:val="clear" w:color="auto" w:fill="auto"/>
          </w:tcPr>
          <w:p w14:paraId="79CDCB16" w14:textId="77777777" w:rsidR="000C2DFD" w:rsidRPr="00191694" w:rsidRDefault="000C2DFD"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A52317" w:rsidRPr="00191694">
              <w:rPr>
                <w:rFonts w:ascii="Times New Roman" w:hAnsi="Times New Roman" w:cs="Times New Roman"/>
                <w:sz w:val="24"/>
                <w:szCs w:val="24"/>
              </w:rPr>
              <w:t xml:space="preserve">        </w:t>
            </w:r>
            <w:r w:rsidRPr="00191694">
              <w:rPr>
                <w:rFonts w:ascii="Times New Roman" w:hAnsi="Times New Roman" w:cs="Times New Roman"/>
                <w:sz w:val="24"/>
                <w:szCs w:val="24"/>
              </w:rPr>
              <w:t>Protestant</w:t>
            </w:r>
          </w:p>
        </w:tc>
        <w:tc>
          <w:tcPr>
            <w:tcW w:w="4604" w:type="dxa"/>
            <w:shd w:val="clear" w:color="auto" w:fill="auto"/>
          </w:tcPr>
          <w:p w14:paraId="66F50C64"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4(44.4)</w:t>
            </w:r>
          </w:p>
        </w:tc>
      </w:tr>
      <w:tr w:rsidR="000C2DFD" w:rsidRPr="00191694" w14:paraId="627D56A0" w14:textId="77777777" w:rsidTr="004D3D8C">
        <w:tc>
          <w:tcPr>
            <w:tcW w:w="4638" w:type="dxa"/>
            <w:shd w:val="clear" w:color="auto" w:fill="auto"/>
          </w:tcPr>
          <w:p w14:paraId="4E35BF41" w14:textId="77777777" w:rsidR="000C2DFD" w:rsidRPr="00191694" w:rsidRDefault="000C2DFD" w:rsidP="009C51E0">
            <w:pPr>
              <w:spacing w:after="5"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A52317" w:rsidRPr="00191694">
              <w:rPr>
                <w:rFonts w:ascii="Times New Roman" w:hAnsi="Times New Roman" w:cs="Times New Roman"/>
                <w:sz w:val="24"/>
                <w:szCs w:val="24"/>
              </w:rPr>
              <w:t xml:space="preserve">        </w:t>
            </w:r>
            <w:r w:rsidRPr="00191694">
              <w:rPr>
                <w:rFonts w:ascii="Times New Roman" w:hAnsi="Times New Roman" w:cs="Times New Roman"/>
                <w:sz w:val="24"/>
                <w:szCs w:val="24"/>
              </w:rPr>
              <w:t xml:space="preserve"> Muslim</w:t>
            </w:r>
          </w:p>
        </w:tc>
        <w:tc>
          <w:tcPr>
            <w:tcW w:w="4604" w:type="dxa"/>
            <w:shd w:val="clear" w:color="auto" w:fill="auto"/>
          </w:tcPr>
          <w:p w14:paraId="7EF6F0B5" w14:textId="77777777" w:rsidR="000C2DFD" w:rsidRPr="00191694" w:rsidRDefault="000C2DFD" w:rsidP="009C51E0">
            <w:pPr>
              <w:spacing w:after="0" w:line="276" w:lineRule="auto"/>
              <w:rPr>
                <w:rFonts w:ascii="Times New Roman" w:hAnsi="Times New Roman" w:cs="Times New Roman"/>
                <w:sz w:val="24"/>
                <w:szCs w:val="24"/>
              </w:rPr>
            </w:pPr>
          </w:p>
        </w:tc>
      </w:tr>
      <w:tr w:rsidR="000C2DFD" w:rsidRPr="00191694" w14:paraId="318E1595" w14:textId="77777777" w:rsidTr="004D3D8C">
        <w:tc>
          <w:tcPr>
            <w:tcW w:w="4638" w:type="dxa"/>
            <w:shd w:val="clear" w:color="auto" w:fill="auto"/>
          </w:tcPr>
          <w:p w14:paraId="7D71102A"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lastRenderedPageBreak/>
              <w:t>Respondent category</w:t>
            </w:r>
          </w:p>
        </w:tc>
        <w:tc>
          <w:tcPr>
            <w:tcW w:w="4604" w:type="dxa"/>
            <w:shd w:val="clear" w:color="auto" w:fill="auto"/>
          </w:tcPr>
          <w:p w14:paraId="75860581" w14:textId="77777777" w:rsidR="000C2DFD" w:rsidRPr="00191694" w:rsidRDefault="000C2DFD" w:rsidP="009C51E0">
            <w:pPr>
              <w:spacing w:after="0" w:line="276" w:lineRule="auto"/>
              <w:rPr>
                <w:rFonts w:ascii="Times New Roman" w:hAnsi="Times New Roman" w:cs="Times New Roman"/>
                <w:sz w:val="24"/>
                <w:szCs w:val="24"/>
              </w:rPr>
            </w:pPr>
          </w:p>
        </w:tc>
      </w:tr>
      <w:tr w:rsidR="000C2DFD" w:rsidRPr="00191694" w14:paraId="2065BF37" w14:textId="77777777" w:rsidTr="004D3D8C">
        <w:tc>
          <w:tcPr>
            <w:tcW w:w="4638" w:type="dxa"/>
            <w:shd w:val="clear" w:color="auto" w:fill="auto"/>
          </w:tcPr>
          <w:p w14:paraId="32DEC860" w14:textId="77777777" w:rsidR="000C2DFD" w:rsidRPr="00191694" w:rsidRDefault="00A52317" w:rsidP="009C51E0">
            <w:pPr>
              <w:spacing w:after="0" w:line="276" w:lineRule="auto"/>
              <w:rPr>
                <w:rFonts w:ascii="Times New Roman" w:hAnsi="Times New Roman" w:cs="Times New Roman"/>
                <w:sz w:val="24"/>
                <w:szCs w:val="24"/>
              </w:rPr>
            </w:pPr>
            <w:r w:rsidRPr="00191694">
              <w:rPr>
                <w:rFonts w:ascii="Times New Roman" w:eastAsia="Times New Roman" w:hAnsi="Times New Roman" w:cs="Times New Roman"/>
                <w:color w:val="000000"/>
                <w:sz w:val="24"/>
                <w:szCs w:val="24"/>
              </w:rPr>
              <w:t xml:space="preserve">           </w:t>
            </w:r>
            <w:r w:rsidR="000C2DFD" w:rsidRPr="00191694">
              <w:rPr>
                <w:rFonts w:ascii="Times New Roman" w:eastAsia="Times New Roman" w:hAnsi="Times New Roman" w:cs="Times New Roman"/>
                <w:color w:val="000000"/>
                <w:sz w:val="24"/>
                <w:szCs w:val="24"/>
              </w:rPr>
              <w:t>Prison staff/Warden</w:t>
            </w:r>
          </w:p>
        </w:tc>
        <w:tc>
          <w:tcPr>
            <w:tcW w:w="4604" w:type="dxa"/>
            <w:shd w:val="clear" w:color="auto" w:fill="auto"/>
          </w:tcPr>
          <w:p w14:paraId="27B9DD26"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3(33.3)</w:t>
            </w:r>
          </w:p>
        </w:tc>
      </w:tr>
      <w:tr w:rsidR="000C2DFD" w:rsidRPr="00191694" w14:paraId="5708B0E8" w14:textId="77777777" w:rsidTr="004D3D8C">
        <w:tc>
          <w:tcPr>
            <w:tcW w:w="4638" w:type="dxa"/>
            <w:shd w:val="clear" w:color="auto" w:fill="auto"/>
          </w:tcPr>
          <w:p w14:paraId="7A657499" w14:textId="77777777" w:rsidR="000C2DFD" w:rsidRPr="00191694" w:rsidRDefault="00A52317"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Prisoner</w:t>
            </w:r>
          </w:p>
        </w:tc>
        <w:tc>
          <w:tcPr>
            <w:tcW w:w="4604" w:type="dxa"/>
            <w:shd w:val="clear" w:color="auto" w:fill="auto"/>
          </w:tcPr>
          <w:p w14:paraId="213706B2"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4(44.4)</w:t>
            </w:r>
          </w:p>
        </w:tc>
      </w:tr>
      <w:tr w:rsidR="000C2DFD" w:rsidRPr="00191694" w14:paraId="0A618064" w14:textId="77777777" w:rsidTr="004D3D8C">
        <w:tc>
          <w:tcPr>
            <w:tcW w:w="4638" w:type="dxa"/>
            <w:tcBorders>
              <w:bottom w:val="single" w:sz="4" w:space="0" w:color="auto"/>
            </w:tcBorders>
            <w:shd w:val="clear" w:color="auto" w:fill="auto"/>
          </w:tcPr>
          <w:p w14:paraId="037790BF" w14:textId="77777777" w:rsidR="000C2DFD" w:rsidRPr="00191694" w:rsidRDefault="00A52317"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           </w:t>
            </w:r>
            <w:r w:rsidR="000C2DFD" w:rsidRPr="00191694">
              <w:rPr>
                <w:rFonts w:ascii="Times New Roman" w:hAnsi="Times New Roman" w:cs="Times New Roman"/>
                <w:sz w:val="24"/>
                <w:szCs w:val="24"/>
              </w:rPr>
              <w:t>Other</w:t>
            </w:r>
          </w:p>
        </w:tc>
        <w:tc>
          <w:tcPr>
            <w:tcW w:w="4604" w:type="dxa"/>
            <w:tcBorders>
              <w:bottom w:val="single" w:sz="4" w:space="0" w:color="auto"/>
            </w:tcBorders>
            <w:shd w:val="clear" w:color="auto" w:fill="auto"/>
          </w:tcPr>
          <w:p w14:paraId="1CF8A869" w14:textId="77777777" w:rsidR="000C2DFD" w:rsidRPr="00191694" w:rsidRDefault="00CC0BC3"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2(22.2)</w:t>
            </w:r>
          </w:p>
        </w:tc>
      </w:tr>
      <w:bookmarkEnd w:id="164"/>
    </w:tbl>
    <w:p w14:paraId="5987314D" w14:textId="77777777" w:rsidR="000C2DFD" w:rsidRPr="00191694" w:rsidRDefault="000C2DFD" w:rsidP="009C51E0">
      <w:pPr>
        <w:spacing w:after="5" w:line="276" w:lineRule="auto"/>
        <w:ind w:left="1440"/>
        <w:contextualSpacing/>
        <w:rPr>
          <w:rFonts w:ascii="Times New Roman" w:eastAsia="Times New Roman" w:hAnsi="Times New Roman" w:cs="Times New Roman"/>
          <w:color w:val="000000"/>
          <w:sz w:val="24"/>
          <w:szCs w:val="24"/>
          <w:lang w:val="en-US"/>
        </w:rPr>
      </w:pPr>
    </w:p>
    <w:p w14:paraId="327B40EC" w14:textId="77777777" w:rsidR="000C2DFD" w:rsidRPr="00191694" w:rsidRDefault="000C2DFD" w:rsidP="009C51E0">
      <w:pPr>
        <w:spacing w:line="276" w:lineRule="auto"/>
        <w:rPr>
          <w:rFonts w:ascii="Times New Roman" w:hAnsi="Times New Roman" w:cs="Times New Roman"/>
          <w:b/>
          <w:sz w:val="24"/>
          <w:szCs w:val="24"/>
        </w:rPr>
      </w:pPr>
      <w:bookmarkStart w:id="165" w:name="_Hlk1134770"/>
      <w:r w:rsidRPr="00191694">
        <w:rPr>
          <w:rFonts w:ascii="Times New Roman" w:hAnsi="Times New Roman" w:cs="Times New Roman"/>
          <w:b/>
          <w:sz w:val="24"/>
          <w:szCs w:val="24"/>
        </w:rPr>
        <w:t xml:space="preserve">Clinical characteristics of Hepatitis B positive </w:t>
      </w:r>
      <w:r w:rsidR="00A52317" w:rsidRPr="00191694">
        <w:rPr>
          <w:rFonts w:ascii="Times New Roman" w:hAnsi="Times New Roman" w:cs="Times New Roman"/>
          <w:b/>
          <w:sz w:val="24"/>
          <w:szCs w:val="24"/>
        </w:rPr>
        <w:t>cases in the prisons</w:t>
      </w:r>
    </w:p>
    <w:bookmarkEnd w:id="165"/>
    <w:p w14:paraId="3D76716E" w14:textId="77777777" w:rsidR="004D3D8C" w:rsidRPr="00191694" w:rsidRDefault="004D3D8C"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Table:</w:t>
      </w:r>
      <w:r w:rsidRPr="00191694">
        <w:rPr>
          <w:rFonts w:ascii="Times New Roman" w:hAnsi="Times New Roman" w:cs="Times New Roman"/>
          <w:b/>
          <w:sz w:val="24"/>
          <w:szCs w:val="24"/>
        </w:rPr>
        <w:t xml:space="preserve"> </w:t>
      </w:r>
      <w:r w:rsidRPr="00191694">
        <w:rPr>
          <w:rFonts w:ascii="Times New Roman" w:hAnsi="Times New Roman" w:cs="Times New Roman"/>
          <w:sz w:val="24"/>
          <w:szCs w:val="24"/>
        </w:rPr>
        <w:t>Risk factors of Hepatitis B positive cases in the prisons Baringo and Elgeyo-Marakwet Counties, Kenya, 2019</w:t>
      </w:r>
    </w:p>
    <w:tbl>
      <w:tblPr>
        <w:tblW w:w="0" w:type="auto"/>
        <w:tblLook w:val="04A0" w:firstRow="1" w:lastRow="0" w:firstColumn="1" w:lastColumn="0" w:noHBand="0" w:noVBand="1"/>
      </w:tblPr>
      <w:tblGrid>
        <w:gridCol w:w="4675"/>
        <w:gridCol w:w="4675"/>
      </w:tblGrid>
      <w:tr w:rsidR="000C2DFD" w:rsidRPr="00191694" w14:paraId="7A9FB8D7" w14:textId="77777777" w:rsidTr="004D3D8C">
        <w:tc>
          <w:tcPr>
            <w:tcW w:w="4675" w:type="dxa"/>
            <w:tcBorders>
              <w:top w:val="single" w:sz="4" w:space="0" w:color="auto"/>
              <w:bottom w:val="single" w:sz="4" w:space="0" w:color="auto"/>
            </w:tcBorders>
            <w:shd w:val="clear" w:color="auto" w:fill="auto"/>
            <w:vAlign w:val="bottom"/>
          </w:tcPr>
          <w:p w14:paraId="03EA5EAF" w14:textId="77777777" w:rsidR="000C2DFD" w:rsidRPr="00191694" w:rsidRDefault="000C2DFD" w:rsidP="009C51E0">
            <w:pPr>
              <w:spacing w:after="0" w:line="276" w:lineRule="auto"/>
              <w:rPr>
                <w:rFonts w:ascii="Times New Roman" w:eastAsia="Times New Roman" w:hAnsi="Times New Roman" w:cs="Times New Roman"/>
                <w:b/>
                <w:color w:val="000000"/>
                <w:sz w:val="24"/>
                <w:szCs w:val="24"/>
              </w:rPr>
            </w:pPr>
            <w:r w:rsidRPr="00191694">
              <w:rPr>
                <w:rFonts w:ascii="Times New Roman" w:eastAsia="Times New Roman" w:hAnsi="Times New Roman" w:cs="Times New Roman"/>
                <w:b/>
                <w:color w:val="000000"/>
                <w:sz w:val="24"/>
                <w:szCs w:val="24"/>
              </w:rPr>
              <w:t xml:space="preserve">Signs and symptoms </w:t>
            </w:r>
          </w:p>
        </w:tc>
        <w:tc>
          <w:tcPr>
            <w:tcW w:w="4675" w:type="dxa"/>
            <w:tcBorders>
              <w:top w:val="single" w:sz="4" w:space="0" w:color="auto"/>
              <w:bottom w:val="single" w:sz="4" w:space="0" w:color="auto"/>
            </w:tcBorders>
            <w:shd w:val="clear" w:color="auto" w:fill="auto"/>
          </w:tcPr>
          <w:p w14:paraId="513F0B42" w14:textId="77777777" w:rsidR="000C2DFD" w:rsidRPr="00191694" w:rsidRDefault="0067212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Frequency (%)</w:t>
            </w:r>
          </w:p>
        </w:tc>
      </w:tr>
      <w:tr w:rsidR="000C2DFD" w:rsidRPr="00191694" w14:paraId="444878CE" w14:textId="77777777" w:rsidTr="004D3D8C">
        <w:tc>
          <w:tcPr>
            <w:tcW w:w="4675" w:type="dxa"/>
            <w:tcBorders>
              <w:top w:val="single" w:sz="4" w:space="0" w:color="auto"/>
            </w:tcBorders>
            <w:shd w:val="clear" w:color="auto" w:fill="auto"/>
            <w:vAlign w:val="bottom"/>
          </w:tcPr>
          <w:p w14:paraId="5C831673"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eastAsia="Times New Roman" w:hAnsi="Times New Roman" w:cs="Times New Roman"/>
                <w:color w:val="000000"/>
                <w:sz w:val="24"/>
                <w:szCs w:val="24"/>
              </w:rPr>
              <w:t>Jaundice</w:t>
            </w:r>
          </w:p>
        </w:tc>
        <w:tc>
          <w:tcPr>
            <w:tcW w:w="4675" w:type="dxa"/>
            <w:tcBorders>
              <w:top w:val="single" w:sz="4" w:space="0" w:color="auto"/>
            </w:tcBorders>
            <w:shd w:val="clear" w:color="auto" w:fill="auto"/>
          </w:tcPr>
          <w:p w14:paraId="2C012DD8"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3(33.3)</w:t>
            </w:r>
          </w:p>
        </w:tc>
      </w:tr>
      <w:tr w:rsidR="000C2DFD" w:rsidRPr="00191694" w14:paraId="1EC057D7" w14:textId="77777777" w:rsidTr="004D3D8C">
        <w:tc>
          <w:tcPr>
            <w:tcW w:w="4675" w:type="dxa"/>
            <w:shd w:val="clear" w:color="auto" w:fill="auto"/>
            <w:vAlign w:val="bottom"/>
          </w:tcPr>
          <w:p w14:paraId="2B4F5FA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eastAsia="Times New Roman" w:hAnsi="Times New Roman" w:cs="Times New Roman"/>
                <w:color w:val="000000"/>
                <w:sz w:val="24"/>
                <w:szCs w:val="24"/>
              </w:rPr>
              <w:t>Fever</w:t>
            </w:r>
          </w:p>
        </w:tc>
        <w:tc>
          <w:tcPr>
            <w:tcW w:w="4675" w:type="dxa"/>
            <w:shd w:val="clear" w:color="auto" w:fill="auto"/>
          </w:tcPr>
          <w:p w14:paraId="1F15B4A8"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0782F675" w14:textId="77777777" w:rsidTr="004D3D8C">
        <w:tc>
          <w:tcPr>
            <w:tcW w:w="4675" w:type="dxa"/>
            <w:shd w:val="clear" w:color="auto" w:fill="auto"/>
            <w:vAlign w:val="bottom"/>
          </w:tcPr>
          <w:p w14:paraId="53F69F88"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eastAsia="Times New Roman" w:hAnsi="Times New Roman" w:cs="Times New Roman"/>
                <w:color w:val="000000"/>
                <w:sz w:val="24"/>
                <w:szCs w:val="24"/>
              </w:rPr>
              <w:t>Dark Urine</w:t>
            </w:r>
          </w:p>
        </w:tc>
        <w:tc>
          <w:tcPr>
            <w:tcW w:w="4675" w:type="dxa"/>
            <w:shd w:val="clear" w:color="auto" w:fill="auto"/>
          </w:tcPr>
          <w:p w14:paraId="375308BC"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1EB700CB" w14:textId="77777777" w:rsidTr="004D3D8C">
        <w:tc>
          <w:tcPr>
            <w:tcW w:w="4675" w:type="dxa"/>
            <w:shd w:val="clear" w:color="auto" w:fill="auto"/>
            <w:vAlign w:val="bottom"/>
          </w:tcPr>
          <w:p w14:paraId="46359808"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eastAsia="Times New Roman" w:hAnsi="Times New Roman" w:cs="Times New Roman"/>
                <w:color w:val="000000"/>
                <w:sz w:val="24"/>
                <w:szCs w:val="24"/>
              </w:rPr>
              <w:t>Abdominal Pain</w:t>
            </w:r>
          </w:p>
        </w:tc>
        <w:tc>
          <w:tcPr>
            <w:tcW w:w="4675" w:type="dxa"/>
            <w:shd w:val="clear" w:color="auto" w:fill="auto"/>
          </w:tcPr>
          <w:p w14:paraId="11164739"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0C2DFD" w:rsidRPr="00191694" w14:paraId="43470AE2" w14:textId="77777777" w:rsidTr="004D3D8C">
        <w:tc>
          <w:tcPr>
            <w:tcW w:w="4675" w:type="dxa"/>
            <w:shd w:val="clear" w:color="auto" w:fill="auto"/>
            <w:vAlign w:val="bottom"/>
          </w:tcPr>
          <w:p w14:paraId="6DA6303A"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eastAsia="Times New Roman" w:hAnsi="Times New Roman" w:cs="Times New Roman"/>
                <w:color w:val="000000"/>
                <w:sz w:val="24"/>
                <w:szCs w:val="24"/>
              </w:rPr>
              <w:t>Loss of Appetite</w:t>
            </w:r>
          </w:p>
        </w:tc>
        <w:tc>
          <w:tcPr>
            <w:tcW w:w="4675" w:type="dxa"/>
            <w:shd w:val="clear" w:color="auto" w:fill="auto"/>
          </w:tcPr>
          <w:p w14:paraId="1B952206"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2(22.2)</w:t>
            </w:r>
          </w:p>
        </w:tc>
      </w:tr>
      <w:tr w:rsidR="000C2DFD" w:rsidRPr="00191694" w14:paraId="46CC5CBD" w14:textId="77777777" w:rsidTr="004D3D8C">
        <w:tc>
          <w:tcPr>
            <w:tcW w:w="4675" w:type="dxa"/>
            <w:shd w:val="clear" w:color="auto" w:fill="auto"/>
          </w:tcPr>
          <w:p w14:paraId="17795D9D"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Ever been diagnosed with Hepatitis before</w:t>
            </w:r>
          </w:p>
        </w:tc>
        <w:tc>
          <w:tcPr>
            <w:tcW w:w="4675" w:type="dxa"/>
            <w:shd w:val="clear" w:color="auto" w:fill="auto"/>
          </w:tcPr>
          <w:p w14:paraId="26091DE3" w14:textId="77777777" w:rsidR="000C2DFD" w:rsidRPr="00191694" w:rsidRDefault="000C2DFD" w:rsidP="009C51E0">
            <w:pPr>
              <w:spacing w:after="0" w:line="276" w:lineRule="auto"/>
              <w:rPr>
                <w:rFonts w:ascii="Times New Roman" w:hAnsi="Times New Roman" w:cs="Times New Roman"/>
                <w:sz w:val="24"/>
                <w:szCs w:val="24"/>
              </w:rPr>
            </w:pPr>
          </w:p>
        </w:tc>
      </w:tr>
      <w:tr w:rsidR="000C2DFD" w:rsidRPr="00191694" w14:paraId="65220388" w14:textId="77777777" w:rsidTr="004D3D8C">
        <w:tc>
          <w:tcPr>
            <w:tcW w:w="4675" w:type="dxa"/>
            <w:shd w:val="clear" w:color="auto" w:fill="auto"/>
          </w:tcPr>
          <w:p w14:paraId="290E9F3F"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shd w:val="clear" w:color="auto" w:fill="auto"/>
          </w:tcPr>
          <w:p w14:paraId="30FFEC89"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2(22.2)</w:t>
            </w:r>
          </w:p>
        </w:tc>
      </w:tr>
      <w:tr w:rsidR="000C2DFD" w:rsidRPr="00191694" w14:paraId="32D0A916" w14:textId="77777777" w:rsidTr="004D3D8C">
        <w:tc>
          <w:tcPr>
            <w:tcW w:w="4675" w:type="dxa"/>
            <w:shd w:val="clear" w:color="auto" w:fill="auto"/>
          </w:tcPr>
          <w:p w14:paraId="64EE6859"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Undergone surgical procedure</w:t>
            </w:r>
          </w:p>
        </w:tc>
        <w:tc>
          <w:tcPr>
            <w:tcW w:w="4675" w:type="dxa"/>
            <w:shd w:val="clear" w:color="auto" w:fill="auto"/>
          </w:tcPr>
          <w:p w14:paraId="29260669" w14:textId="77777777" w:rsidR="000C2DFD" w:rsidRPr="00191694" w:rsidRDefault="000C2DFD" w:rsidP="009C51E0">
            <w:pPr>
              <w:spacing w:after="0" w:line="276" w:lineRule="auto"/>
              <w:rPr>
                <w:rFonts w:ascii="Times New Roman" w:hAnsi="Times New Roman" w:cs="Times New Roman"/>
                <w:sz w:val="24"/>
                <w:szCs w:val="24"/>
              </w:rPr>
            </w:pPr>
          </w:p>
        </w:tc>
      </w:tr>
      <w:tr w:rsidR="000C2DFD" w:rsidRPr="00191694" w14:paraId="260D76BB" w14:textId="77777777" w:rsidTr="004D3D8C">
        <w:tc>
          <w:tcPr>
            <w:tcW w:w="4675" w:type="dxa"/>
            <w:shd w:val="clear" w:color="auto" w:fill="auto"/>
          </w:tcPr>
          <w:p w14:paraId="09F37AA6"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shd w:val="clear" w:color="auto" w:fill="auto"/>
          </w:tcPr>
          <w:p w14:paraId="5CB4FAFC"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3(33.3)</w:t>
            </w:r>
          </w:p>
        </w:tc>
      </w:tr>
      <w:tr w:rsidR="000C2DFD" w:rsidRPr="00191694" w14:paraId="4945747B" w14:textId="77777777" w:rsidTr="004D3D8C">
        <w:tc>
          <w:tcPr>
            <w:tcW w:w="4675" w:type="dxa"/>
            <w:shd w:val="clear" w:color="auto" w:fill="auto"/>
          </w:tcPr>
          <w:p w14:paraId="6D90ADF6" w14:textId="77777777" w:rsidR="000C2DFD" w:rsidRPr="00191694" w:rsidRDefault="000C2DFD"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Ever been vaccinated against Hepatitis B</w:t>
            </w:r>
          </w:p>
        </w:tc>
        <w:tc>
          <w:tcPr>
            <w:tcW w:w="4675" w:type="dxa"/>
            <w:shd w:val="clear" w:color="auto" w:fill="auto"/>
          </w:tcPr>
          <w:p w14:paraId="626EA1E3" w14:textId="77777777" w:rsidR="000C2DFD" w:rsidRPr="00191694" w:rsidRDefault="000C2DFD" w:rsidP="009C51E0">
            <w:pPr>
              <w:spacing w:after="0" w:line="276" w:lineRule="auto"/>
              <w:rPr>
                <w:rFonts w:ascii="Times New Roman" w:hAnsi="Times New Roman" w:cs="Times New Roman"/>
                <w:sz w:val="24"/>
                <w:szCs w:val="24"/>
              </w:rPr>
            </w:pPr>
          </w:p>
        </w:tc>
      </w:tr>
      <w:tr w:rsidR="000C2DFD" w:rsidRPr="00191694" w14:paraId="31503841" w14:textId="77777777" w:rsidTr="004D3D8C">
        <w:tc>
          <w:tcPr>
            <w:tcW w:w="4675" w:type="dxa"/>
            <w:shd w:val="clear" w:color="auto" w:fill="auto"/>
          </w:tcPr>
          <w:p w14:paraId="0892658F" w14:textId="77777777" w:rsidR="000C2DFD" w:rsidRPr="00191694" w:rsidRDefault="000C2DFD"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shd w:val="clear" w:color="auto" w:fill="auto"/>
          </w:tcPr>
          <w:p w14:paraId="734ECE60" w14:textId="77777777" w:rsidR="000C2DFD"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672121" w:rsidRPr="00191694" w14:paraId="508A86E9" w14:textId="77777777" w:rsidTr="004D3D8C">
        <w:tc>
          <w:tcPr>
            <w:tcW w:w="4675" w:type="dxa"/>
            <w:shd w:val="clear" w:color="auto" w:fill="auto"/>
          </w:tcPr>
          <w:p w14:paraId="6D8AE75C" w14:textId="77777777" w:rsidR="00672121" w:rsidRPr="00191694" w:rsidRDefault="0067212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Sharing grooming effects</w:t>
            </w:r>
          </w:p>
        </w:tc>
        <w:tc>
          <w:tcPr>
            <w:tcW w:w="4675" w:type="dxa"/>
            <w:shd w:val="clear" w:color="auto" w:fill="auto"/>
          </w:tcPr>
          <w:p w14:paraId="04DA94C9" w14:textId="77777777" w:rsidR="00672121" w:rsidRPr="00191694" w:rsidRDefault="00672121" w:rsidP="009C51E0">
            <w:pPr>
              <w:spacing w:after="0" w:line="276" w:lineRule="auto"/>
              <w:rPr>
                <w:rFonts w:ascii="Times New Roman" w:hAnsi="Times New Roman" w:cs="Times New Roman"/>
                <w:sz w:val="24"/>
                <w:szCs w:val="24"/>
              </w:rPr>
            </w:pPr>
          </w:p>
        </w:tc>
      </w:tr>
      <w:tr w:rsidR="00672121" w:rsidRPr="00191694" w14:paraId="7F2139FA" w14:textId="77777777" w:rsidTr="004D3D8C">
        <w:tc>
          <w:tcPr>
            <w:tcW w:w="4675" w:type="dxa"/>
            <w:shd w:val="clear" w:color="auto" w:fill="auto"/>
          </w:tcPr>
          <w:p w14:paraId="6D6672B5" w14:textId="77777777" w:rsidR="00672121"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shd w:val="clear" w:color="auto" w:fill="auto"/>
          </w:tcPr>
          <w:p w14:paraId="0E4B7056" w14:textId="77777777" w:rsidR="00672121"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2(22.2)</w:t>
            </w:r>
          </w:p>
        </w:tc>
      </w:tr>
      <w:tr w:rsidR="00672121" w:rsidRPr="00191694" w14:paraId="0A0E1ABA" w14:textId="77777777" w:rsidTr="004D3D8C">
        <w:tc>
          <w:tcPr>
            <w:tcW w:w="4675" w:type="dxa"/>
            <w:shd w:val="clear" w:color="auto" w:fill="auto"/>
          </w:tcPr>
          <w:p w14:paraId="38BA2880" w14:textId="77777777" w:rsidR="00672121" w:rsidRPr="00191694" w:rsidRDefault="00672121"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How long been in prison</w:t>
            </w:r>
          </w:p>
        </w:tc>
        <w:tc>
          <w:tcPr>
            <w:tcW w:w="4675" w:type="dxa"/>
            <w:shd w:val="clear" w:color="auto" w:fill="auto"/>
          </w:tcPr>
          <w:p w14:paraId="58B099EE" w14:textId="77777777" w:rsidR="00672121" w:rsidRPr="00191694" w:rsidRDefault="00672121" w:rsidP="009C51E0">
            <w:pPr>
              <w:spacing w:after="0" w:line="276" w:lineRule="auto"/>
              <w:rPr>
                <w:rFonts w:ascii="Times New Roman" w:hAnsi="Times New Roman" w:cs="Times New Roman"/>
                <w:sz w:val="24"/>
                <w:szCs w:val="24"/>
              </w:rPr>
            </w:pPr>
          </w:p>
        </w:tc>
      </w:tr>
      <w:tr w:rsidR="00672121" w:rsidRPr="00191694" w14:paraId="4158D5F5" w14:textId="77777777" w:rsidTr="004D3D8C">
        <w:tc>
          <w:tcPr>
            <w:tcW w:w="4675" w:type="dxa"/>
            <w:shd w:val="clear" w:color="auto" w:fill="auto"/>
          </w:tcPr>
          <w:p w14:paraId="5A240E30" w14:textId="77777777" w:rsidR="00672121"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&lt;6</w:t>
            </w:r>
          </w:p>
        </w:tc>
        <w:tc>
          <w:tcPr>
            <w:tcW w:w="4675" w:type="dxa"/>
            <w:shd w:val="clear" w:color="auto" w:fill="auto"/>
          </w:tcPr>
          <w:p w14:paraId="34411F41" w14:textId="77777777" w:rsidR="00672121"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w:t>
            </w:r>
            <w:r w:rsidR="005A3DC6" w:rsidRPr="00191694">
              <w:rPr>
                <w:rFonts w:ascii="Times New Roman" w:hAnsi="Times New Roman" w:cs="Times New Roman"/>
                <w:sz w:val="24"/>
                <w:szCs w:val="24"/>
              </w:rPr>
              <w:t>(11.1)</w:t>
            </w:r>
          </w:p>
        </w:tc>
      </w:tr>
      <w:tr w:rsidR="00672121" w:rsidRPr="00191694" w14:paraId="3F4D53B3" w14:textId="77777777" w:rsidTr="004D3D8C">
        <w:tc>
          <w:tcPr>
            <w:tcW w:w="4675" w:type="dxa"/>
            <w:shd w:val="clear" w:color="auto" w:fill="auto"/>
          </w:tcPr>
          <w:p w14:paraId="0814ED93" w14:textId="77777777" w:rsidR="00672121" w:rsidRPr="00191694" w:rsidRDefault="00672121"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&gt;6</w:t>
            </w:r>
          </w:p>
        </w:tc>
        <w:tc>
          <w:tcPr>
            <w:tcW w:w="4675" w:type="dxa"/>
            <w:shd w:val="clear" w:color="auto" w:fill="auto"/>
          </w:tcPr>
          <w:p w14:paraId="25EAE484" w14:textId="77777777" w:rsidR="00672121"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8(88.9)</w:t>
            </w:r>
          </w:p>
        </w:tc>
      </w:tr>
      <w:tr w:rsidR="00672121" w:rsidRPr="00191694" w14:paraId="5465944E" w14:textId="77777777" w:rsidTr="004D3D8C">
        <w:tc>
          <w:tcPr>
            <w:tcW w:w="4675" w:type="dxa"/>
            <w:shd w:val="clear" w:color="auto" w:fill="auto"/>
          </w:tcPr>
          <w:p w14:paraId="1490D944" w14:textId="77777777" w:rsidR="00672121" w:rsidRPr="00191694" w:rsidRDefault="005A3DC6"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Number of lifetime partners</w:t>
            </w:r>
          </w:p>
        </w:tc>
        <w:tc>
          <w:tcPr>
            <w:tcW w:w="4675" w:type="dxa"/>
            <w:shd w:val="clear" w:color="auto" w:fill="auto"/>
          </w:tcPr>
          <w:p w14:paraId="13EBB403" w14:textId="77777777" w:rsidR="00672121" w:rsidRPr="00191694" w:rsidRDefault="00672121" w:rsidP="009C51E0">
            <w:pPr>
              <w:spacing w:after="0" w:line="276" w:lineRule="auto"/>
              <w:rPr>
                <w:rFonts w:ascii="Times New Roman" w:hAnsi="Times New Roman" w:cs="Times New Roman"/>
                <w:sz w:val="24"/>
                <w:szCs w:val="24"/>
              </w:rPr>
            </w:pPr>
          </w:p>
        </w:tc>
      </w:tr>
      <w:tr w:rsidR="005A3DC6" w:rsidRPr="00191694" w14:paraId="7EADF2CA" w14:textId="77777777" w:rsidTr="004D3D8C">
        <w:tc>
          <w:tcPr>
            <w:tcW w:w="4675" w:type="dxa"/>
            <w:shd w:val="clear" w:color="auto" w:fill="auto"/>
          </w:tcPr>
          <w:p w14:paraId="57F75D89"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w:t>
            </w:r>
          </w:p>
        </w:tc>
        <w:tc>
          <w:tcPr>
            <w:tcW w:w="4675" w:type="dxa"/>
            <w:shd w:val="clear" w:color="auto" w:fill="auto"/>
          </w:tcPr>
          <w:p w14:paraId="47CC2B82"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5A3DC6" w:rsidRPr="00191694" w14:paraId="7434D46E" w14:textId="77777777" w:rsidTr="004D3D8C">
        <w:tc>
          <w:tcPr>
            <w:tcW w:w="4675" w:type="dxa"/>
            <w:shd w:val="clear" w:color="auto" w:fill="auto"/>
          </w:tcPr>
          <w:p w14:paraId="7248240B"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w:t>
            </w:r>
          </w:p>
        </w:tc>
        <w:tc>
          <w:tcPr>
            <w:tcW w:w="4675" w:type="dxa"/>
            <w:shd w:val="clear" w:color="auto" w:fill="auto"/>
          </w:tcPr>
          <w:p w14:paraId="549BB327"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2(22.2)</w:t>
            </w:r>
          </w:p>
        </w:tc>
      </w:tr>
      <w:tr w:rsidR="005A3DC6" w:rsidRPr="00191694" w14:paraId="177F12DB" w14:textId="77777777" w:rsidTr="004D3D8C">
        <w:tc>
          <w:tcPr>
            <w:tcW w:w="4675" w:type="dxa"/>
            <w:shd w:val="clear" w:color="auto" w:fill="auto"/>
          </w:tcPr>
          <w:p w14:paraId="29C66411"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w:t>
            </w:r>
          </w:p>
        </w:tc>
        <w:tc>
          <w:tcPr>
            <w:tcW w:w="4675" w:type="dxa"/>
            <w:shd w:val="clear" w:color="auto" w:fill="auto"/>
          </w:tcPr>
          <w:p w14:paraId="3AF9AD6D"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6(66.6)</w:t>
            </w:r>
          </w:p>
        </w:tc>
      </w:tr>
      <w:tr w:rsidR="005A3DC6" w:rsidRPr="00191694" w14:paraId="08FF71FA" w14:textId="77777777" w:rsidTr="004D3D8C">
        <w:tc>
          <w:tcPr>
            <w:tcW w:w="4675" w:type="dxa"/>
            <w:shd w:val="clear" w:color="auto" w:fill="auto"/>
          </w:tcPr>
          <w:p w14:paraId="01031063" w14:textId="77777777" w:rsidR="005A3DC6" w:rsidRPr="00191694" w:rsidRDefault="005A3DC6"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Accidental prick</w:t>
            </w:r>
          </w:p>
        </w:tc>
        <w:tc>
          <w:tcPr>
            <w:tcW w:w="4675" w:type="dxa"/>
            <w:shd w:val="clear" w:color="auto" w:fill="auto"/>
          </w:tcPr>
          <w:p w14:paraId="6D985B9C" w14:textId="77777777" w:rsidR="005A3DC6" w:rsidRPr="00191694" w:rsidRDefault="005A3DC6" w:rsidP="009C51E0">
            <w:pPr>
              <w:spacing w:after="0" w:line="276" w:lineRule="auto"/>
              <w:rPr>
                <w:rFonts w:ascii="Times New Roman" w:hAnsi="Times New Roman" w:cs="Times New Roman"/>
                <w:sz w:val="24"/>
                <w:szCs w:val="24"/>
              </w:rPr>
            </w:pPr>
          </w:p>
        </w:tc>
      </w:tr>
      <w:tr w:rsidR="005A3DC6" w:rsidRPr="00191694" w14:paraId="692C4DB4" w14:textId="77777777" w:rsidTr="004D3D8C">
        <w:tc>
          <w:tcPr>
            <w:tcW w:w="4675" w:type="dxa"/>
            <w:shd w:val="clear" w:color="auto" w:fill="auto"/>
          </w:tcPr>
          <w:p w14:paraId="4AC43E0A"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shd w:val="clear" w:color="auto" w:fill="auto"/>
          </w:tcPr>
          <w:p w14:paraId="658CE4A4"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5A3DC6" w:rsidRPr="00191694" w14:paraId="033A7BF3" w14:textId="77777777" w:rsidTr="004D3D8C">
        <w:tc>
          <w:tcPr>
            <w:tcW w:w="4675" w:type="dxa"/>
            <w:shd w:val="clear" w:color="auto" w:fill="auto"/>
          </w:tcPr>
          <w:p w14:paraId="63ADE255" w14:textId="77777777" w:rsidR="005A3DC6" w:rsidRPr="00191694" w:rsidRDefault="005A3DC6"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Exposed to blood</w:t>
            </w:r>
          </w:p>
        </w:tc>
        <w:tc>
          <w:tcPr>
            <w:tcW w:w="4675" w:type="dxa"/>
            <w:shd w:val="clear" w:color="auto" w:fill="auto"/>
          </w:tcPr>
          <w:p w14:paraId="20D0BEF5" w14:textId="77777777" w:rsidR="005A3DC6" w:rsidRPr="00191694" w:rsidRDefault="005A3DC6" w:rsidP="009C51E0">
            <w:pPr>
              <w:spacing w:after="0" w:line="276" w:lineRule="auto"/>
              <w:rPr>
                <w:rFonts w:ascii="Times New Roman" w:hAnsi="Times New Roman" w:cs="Times New Roman"/>
                <w:sz w:val="24"/>
                <w:szCs w:val="24"/>
              </w:rPr>
            </w:pPr>
          </w:p>
        </w:tc>
      </w:tr>
      <w:tr w:rsidR="005A3DC6" w:rsidRPr="00191694" w14:paraId="002E8C1C" w14:textId="77777777" w:rsidTr="004D3D8C">
        <w:tc>
          <w:tcPr>
            <w:tcW w:w="4675" w:type="dxa"/>
            <w:shd w:val="clear" w:color="auto" w:fill="auto"/>
          </w:tcPr>
          <w:p w14:paraId="75B1BC91"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shd w:val="clear" w:color="auto" w:fill="auto"/>
          </w:tcPr>
          <w:p w14:paraId="3E9BF5B9"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5A3DC6" w:rsidRPr="00191694" w14:paraId="730A58B5" w14:textId="77777777" w:rsidTr="004D3D8C">
        <w:tc>
          <w:tcPr>
            <w:tcW w:w="4675" w:type="dxa"/>
            <w:shd w:val="clear" w:color="auto" w:fill="auto"/>
          </w:tcPr>
          <w:p w14:paraId="14C1AFBE" w14:textId="77777777" w:rsidR="005A3DC6" w:rsidRPr="00191694" w:rsidRDefault="005A3DC6"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Undergone surgical procedure</w:t>
            </w:r>
          </w:p>
        </w:tc>
        <w:tc>
          <w:tcPr>
            <w:tcW w:w="4675" w:type="dxa"/>
            <w:shd w:val="clear" w:color="auto" w:fill="auto"/>
          </w:tcPr>
          <w:p w14:paraId="657FCDE3" w14:textId="77777777" w:rsidR="005A3DC6" w:rsidRPr="00191694" w:rsidRDefault="005A3DC6" w:rsidP="009C51E0">
            <w:pPr>
              <w:spacing w:after="0" w:line="276" w:lineRule="auto"/>
              <w:rPr>
                <w:rFonts w:ascii="Times New Roman" w:hAnsi="Times New Roman" w:cs="Times New Roman"/>
                <w:sz w:val="24"/>
                <w:szCs w:val="24"/>
              </w:rPr>
            </w:pPr>
          </w:p>
        </w:tc>
      </w:tr>
      <w:tr w:rsidR="005A3DC6" w:rsidRPr="00191694" w14:paraId="004E1A38" w14:textId="77777777" w:rsidTr="004D3D8C">
        <w:tc>
          <w:tcPr>
            <w:tcW w:w="4675" w:type="dxa"/>
            <w:shd w:val="clear" w:color="auto" w:fill="auto"/>
          </w:tcPr>
          <w:p w14:paraId="6EFA0299"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shd w:val="clear" w:color="auto" w:fill="auto"/>
          </w:tcPr>
          <w:p w14:paraId="0842A8B0"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5(55.5)</w:t>
            </w:r>
          </w:p>
        </w:tc>
      </w:tr>
      <w:tr w:rsidR="005A3DC6" w:rsidRPr="00191694" w14:paraId="38B79FD0" w14:textId="77777777" w:rsidTr="004D3D8C">
        <w:tc>
          <w:tcPr>
            <w:tcW w:w="4675" w:type="dxa"/>
            <w:shd w:val="clear" w:color="auto" w:fill="auto"/>
          </w:tcPr>
          <w:p w14:paraId="4F508540" w14:textId="77777777" w:rsidR="005A3DC6" w:rsidRPr="00191694" w:rsidRDefault="005A3DC6"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Body piercing/ tattoo</w:t>
            </w:r>
          </w:p>
        </w:tc>
        <w:tc>
          <w:tcPr>
            <w:tcW w:w="4675" w:type="dxa"/>
            <w:shd w:val="clear" w:color="auto" w:fill="auto"/>
          </w:tcPr>
          <w:p w14:paraId="5F14B6DA" w14:textId="77777777" w:rsidR="005A3DC6" w:rsidRPr="00191694" w:rsidRDefault="005A3DC6" w:rsidP="009C51E0">
            <w:pPr>
              <w:spacing w:after="0" w:line="276" w:lineRule="auto"/>
              <w:rPr>
                <w:rFonts w:ascii="Times New Roman" w:hAnsi="Times New Roman" w:cs="Times New Roman"/>
                <w:sz w:val="24"/>
                <w:szCs w:val="24"/>
              </w:rPr>
            </w:pPr>
          </w:p>
        </w:tc>
      </w:tr>
      <w:tr w:rsidR="005A3DC6" w:rsidRPr="00191694" w14:paraId="27BBFA35" w14:textId="77777777" w:rsidTr="004D3D8C">
        <w:tc>
          <w:tcPr>
            <w:tcW w:w="4675" w:type="dxa"/>
            <w:shd w:val="clear" w:color="auto" w:fill="auto"/>
          </w:tcPr>
          <w:p w14:paraId="777AC780"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shd w:val="clear" w:color="auto" w:fill="auto"/>
          </w:tcPr>
          <w:p w14:paraId="3C446AA4"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 (33.3)</w:t>
            </w:r>
          </w:p>
        </w:tc>
      </w:tr>
      <w:tr w:rsidR="005A3DC6" w:rsidRPr="00191694" w14:paraId="24029DF7" w14:textId="77777777" w:rsidTr="004D3D8C">
        <w:tc>
          <w:tcPr>
            <w:tcW w:w="4675" w:type="dxa"/>
            <w:shd w:val="clear" w:color="auto" w:fill="auto"/>
          </w:tcPr>
          <w:p w14:paraId="717A9AEB" w14:textId="77777777" w:rsidR="005A3DC6" w:rsidRPr="00191694" w:rsidRDefault="005A3DC6"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Contact with a person with yellow eyes</w:t>
            </w:r>
          </w:p>
        </w:tc>
        <w:tc>
          <w:tcPr>
            <w:tcW w:w="4675" w:type="dxa"/>
            <w:shd w:val="clear" w:color="auto" w:fill="auto"/>
          </w:tcPr>
          <w:p w14:paraId="07961725" w14:textId="77777777" w:rsidR="005A3DC6" w:rsidRPr="00191694" w:rsidRDefault="005A3DC6" w:rsidP="009C51E0">
            <w:pPr>
              <w:spacing w:after="0" w:line="276" w:lineRule="auto"/>
              <w:rPr>
                <w:rFonts w:ascii="Times New Roman" w:hAnsi="Times New Roman" w:cs="Times New Roman"/>
                <w:sz w:val="24"/>
                <w:szCs w:val="24"/>
              </w:rPr>
            </w:pPr>
          </w:p>
        </w:tc>
      </w:tr>
      <w:tr w:rsidR="005A3DC6" w:rsidRPr="00191694" w14:paraId="2543C024" w14:textId="77777777" w:rsidTr="004D3D8C">
        <w:tc>
          <w:tcPr>
            <w:tcW w:w="4675" w:type="dxa"/>
            <w:shd w:val="clear" w:color="auto" w:fill="auto"/>
          </w:tcPr>
          <w:p w14:paraId="1372D710" w14:textId="77777777" w:rsidR="005A3DC6" w:rsidRPr="00191694" w:rsidRDefault="0086388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w:t>
            </w:r>
            <w:r w:rsidR="005A3DC6" w:rsidRPr="00191694">
              <w:rPr>
                <w:rFonts w:ascii="Times New Roman" w:hAnsi="Times New Roman" w:cs="Times New Roman"/>
                <w:sz w:val="24"/>
                <w:szCs w:val="24"/>
              </w:rPr>
              <w:t>es</w:t>
            </w:r>
          </w:p>
        </w:tc>
        <w:tc>
          <w:tcPr>
            <w:tcW w:w="4675" w:type="dxa"/>
            <w:shd w:val="clear" w:color="auto" w:fill="auto"/>
          </w:tcPr>
          <w:p w14:paraId="37B13B7B"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1(11.1)</w:t>
            </w:r>
          </w:p>
        </w:tc>
      </w:tr>
      <w:tr w:rsidR="005A3DC6" w:rsidRPr="00191694" w14:paraId="7E9A8888" w14:textId="77777777" w:rsidTr="004D3D8C">
        <w:tc>
          <w:tcPr>
            <w:tcW w:w="4675" w:type="dxa"/>
            <w:shd w:val="clear" w:color="auto" w:fill="auto"/>
          </w:tcPr>
          <w:p w14:paraId="332EF27B" w14:textId="77777777" w:rsidR="005A3DC6" w:rsidRPr="00191694" w:rsidRDefault="005A3DC6"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lastRenderedPageBreak/>
              <w:t>Been in prison before</w:t>
            </w:r>
          </w:p>
        </w:tc>
        <w:tc>
          <w:tcPr>
            <w:tcW w:w="4675" w:type="dxa"/>
            <w:shd w:val="clear" w:color="auto" w:fill="auto"/>
          </w:tcPr>
          <w:p w14:paraId="2B192483" w14:textId="77777777" w:rsidR="005A3DC6" w:rsidRPr="00191694" w:rsidRDefault="005A3DC6" w:rsidP="009C51E0">
            <w:pPr>
              <w:spacing w:after="0" w:line="276" w:lineRule="auto"/>
              <w:rPr>
                <w:rFonts w:ascii="Times New Roman" w:hAnsi="Times New Roman" w:cs="Times New Roman"/>
                <w:sz w:val="24"/>
                <w:szCs w:val="24"/>
              </w:rPr>
            </w:pPr>
          </w:p>
        </w:tc>
      </w:tr>
      <w:tr w:rsidR="005A3DC6" w:rsidRPr="00191694" w14:paraId="3F82E5D6" w14:textId="77777777" w:rsidTr="004D3D8C">
        <w:tc>
          <w:tcPr>
            <w:tcW w:w="4675" w:type="dxa"/>
            <w:tcBorders>
              <w:bottom w:val="single" w:sz="4" w:space="0" w:color="auto"/>
            </w:tcBorders>
            <w:shd w:val="clear" w:color="auto" w:fill="auto"/>
          </w:tcPr>
          <w:p w14:paraId="0974CC89"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Yes</w:t>
            </w:r>
          </w:p>
        </w:tc>
        <w:tc>
          <w:tcPr>
            <w:tcW w:w="4675" w:type="dxa"/>
            <w:tcBorders>
              <w:bottom w:val="single" w:sz="4" w:space="0" w:color="auto"/>
            </w:tcBorders>
            <w:shd w:val="clear" w:color="auto" w:fill="auto"/>
          </w:tcPr>
          <w:p w14:paraId="60D75273" w14:textId="77777777" w:rsidR="005A3DC6" w:rsidRPr="00191694" w:rsidRDefault="005A3DC6"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3(33.3)</w:t>
            </w:r>
          </w:p>
        </w:tc>
      </w:tr>
    </w:tbl>
    <w:p w14:paraId="1BB81757" w14:textId="77777777" w:rsidR="00B47877" w:rsidRPr="00191694" w:rsidRDefault="00B47877" w:rsidP="009C51E0">
      <w:pPr>
        <w:spacing w:after="0" w:line="276" w:lineRule="auto"/>
        <w:jc w:val="both"/>
        <w:rPr>
          <w:rFonts w:ascii="Times New Roman" w:hAnsi="Times New Roman" w:cs="Times New Roman"/>
          <w:b/>
          <w:sz w:val="24"/>
          <w:szCs w:val="24"/>
        </w:rPr>
      </w:pPr>
    </w:p>
    <w:p w14:paraId="00641ADC" w14:textId="77777777" w:rsidR="007B76A5" w:rsidRPr="00191694" w:rsidRDefault="007B76A5" w:rsidP="009C51E0">
      <w:pPr>
        <w:pStyle w:val="Heading1"/>
        <w:spacing w:line="276" w:lineRule="auto"/>
        <w:rPr>
          <w:rFonts w:ascii="Times New Roman" w:hAnsi="Times New Roman" w:cs="Times New Roman"/>
        </w:rPr>
      </w:pPr>
      <w:bookmarkStart w:id="166" w:name="_Toc1135166"/>
      <w:r w:rsidRPr="00191694">
        <w:rPr>
          <w:rFonts w:ascii="Times New Roman" w:hAnsi="Times New Roman" w:cs="Times New Roman"/>
        </w:rPr>
        <w:t>4.0. Community Knowledge, Attitudes and Practices towards Hepatitis B</w:t>
      </w:r>
      <w:bookmarkEnd w:id="166"/>
    </w:p>
    <w:p w14:paraId="1B670A85" w14:textId="77777777" w:rsidR="004D3D8C" w:rsidRPr="00191694" w:rsidRDefault="004D3D8C" w:rsidP="009C51E0">
      <w:pPr>
        <w:pStyle w:val="Heading2"/>
        <w:spacing w:line="276" w:lineRule="auto"/>
        <w:rPr>
          <w:rFonts w:ascii="Times New Roman" w:hAnsi="Times New Roman" w:cs="Times New Roman"/>
        </w:rPr>
      </w:pPr>
      <w:bookmarkStart w:id="167" w:name="_Toc915124"/>
    </w:p>
    <w:p w14:paraId="5B0B4451" w14:textId="77777777" w:rsidR="007B76A5" w:rsidRPr="00191694" w:rsidRDefault="007B76A5" w:rsidP="009C51E0">
      <w:pPr>
        <w:pStyle w:val="Heading2"/>
        <w:spacing w:line="276" w:lineRule="auto"/>
        <w:rPr>
          <w:rFonts w:ascii="Times New Roman" w:hAnsi="Times New Roman" w:cs="Times New Roman"/>
        </w:rPr>
      </w:pPr>
      <w:bookmarkStart w:id="168" w:name="_Toc1135167"/>
      <w:r w:rsidRPr="00191694">
        <w:rPr>
          <w:rFonts w:ascii="Times New Roman" w:hAnsi="Times New Roman" w:cs="Times New Roman"/>
        </w:rPr>
        <w:t xml:space="preserve">4.1. </w:t>
      </w:r>
      <w:bookmarkEnd w:id="167"/>
      <w:r w:rsidRPr="00191694">
        <w:rPr>
          <w:rFonts w:ascii="Times New Roman" w:hAnsi="Times New Roman" w:cs="Times New Roman"/>
        </w:rPr>
        <w:t>Elgeyo-Marakwet</w:t>
      </w:r>
      <w:r w:rsidR="007E6E95" w:rsidRPr="00191694">
        <w:rPr>
          <w:rFonts w:ascii="Times New Roman" w:hAnsi="Times New Roman" w:cs="Times New Roman"/>
        </w:rPr>
        <w:t xml:space="preserve"> County</w:t>
      </w:r>
      <w:bookmarkEnd w:id="168"/>
    </w:p>
    <w:p w14:paraId="5A48C1E6" w14:textId="77777777" w:rsidR="007E6E95" w:rsidRPr="00191694" w:rsidRDefault="007E6E95" w:rsidP="009C51E0">
      <w:pPr>
        <w:pStyle w:val="Heading3"/>
        <w:spacing w:line="276" w:lineRule="auto"/>
        <w:rPr>
          <w:rFonts w:ascii="Times New Roman" w:hAnsi="Times New Roman"/>
          <w:sz w:val="24"/>
          <w:szCs w:val="24"/>
        </w:rPr>
      </w:pPr>
      <w:bookmarkStart w:id="169" w:name="_Toc1135168"/>
      <w:r w:rsidRPr="00191694">
        <w:rPr>
          <w:rFonts w:ascii="Times New Roman" w:hAnsi="Times New Roman"/>
          <w:sz w:val="24"/>
          <w:szCs w:val="24"/>
        </w:rPr>
        <w:t>4.1.1. Community Knowledge on Hepatitis B disease Elgeyo Marakwet</w:t>
      </w:r>
      <w:bookmarkEnd w:id="169"/>
    </w:p>
    <w:p w14:paraId="344372AA" w14:textId="77777777" w:rsidR="007B76A5" w:rsidRPr="00191694" w:rsidRDefault="007B76A5" w:rsidP="009C51E0">
      <w:pPr>
        <w:spacing w:line="276" w:lineRule="auto"/>
        <w:rPr>
          <w:rFonts w:ascii="Times New Roman" w:hAnsi="Times New Roman" w:cs="Times New Roman"/>
          <w:sz w:val="24"/>
          <w:szCs w:val="24"/>
        </w:rPr>
      </w:pPr>
      <w:r w:rsidRPr="00191694">
        <w:rPr>
          <w:rFonts w:ascii="Times New Roman" w:hAnsi="Times New Roman" w:cs="Times New Roman"/>
          <w:sz w:val="24"/>
          <w:szCs w:val="24"/>
        </w:rPr>
        <w:t>Two hundred and three (74%) of the respondents ha</w:t>
      </w:r>
      <w:r w:rsidR="00863885">
        <w:rPr>
          <w:rFonts w:ascii="Times New Roman" w:hAnsi="Times New Roman" w:cs="Times New Roman"/>
          <w:sz w:val="24"/>
          <w:szCs w:val="24"/>
        </w:rPr>
        <w:t>d</w:t>
      </w:r>
      <w:r w:rsidRPr="00191694">
        <w:rPr>
          <w:rFonts w:ascii="Times New Roman" w:hAnsi="Times New Roman" w:cs="Times New Roman"/>
          <w:sz w:val="24"/>
          <w:szCs w:val="24"/>
        </w:rPr>
        <w:t xml:space="preserve"> ever heard of Hepatitis B, while 248/274 (91%) of them do not know the cause of hepatitis B. Only 14/274 (5%) knew that the disease is caused by virus, 140/203 (69%) do not know sign and symptom of Hepatitis B infection, with 41/203(20%) knew jaundice and 14/203(7%) fever. 48/72(67%) reported that Hepatitis B is preventable disease. Fifty six percent of the respondents reported hepatitis B can be transmitted through unprotected sex, 43(90%) of the respondents said that it can be prevented by vaccination, while 20(42%) said having protected sex can prevent the disease.</w:t>
      </w:r>
    </w:p>
    <w:p w14:paraId="1A92C2FF" w14:textId="77777777" w:rsidR="007B76A5" w:rsidRPr="00191694" w:rsidRDefault="007B76A5"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Table : Community Knowledge on Hepatitis B disease Elgeyo Marakwet,</w:t>
      </w:r>
      <w:r w:rsidR="00055071" w:rsidRPr="00191694">
        <w:rPr>
          <w:rFonts w:ascii="Times New Roman" w:hAnsi="Times New Roman" w:cs="Times New Roman"/>
          <w:b/>
          <w:sz w:val="24"/>
          <w:szCs w:val="24"/>
        </w:rPr>
        <w:t xml:space="preserve"> Kenya</w:t>
      </w:r>
      <w:r w:rsidRPr="00191694">
        <w:rPr>
          <w:rFonts w:ascii="Times New Roman" w:hAnsi="Times New Roman" w:cs="Times New Roman"/>
          <w:b/>
          <w:sz w:val="24"/>
          <w:szCs w:val="24"/>
        </w:rPr>
        <w:t xml:space="preserve"> 2019.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5"/>
        <w:gridCol w:w="1430"/>
        <w:gridCol w:w="1194"/>
      </w:tblGrid>
      <w:tr w:rsidR="007B76A5" w:rsidRPr="00191694" w14:paraId="11463A2E" w14:textId="77777777" w:rsidTr="007B76A5">
        <w:tc>
          <w:tcPr>
            <w:tcW w:w="5585" w:type="dxa"/>
            <w:hideMark/>
          </w:tcPr>
          <w:p w14:paraId="0B4F5EF2"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 xml:space="preserve">Variables </w:t>
            </w:r>
          </w:p>
        </w:tc>
        <w:tc>
          <w:tcPr>
            <w:tcW w:w="1430" w:type="dxa"/>
            <w:hideMark/>
          </w:tcPr>
          <w:p w14:paraId="7EFA2721" w14:textId="77777777" w:rsidR="007B76A5" w:rsidRPr="00191694" w:rsidRDefault="007B76A5" w:rsidP="009C51E0">
            <w:pPr>
              <w:spacing w:after="0" w:line="276" w:lineRule="auto"/>
              <w:jc w:val="right"/>
              <w:rPr>
                <w:rFonts w:ascii="Times New Roman" w:hAnsi="Times New Roman" w:cs="Times New Roman"/>
                <w:b/>
                <w:sz w:val="24"/>
                <w:szCs w:val="24"/>
              </w:rPr>
            </w:pPr>
            <w:r w:rsidRPr="00191694">
              <w:rPr>
                <w:rFonts w:ascii="Times New Roman" w:hAnsi="Times New Roman" w:cs="Times New Roman"/>
                <w:b/>
                <w:sz w:val="24"/>
                <w:szCs w:val="24"/>
              </w:rPr>
              <w:t>Frequency</w:t>
            </w:r>
          </w:p>
        </w:tc>
        <w:tc>
          <w:tcPr>
            <w:tcW w:w="1194" w:type="dxa"/>
            <w:hideMark/>
          </w:tcPr>
          <w:p w14:paraId="5DBC0630" w14:textId="77777777" w:rsidR="007B76A5" w:rsidRPr="00191694" w:rsidRDefault="007B76A5" w:rsidP="009C51E0">
            <w:pPr>
              <w:spacing w:after="0" w:line="276" w:lineRule="auto"/>
              <w:jc w:val="right"/>
              <w:rPr>
                <w:rFonts w:ascii="Times New Roman" w:hAnsi="Times New Roman" w:cs="Times New Roman"/>
                <w:b/>
                <w:sz w:val="24"/>
                <w:szCs w:val="24"/>
              </w:rPr>
            </w:pPr>
            <w:r w:rsidRPr="00191694">
              <w:rPr>
                <w:rFonts w:ascii="Times New Roman" w:hAnsi="Times New Roman" w:cs="Times New Roman"/>
                <w:b/>
                <w:sz w:val="24"/>
                <w:szCs w:val="24"/>
              </w:rPr>
              <w:t>%</w:t>
            </w:r>
          </w:p>
        </w:tc>
      </w:tr>
      <w:tr w:rsidR="007B76A5" w:rsidRPr="00191694" w14:paraId="3F9EBB17" w14:textId="77777777" w:rsidTr="007B76A5">
        <w:tc>
          <w:tcPr>
            <w:tcW w:w="5585" w:type="dxa"/>
            <w:hideMark/>
          </w:tcPr>
          <w:p w14:paraId="4E32A8EA"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Ever heard of Hepatitis B (n=274)</w:t>
            </w:r>
          </w:p>
        </w:tc>
        <w:tc>
          <w:tcPr>
            <w:tcW w:w="1430" w:type="dxa"/>
          </w:tcPr>
          <w:p w14:paraId="0886E750" w14:textId="77777777" w:rsidR="007B76A5" w:rsidRPr="00191694" w:rsidRDefault="007B76A5" w:rsidP="009C51E0">
            <w:pPr>
              <w:spacing w:after="0" w:line="276" w:lineRule="auto"/>
              <w:jc w:val="right"/>
              <w:rPr>
                <w:rFonts w:ascii="Times New Roman" w:hAnsi="Times New Roman" w:cs="Times New Roman"/>
                <w:sz w:val="24"/>
                <w:szCs w:val="24"/>
              </w:rPr>
            </w:pPr>
          </w:p>
        </w:tc>
        <w:tc>
          <w:tcPr>
            <w:tcW w:w="1194" w:type="dxa"/>
          </w:tcPr>
          <w:p w14:paraId="3A64946C" w14:textId="77777777" w:rsidR="007B76A5" w:rsidRPr="00191694" w:rsidRDefault="007B76A5" w:rsidP="009C51E0">
            <w:pPr>
              <w:spacing w:after="0" w:line="276" w:lineRule="auto"/>
              <w:jc w:val="right"/>
              <w:rPr>
                <w:rFonts w:ascii="Times New Roman" w:hAnsi="Times New Roman" w:cs="Times New Roman"/>
                <w:sz w:val="24"/>
                <w:szCs w:val="24"/>
              </w:rPr>
            </w:pPr>
          </w:p>
        </w:tc>
      </w:tr>
      <w:tr w:rsidR="007B76A5" w:rsidRPr="00191694" w14:paraId="329277A7" w14:textId="77777777" w:rsidTr="007B76A5">
        <w:tc>
          <w:tcPr>
            <w:tcW w:w="5585" w:type="dxa"/>
            <w:hideMark/>
          </w:tcPr>
          <w:p w14:paraId="477C429D"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Yes</w:t>
            </w:r>
          </w:p>
        </w:tc>
        <w:tc>
          <w:tcPr>
            <w:tcW w:w="1430" w:type="dxa"/>
            <w:hideMark/>
          </w:tcPr>
          <w:p w14:paraId="0514520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203</w:t>
            </w:r>
          </w:p>
        </w:tc>
        <w:tc>
          <w:tcPr>
            <w:tcW w:w="1194" w:type="dxa"/>
            <w:hideMark/>
          </w:tcPr>
          <w:p w14:paraId="779BE44E"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74</w:t>
            </w:r>
          </w:p>
        </w:tc>
      </w:tr>
      <w:tr w:rsidR="007B76A5" w:rsidRPr="00191694" w14:paraId="32C1A619" w14:textId="77777777" w:rsidTr="007B76A5">
        <w:tc>
          <w:tcPr>
            <w:tcW w:w="5585" w:type="dxa"/>
            <w:hideMark/>
          </w:tcPr>
          <w:p w14:paraId="38050A20"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No</w:t>
            </w:r>
          </w:p>
        </w:tc>
        <w:tc>
          <w:tcPr>
            <w:tcW w:w="1430" w:type="dxa"/>
            <w:hideMark/>
          </w:tcPr>
          <w:p w14:paraId="346239E7"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71</w:t>
            </w:r>
          </w:p>
        </w:tc>
        <w:tc>
          <w:tcPr>
            <w:tcW w:w="1194" w:type="dxa"/>
            <w:hideMark/>
          </w:tcPr>
          <w:p w14:paraId="37542950"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26</w:t>
            </w:r>
          </w:p>
        </w:tc>
      </w:tr>
      <w:tr w:rsidR="007B76A5" w:rsidRPr="00191694" w14:paraId="12A3D6EA" w14:textId="77777777" w:rsidTr="007B76A5">
        <w:tc>
          <w:tcPr>
            <w:tcW w:w="5585" w:type="dxa"/>
            <w:hideMark/>
          </w:tcPr>
          <w:p w14:paraId="4A0DE439"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Causes of Hepatitis B (n=274)</w:t>
            </w:r>
          </w:p>
        </w:tc>
        <w:tc>
          <w:tcPr>
            <w:tcW w:w="1430" w:type="dxa"/>
          </w:tcPr>
          <w:p w14:paraId="11F94211" w14:textId="77777777" w:rsidR="007B76A5" w:rsidRPr="00191694" w:rsidRDefault="007B76A5" w:rsidP="009C51E0">
            <w:pPr>
              <w:spacing w:after="0" w:line="276" w:lineRule="auto"/>
              <w:jc w:val="right"/>
              <w:rPr>
                <w:rFonts w:ascii="Times New Roman" w:hAnsi="Times New Roman" w:cs="Times New Roman"/>
                <w:b/>
                <w:sz w:val="24"/>
                <w:szCs w:val="24"/>
              </w:rPr>
            </w:pPr>
          </w:p>
        </w:tc>
        <w:tc>
          <w:tcPr>
            <w:tcW w:w="1194" w:type="dxa"/>
          </w:tcPr>
          <w:p w14:paraId="2268341C" w14:textId="77777777" w:rsidR="007B76A5" w:rsidRPr="00191694" w:rsidRDefault="007B76A5" w:rsidP="009C51E0">
            <w:pPr>
              <w:spacing w:after="0" w:line="276" w:lineRule="auto"/>
              <w:jc w:val="right"/>
              <w:rPr>
                <w:rFonts w:ascii="Times New Roman" w:hAnsi="Times New Roman" w:cs="Times New Roman"/>
                <w:b/>
                <w:sz w:val="24"/>
                <w:szCs w:val="24"/>
              </w:rPr>
            </w:pPr>
          </w:p>
        </w:tc>
      </w:tr>
      <w:tr w:rsidR="007B76A5" w:rsidRPr="00191694" w14:paraId="6B22A188" w14:textId="77777777" w:rsidTr="007B76A5">
        <w:tc>
          <w:tcPr>
            <w:tcW w:w="5585" w:type="dxa"/>
            <w:hideMark/>
          </w:tcPr>
          <w:p w14:paraId="32788016"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Bacteria</w:t>
            </w:r>
          </w:p>
        </w:tc>
        <w:tc>
          <w:tcPr>
            <w:tcW w:w="1430" w:type="dxa"/>
            <w:hideMark/>
          </w:tcPr>
          <w:p w14:paraId="53D6A4DB"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12</w:t>
            </w:r>
          </w:p>
        </w:tc>
        <w:tc>
          <w:tcPr>
            <w:tcW w:w="1194" w:type="dxa"/>
            <w:hideMark/>
          </w:tcPr>
          <w:p w14:paraId="6C7F4FBB"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w:t>
            </w:r>
          </w:p>
        </w:tc>
      </w:tr>
      <w:tr w:rsidR="007B76A5" w:rsidRPr="00191694" w14:paraId="5467F1EE" w14:textId="77777777" w:rsidTr="007B76A5">
        <w:tc>
          <w:tcPr>
            <w:tcW w:w="5585" w:type="dxa"/>
            <w:hideMark/>
          </w:tcPr>
          <w:p w14:paraId="2A9BCE20"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Virus</w:t>
            </w:r>
          </w:p>
        </w:tc>
        <w:tc>
          <w:tcPr>
            <w:tcW w:w="1430" w:type="dxa"/>
            <w:hideMark/>
          </w:tcPr>
          <w:p w14:paraId="363F74DF"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14</w:t>
            </w:r>
          </w:p>
        </w:tc>
        <w:tc>
          <w:tcPr>
            <w:tcW w:w="1194" w:type="dxa"/>
            <w:hideMark/>
          </w:tcPr>
          <w:p w14:paraId="3B73614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5</w:t>
            </w:r>
          </w:p>
        </w:tc>
      </w:tr>
      <w:tr w:rsidR="007B76A5" w:rsidRPr="00191694" w14:paraId="3607B96D" w14:textId="77777777" w:rsidTr="007B76A5">
        <w:tc>
          <w:tcPr>
            <w:tcW w:w="5585" w:type="dxa"/>
            <w:hideMark/>
          </w:tcPr>
          <w:p w14:paraId="32B90B15"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Don’t Know</w:t>
            </w:r>
          </w:p>
        </w:tc>
        <w:tc>
          <w:tcPr>
            <w:tcW w:w="1430" w:type="dxa"/>
            <w:hideMark/>
          </w:tcPr>
          <w:p w14:paraId="7FEAF360"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248</w:t>
            </w:r>
          </w:p>
        </w:tc>
        <w:tc>
          <w:tcPr>
            <w:tcW w:w="1194" w:type="dxa"/>
            <w:hideMark/>
          </w:tcPr>
          <w:p w14:paraId="7387A667"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91</w:t>
            </w:r>
          </w:p>
        </w:tc>
      </w:tr>
      <w:tr w:rsidR="007B76A5" w:rsidRPr="00191694" w14:paraId="556E4A1F" w14:textId="77777777" w:rsidTr="007B76A5">
        <w:tc>
          <w:tcPr>
            <w:tcW w:w="5585" w:type="dxa"/>
            <w:hideMark/>
          </w:tcPr>
          <w:p w14:paraId="616155C0"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Signs and Symptoms of HB disease (n=203)</w:t>
            </w:r>
          </w:p>
        </w:tc>
        <w:tc>
          <w:tcPr>
            <w:tcW w:w="1430" w:type="dxa"/>
          </w:tcPr>
          <w:p w14:paraId="6E2387B4" w14:textId="77777777" w:rsidR="007B76A5" w:rsidRPr="00191694" w:rsidRDefault="007B76A5" w:rsidP="009C51E0">
            <w:pPr>
              <w:spacing w:after="0" w:line="276" w:lineRule="auto"/>
              <w:jc w:val="right"/>
              <w:rPr>
                <w:rFonts w:ascii="Times New Roman" w:hAnsi="Times New Roman" w:cs="Times New Roman"/>
                <w:sz w:val="24"/>
                <w:szCs w:val="24"/>
              </w:rPr>
            </w:pPr>
          </w:p>
        </w:tc>
        <w:tc>
          <w:tcPr>
            <w:tcW w:w="1194" w:type="dxa"/>
          </w:tcPr>
          <w:p w14:paraId="641A063D" w14:textId="77777777" w:rsidR="007B76A5" w:rsidRPr="00191694" w:rsidRDefault="007B76A5" w:rsidP="009C51E0">
            <w:pPr>
              <w:spacing w:after="0" w:line="276" w:lineRule="auto"/>
              <w:jc w:val="right"/>
              <w:rPr>
                <w:rFonts w:ascii="Times New Roman" w:hAnsi="Times New Roman" w:cs="Times New Roman"/>
                <w:b/>
                <w:sz w:val="24"/>
                <w:szCs w:val="24"/>
              </w:rPr>
            </w:pPr>
          </w:p>
        </w:tc>
      </w:tr>
      <w:tr w:rsidR="007B76A5" w:rsidRPr="00191694" w14:paraId="1B8C840A" w14:textId="77777777" w:rsidTr="007B76A5">
        <w:tc>
          <w:tcPr>
            <w:tcW w:w="5585" w:type="dxa"/>
            <w:hideMark/>
          </w:tcPr>
          <w:p w14:paraId="031E59B0"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Fever</w:t>
            </w:r>
          </w:p>
        </w:tc>
        <w:tc>
          <w:tcPr>
            <w:tcW w:w="1430" w:type="dxa"/>
            <w:hideMark/>
          </w:tcPr>
          <w:p w14:paraId="3E6360EC"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14</w:t>
            </w:r>
          </w:p>
        </w:tc>
        <w:tc>
          <w:tcPr>
            <w:tcW w:w="1194" w:type="dxa"/>
            <w:hideMark/>
          </w:tcPr>
          <w:p w14:paraId="058A091E"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7</w:t>
            </w:r>
          </w:p>
        </w:tc>
      </w:tr>
      <w:tr w:rsidR="007B76A5" w:rsidRPr="00191694" w14:paraId="1E3D512D" w14:textId="77777777" w:rsidTr="007B76A5">
        <w:tc>
          <w:tcPr>
            <w:tcW w:w="5585" w:type="dxa"/>
            <w:hideMark/>
          </w:tcPr>
          <w:p w14:paraId="78B239B0"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Fatigue</w:t>
            </w:r>
          </w:p>
        </w:tc>
        <w:tc>
          <w:tcPr>
            <w:tcW w:w="1430" w:type="dxa"/>
            <w:hideMark/>
          </w:tcPr>
          <w:p w14:paraId="685C0EC5"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5</w:t>
            </w:r>
          </w:p>
        </w:tc>
        <w:tc>
          <w:tcPr>
            <w:tcW w:w="1194" w:type="dxa"/>
            <w:hideMark/>
          </w:tcPr>
          <w:p w14:paraId="2EAF82E5"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w:t>
            </w:r>
          </w:p>
        </w:tc>
      </w:tr>
      <w:tr w:rsidR="007B76A5" w:rsidRPr="00191694" w14:paraId="0C9B1173" w14:textId="77777777" w:rsidTr="007B76A5">
        <w:tc>
          <w:tcPr>
            <w:tcW w:w="5585" w:type="dxa"/>
            <w:hideMark/>
          </w:tcPr>
          <w:p w14:paraId="315FF7DA"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Loss of appetite</w:t>
            </w:r>
          </w:p>
        </w:tc>
        <w:tc>
          <w:tcPr>
            <w:tcW w:w="1430" w:type="dxa"/>
            <w:hideMark/>
          </w:tcPr>
          <w:p w14:paraId="49B42B21"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w:t>
            </w:r>
          </w:p>
        </w:tc>
        <w:tc>
          <w:tcPr>
            <w:tcW w:w="1194" w:type="dxa"/>
            <w:hideMark/>
          </w:tcPr>
          <w:p w14:paraId="1FE76F07"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1F842E1C" w14:textId="77777777" w:rsidTr="007B76A5">
        <w:tc>
          <w:tcPr>
            <w:tcW w:w="5585" w:type="dxa"/>
            <w:hideMark/>
          </w:tcPr>
          <w:p w14:paraId="33F91B35"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Abdominal pain</w:t>
            </w:r>
          </w:p>
        </w:tc>
        <w:tc>
          <w:tcPr>
            <w:tcW w:w="1430" w:type="dxa"/>
            <w:hideMark/>
          </w:tcPr>
          <w:p w14:paraId="76957D18"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7</w:t>
            </w:r>
          </w:p>
        </w:tc>
        <w:tc>
          <w:tcPr>
            <w:tcW w:w="1194" w:type="dxa"/>
            <w:hideMark/>
          </w:tcPr>
          <w:p w14:paraId="5FECEE70"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w:t>
            </w:r>
          </w:p>
        </w:tc>
      </w:tr>
      <w:tr w:rsidR="007B76A5" w:rsidRPr="00191694" w14:paraId="725CF02E" w14:textId="77777777" w:rsidTr="007B76A5">
        <w:tc>
          <w:tcPr>
            <w:tcW w:w="5585" w:type="dxa"/>
            <w:hideMark/>
          </w:tcPr>
          <w:p w14:paraId="2CE99F78"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Joint pain</w:t>
            </w:r>
          </w:p>
        </w:tc>
        <w:tc>
          <w:tcPr>
            <w:tcW w:w="1430" w:type="dxa"/>
            <w:hideMark/>
          </w:tcPr>
          <w:p w14:paraId="19979A62"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w:t>
            </w:r>
          </w:p>
        </w:tc>
        <w:tc>
          <w:tcPr>
            <w:tcW w:w="1194" w:type="dxa"/>
            <w:hideMark/>
          </w:tcPr>
          <w:p w14:paraId="680A68A2"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59D152C1" w14:textId="77777777" w:rsidTr="007B76A5">
        <w:tc>
          <w:tcPr>
            <w:tcW w:w="5585" w:type="dxa"/>
            <w:hideMark/>
          </w:tcPr>
          <w:p w14:paraId="7277130A"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Jaundice</w:t>
            </w:r>
          </w:p>
        </w:tc>
        <w:tc>
          <w:tcPr>
            <w:tcW w:w="1430" w:type="dxa"/>
            <w:hideMark/>
          </w:tcPr>
          <w:p w14:paraId="5D224A10"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41</w:t>
            </w:r>
          </w:p>
        </w:tc>
        <w:tc>
          <w:tcPr>
            <w:tcW w:w="1194" w:type="dxa"/>
            <w:hideMark/>
          </w:tcPr>
          <w:p w14:paraId="07802327"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20</w:t>
            </w:r>
          </w:p>
        </w:tc>
      </w:tr>
      <w:tr w:rsidR="007B76A5" w:rsidRPr="00191694" w14:paraId="5630FABD" w14:textId="77777777" w:rsidTr="007B76A5">
        <w:tc>
          <w:tcPr>
            <w:tcW w:w="5585" w:type="dxa"/>
            <w:hideMark/>
          </w:tcPr>
          <w:p w14:paraId="4E6089CF"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Vomiting</w:t>
            </w:r>
          </w:p>
        </w:tc>
        <w:tc>
          <w:tcPr>
            <w:tcW w:w="1430" w:type="dxa"/>
            <w:hideMark/>
          </w:tcPr>
          <w:p w14:paraId="68939FEA"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7</w:t>
            </w:r>
          </w:p>
        </w:tc>
        <w:tc>
          <w:tcPr>
            <w:tcW w:w="1194" w:type="dxa"/>
            <w:hideMark/>
          </w:tcPr>
          <w:p w14:paraId="026ACC6C"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w:t>
            </w:r>
          </w:p>
        </w:tc>
      </w:tr>
      <w:tr w:rsidR="007B76A5" w:rsidRPr="00191694" w14:paraId="55B3E14F" w14:textId="77777777" w:rsidTr="007B76A5">
        <w:tc>
          <w:tcPr>
            <w:tcW w:w="5585" w:type="dxa"/>
            <w:hideMark/>
          </w:tcPr>
          <w:p w14:paraId="301004A6"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Don’t know</w:t>
            </w:r>
          </w:p>
        </w:tc>
        <w:tc>
          <w:tcPr>
            <w:tcW w:w="1430" w:type="dxa"/>
            <w:hideMark/>
          </w:tcPr>
          <w:p w14:paraId="718F1291"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140</w:t>
            </w:r>
          </w:p>
        </w:tc>
        <w:tc>
          <w:tcPr>
            <w:tcW w:w="1194" w:type="dxa"/>
            <w:hideMark/>
          </w:tcPr>
          <w:p w14:paraId="18C842B5"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69</w:t>
            </w:r>
          </w:p>
        </w:tc>
      </w:tr>
      <w:tr w:rsidR="007B76A5" w:rsidRPr="00191694" w14:paraId="2CF5EFA1" w14:textId="77777777" w:rsidTr="007B76A5">
        <w:tc>
          <w:tcPr>
            <w:tcW w:w="5585" w:type="dxa"/>
            <w:hideMark/>
          </w:tcPr>
          <w:p w14:paraId="70D77F72"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Know how HB is transmitted (n=203)</w:t>
            </w:r>
          </w:p>
        </w:tc>
        <w:tc>
          <w:tcPr>
            <w:tcW w:w="1430" w:type="dxa"/>
          </w:tcPr>
          <w:p w14:paraId="164119E6" w14:textId="77777777" w:rsidR="007B76A5" w:rsidRPr="00191694" w:rsidRDefault="007B76A5" w:rsidP="009C51E0">
            <w:pPr>
              <w:spacing w:after="0" w:line="276" w:lineRule="auto"/>
              <w:jc w:val="right"/>
              <w:rPr>
                <w:rFonts w:ascii="Times New Roman" w:hAnsi="Times New Roman" w:cs="Times New Roman"/>
                <w:sz w:val="24"/>
                <w:szCs w:val="24"/>
              </w:rPr>
            </w:pPr>
          </w:p>
        </w:tc>
        <w:tc>
          <w:tcPr>
            <w:tcW w:w="1194" w:type="dxa"/>
          </w:tcPr>
          <w:p w14:paraId="5A8B4C2B" w14:textId="77777777" w:rsidR="007B76A5" w:rsidRPr="00191694" w:rsidRDefault="007B76A5" w:rsidP="009C51E0">
            <w:pPr>
              <w:spacing w:after="0" w:line="276" w:lineRule="auto"/>
              <w:jc w:val="right"/>
              <w:rPr>
                <w:rFonts w:ascii="Times New Roman" w:hAnsi="Times New Roman" w:cs="Times New Roman"/>
                <w:sz w:val="24"/>
                <w:szCs w:val="24"/>
              </w:rPr>
            </w:pPr>
          </w:p>
        </w:tc>
      </w:tr>
      <w:tr w:rsidR="007B76A5" w:rsidRPr="00191694" w14:paraId="517832FF" w14:textId="77777777" w:rsidTr="007B76A5">
        <w:tc>
          <w:tcPr>
            <w:tcW w:w="5585" w:type="dxa"/>
            <w:hideMark/>
          </w:tcPr>
          <w:p w14:paraId="71F6BD71"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Yes</w:t>
            </w:r>
          </w:p>
        </w:tc>
        <w:tc>
          <w:tcPr>
            <w:tcW w:w="1430" w:type="dxa"/>
            <w:hideMark/>
          </w:tcPr>
          <w:p w14:paraId="21CE7C9B"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72</w:t>
            </w:r>
          </w:p>
        </w:tc>
        <w:tc>
          <w:tcPr>
            <w:tcW w:w="1194" w:type="dxa"/>
            <w:hideMark/>
          </w:tcPr>
          <w:p w14:paraId="098F172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35</w:t>
            </w:r>
          </w:p>
        </w:tc>
      </w:tr>
      <w:tr w:rsidR="007B76A5" w:rsidRPr="00191694" w14:paraId="625D4369" w14:textId="77777777" w:rsidTr="007B76A5">
        <w:tc>
          <w:tcPr>
            <w:tcW w:w="5585" w:type="dxa"/>
            <w:hideMark/>
          </w:tcPr>
          <w:p w14:paraId="0B4935D5"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No</w:t>
            </w:r>
          </w:p>
        </w:tc>
        <w:tc>
          <w:tcPr>
            <w:tcW w:w="1430" w:type="dxa"/>
            <w:hideMark/>
          </w:tcPr>
          <w:p w14:paraId="12A2F403"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131</w:t>
            </w:r>
          </w:p>
        </w:tc>
        <w:tc>
          <w:tcPr>
            <w:tcW w:w="1194" w:type="dxa"/>
            <w:hideMark/>
          </w:tcPr>
          <w:p w14:paraId="1077E372"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65</w:t>
            </w:r>
          </w:p>
        </w:tc>
      </w:tr>
      <w:tr w:rsidR="007B76A5" w:rsidRPr="00191694" w14:paraId="7931BE2E" w14:textId="77777777" w:rsidTr="007B76A5">
        <w:tc>
          <w:tcPr>
            <w:tcW w:w="5585" w:type="dxa"/>
            <w:hideMark/>
          </w:tcPr>
          <w:p w14:paraId="2EEFF96C"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How is HB transmitted (n=72)</w:t>
            </w:r>
            <w:r w:rsidRPr="00191694">
              <w:rPr>
                <w:rFonts w:ascii="Times New Roman" w:hAnsi="Times New Roman" w:cs="Times New Roman"/>
                <w:sz w:val="24"/>
                <w:szCs w:val="24"/>
              </w:rPr>
              <w:tab/>
            </w:r>
          </w:p>
        </w:tc>
        <w:tc>
          <w:tcPr>
            <w:tcW w:w="1430" w:type="dxa"/>
          </w:tcPr>
          <w:p w14:paraId="47407BC0" w14:textId="77777777" w:rsidR="007B76A5" w:rsidRPr="00191694" w:rsidRDefault="007B76A5" w:rsidP="009C51E0">
            <w:pPr>
              <w:spacing w:after="0" w:line="276" w:lineRule="auto"/>
              <w:jc w:val="right"/>
              <w:rPr>
                <w:rFonts w:ascii="Times New Roman" w:hAnsi="Times New Roman" w:cs="Times New Roman"/>
                <w:sz w:val="24"/>
                <w:szCs w:val="24"/>
              </w:rPr>
            </w:pPr>
          </w:p>
        </w:tc>
        <w:tc>
          <w:tcPr>
            <w:tcW w:w="1194" w:type="dxa"/>
          </w:tcPr>
          <w:p w14:paraId="0FD85496" w14:textId="77777777" w:rsidR="007B76A5" w:rsidRPr="00191694" w:rsidRDefault="007B76A5" w:rsidP="009C51E0">
            <w:pPr>
              <w:spacing w:after="0" w:line="276" w:lineRule="auto"/>
              <w:jc w:val="right"/>
              <w:rPr>
                <w:rFonts w:ascii="Times New Roman" w:hAnsi="Times New Roman" w:cs="Times New Roman"/>
                <w:sz w:val="24"/>
                <w:szCs w:val="24"/>
              </w:rPr>
            </w:pPr>
          </w:p>
        </w:tc>
      </w:tr>
      <w:tr w:rsidR="007B76A5" w:rsidRPr="00191694" w14:paraId="3230ED34" w14:textId="77777777" w:rsidTr="007B76A5">
        <w:tc>
          <w:tcPr>
            <w:tcW w:w="5585" w:type="dxa"/>
            <w:hideMark/>
          </w:tcPr>
          <w:p w14:paraId="0459D3B0" w14:textId="77777777" w:rsidR="007B76A5" w:rsidRPr="00191694" w:rsidRDefault="007B76A5" w:rsidP="009C51E0">
            <w:pPr>
              <w:pStyle w:val="ListParagraph"/>
              <w:spacing w:after="0" w:line="276" w:lineRule="auto"/>
              <w:rPr>
                <w:rFonts w:ascii="Times New Roman" w:hAnsi="Times New Roman" w:cs="Times New Roman"/>
                <w:sz w:val="24"/>
                <w:szCs w:val="24"/>
              </w:rPr>
            </w:pPr>
            <w:r w:rsidRPr="00191694">
              <w:rPr>
                <w:rFonts w:ascii="Times New Roman" w:hAnsi="Times New Roman" w:cs="Times New Roman"/>
                <w:sz w:val="24"/>
                <w:szCs w:val="24"/>
              </w:rPr>
              <w:t>Having unprotected sex</w:t>
            </w:r>
          </w:p>
        </w:tc>
        <w:tc>
          <w:tcPr>
            <w:tcW w:w="1430" w:type="dxa"/>
            <w:hideMark/>
          </w:tcPr>
          <w:p w14:paraId="051ACCD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40</w:t>
            </w:r>
          </w:p>
        </w:tc>
        <w:tc>
          <w:tcPr>
            <w:tcW w:w="1194" w:type="dxa"/>
            <w:hideMark/>
          </w:tcPr>
          <w:p w14:paraId="7031665D"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56</w:t>
            </w:r>
          </w:p>
        </w:tc>
      </w:tr>
      <w:tr w:rsidR="007B76A5" w:rsidRPr="00191694" w14:paraId="7D3452CB" w14:textId="77777777" w:rsidTr="007B76A5">
        <w:tc>
          <w:tcPr>
            <w:tcW w:w="5585" w:type="dxa"/>
            <w:hideMark/>
          </w:tcPr>
          <w:p w14:paraId="1A08C1A1"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lastRenderedPageBreak/>
              <w:t>Contact with an infected person</w:t>
            </w:r>
          </w:p>
        </w:tc>
        <w:tc>
          <w:tcPr>
            <w:tcW w:w="1430" w:type="dxa"/>
            <w:hideMark/>
          </w:tcPr>
          <w:p w14:paraId="5CF8F9E1"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41</w:t>
            </w:r>
          </w:p>
        </w:tc>
        <w:tc>
          <w:tcPr>
            <w:tcW w:w="1194" w:type="dxa"/>
            <w:hideMark/>
          </w:tcPr>
          <w:p w14:paraId="56971603"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57</w:t>
            </w:r>
          </w:p>
        </w:tc>
      </w:tr>
      <w:tr w:rsidR="007B76A5" w:rsidRPr="00191694" w14:paraId="2D29FCA4" w14:textId="77777777" w:rsidTr="007B76A5">
        <w:tc>
          <w:tcPr>
            <w:tcW w:w="5585" w:type="dxa"/>
            <w:hideMark/>
          </w:tcPr>
          <w:p w14:paraId="5B59308D" w14:textId="77777777" w:rsidR="007B76A5" w:rsidRPr="00191694" w:rsidRDefault="007B76A5" w:rsidP="009C51E0">
            <w:pPr>
              <w:pStyle w:val="ListParagraph"/>
              <w:spacing w:after="0" w:line="276" w:lineRule="auto"/>
              <w:rPr>
                <w:rFonts w:ascii="Times New Roman" w:hAnsi="Times New Roman" w:cs="Times New Roman"/>
                <w:sz w:val="24"/>
                <w:szCs w:val="24"/>
              </w:rPr>
            </w:pPr>
            <w:r w:rsidRPr="00191694">
              <w:rPr>
                <w:rFonts w:ascii="Times New Roman" w:hAnsi="Times New Roman" w:cs="Times New Roman"/>
                <w:sz w:val="24"/>
                <w:szCs w:val="24"/>
              </w:rPr>
              <w:t>Blood transfusion</w:t>
            </w:r>
          </w:p>
        </w:tc>
        <w:tc>
          <w:tcPr>
            <w:tcW w:w="1430" w:type="dxa"/>
            <w:hideMark/>
          </w:tcPr>
          <w:p w14:paraId="07A88657"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w:t>
            </w:r>
          </w:p>
        </w:tc>
        <w:tc>
          <w:tcPr>
            <w:tcW w:w="1194" w:type="dxa"/>
            <w:hideMark/>
          </w:tcPr>
          <w:p w14:paraId="67366768"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2313B52F" w14:textId="77777777" w:rsidTr="007B76A5">
        <w:tc>
          <w:tcPr>
            <w:tcW w:w="5585" w:type="dxa"/>
            <w:hideMark/>
          </w:tcPr>
          <w:p w14:paraId="3ECDDCB8"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Eating contaminated food</w:t>
            </w:r>
          </w:p>
        </w:tc>
        <w:tc>
          <w:tcPr>
            <w:tcW w:w="1430" w:type="dxa"/>
            <w:hideMark/>
          </w:tcPr>
          <w:p w14:paraId="7A996112"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w:t>
            </w:r>
          </w:p>
        </w:tc>
        <w:tc>
          <w:tcPr>
            <w:tcW w:w="1194" w:type="dxa"/>
            <w:hideMark/>
          </w:tcPr>
          <w:p w14:paraId="692DF4C2"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2A1BA160" w14:textId="77777777" w:rsidTr="007B76A5">
        <w:tc>
          <w:tcPr>
            <w:tcW w:w="5585" w:type="dxa"/>
            <w:hideMark/>
          </w:tcPr>
          <w:p w14:paraId="461A8578" w14:textId="77777777" w:rsidR="007B76A5" w:rsidRPr="00191694" w:rsidRDefault="007B76A5" w:rsidP="009C51E0">
            <w:pPr>
              <w:pStyle w:val="ListParagraph"/>
              <w:spacing w:after="0" w:line="276" w:lineRule="auto"/>
              <w:rPr>
                <w:rFonts w:ascii="Times New Roman" w:hAnsi="Times New Roman" w:cs="Times New Roman"/>
                <w:sz w:val="24"/>
                <w:szCs w:val="24"/>
              </w:rPr>
            </w:pPr>
            <w:r w:rsidRPr="00191694">
              <w:rPr>
                <w:rFonts w:ascii="Times New Roman" w:hAnsi="Times New Roman" w:cs="Times New Roman"/>
                <w:sz w:val="24"/>
                <w:szCs w:val="24"/>
              </w:rPr>
              <w:t>Using un-sterilized equipment</w:t>
            </w:r>
          </w:p>
        </w:tc>
        <w:tc>
          <w:tcPr>
            <w:tcW w:w="1430" w:type="dxa"/>
            <w:hideMark/>
          </w:tcPr>
          <w:p w14:paraId="027F2BAF"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w:t>
            </w:r>
          </w:p>
        </w:tc>
        <w:tc>
          <w:tcPr>
            <w:tcW w:w="1194" w:type="dxa"/>
            <w:hideMark/>
          </w:tcPr>
          <w:p w14:paraId="63BB78F1"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w:t>
            </w:r>
          </w:p>
        </w:tc>
      </w:tr>
      <w:tr w:rsidR="007B76A5" w:rsidRPr="00191694" w14:paraId="4153BDA6" w14:textId="77777777" w:rsidTr="007B76A5">
        <w:tc>
          <w:tcPr>
            <w:tcW w:w="5585" w:type="dxa"/>
            <w:hideMark/>
          </w:tcPr>
          <w:p w14:paraId="010AB8F8" w14:textId="77777777" w:rsidR="007B76A5" w:rsidRPr="00191694" w:rsidRDefault="007B76A5" w:rsidP="009C51E0">
            <w:pPr>
              <w:pStyle w:val="ListParagraph"/>
              <w:spacing w:after="0" w:line="276" w:lineRule="auto"/>
              <w:rPr>
                <w:rFonts w:ascii="Times New Roman" w:hAnsi="Times New Roman" w:cs="Times New Roman"/>
                <w:sz w:val="24"/>
                <w:szCs w:val="24"/>
              </w:rPr>
            </w:pPr>
            <w:r w:rsidRPr="00191694">
              <w:rPr>
                <w:rFonts w:ascii="Times New Roman" w:hAnsi="Times New Roman" w:cs="Times New Roman"/>
                <w:sz w:val="24"/>
                <w:szCs w:val="24"/>
              </w:rPr>
              <w:t>Sharing of needles, ear piercing, tooth extraction and tattooing equipment</w:t>
            </w:r>
          </w:p>
        </w:tc>
        <w:tc>
          <w:tcPr>
            <w:tcW w:w="1430" w:type="dxa"/>
            <w:hideMark/>
          </w:tcPr>
          <w:p w14:paraId="1366B473"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w:t>
            </w:r>
          </w:p>
        </w:tc>
        <w:tc>
          <w:tcPr>
            <w:tcW w:w="1194" w:type="dxa"/>
            <w:hideMark/>
          </w:tcPr>
          <w:p w14:paraId="662555A6"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w:t>
            </w:r>
          </w:p>
        </w:tc>
      </w:tr>
      <w:tr w:rsidR="007B76A5" w:rsidRPr="00191694" w14:paraId="32CF1C3A" w14:textId="77777777" w:rsidTr="007B76A5">
        <w:tc>
          <w:tcPr>
            <w:tcW w:w="5585" w:type="dxa"/>
            <w:hideMark/>
          </w:tcPr>
          <w:p w14:paraId="449F6085"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Don’t know</w:t>
            </w:r>
          </w:p>
        </w:tc>
        <w:tc>
          <w:tcPr>
            <w:tcW w:w="1430" w:type="dxa"/>
            <w:hideMark/>
          </w:tcPr>
          <w:p w14:paraId="3146B8A4"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6</w:t>
            </w:r>
          </w:p>
        </w:tc>
        <w:tc>
          <w:tcPr>
            <w:tcW w:w="1194" w:type="dxa"/>
            <w:hideMark/>
          </w:tcPr>
          <w:p w14:paraId="01263BC1"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8</w:t>
            </w:r>
          </w:p>
        </w:tc>
      </w:tr>
      <w:tr w:rsidR="007B76A5" w:rsidRPr="00191694" w14:paraId="0631044A" w14:textId="77777777" w:rsidTr="007B76A5">
        <w:tc>
          <w:tcPr>
            <w:tcW w:w="5585" w:type="dxa"/>
            <w:hideMark/>
          </w:tcPr>
          <w:p w14:paraId="4E7AB0FE"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Is Hepatitis B a preventable disease? (n=72)</w:t>
            </w:r>
          </w:p>
        </w:tc>
        <w:tc>
          <w:tcPr>
            <w:tcW w:w="1430" w:type="dxa"/>
          </w:tcPr>
          <w:p w14:paraId="53E4D009" w14:textId="77777777" w:rsidR="007B76A5" w:rsidRPr="00191694" w:rsidRDefault="007B76A5" w:rsidP="009C51E0">
            <w:pPr>
              <w:spacing w:after="0" w:line="276" w:lineRule="auto"/>
              <w:jc w:val="right"/>
              <w:rPr>
                <w:rFonts w:ascii="Times New Roman" w:hAnsi="Times New Roman" w:cs="Times New Roman"/>
                <w:sz w:val="24"/>
                <w:szCs w:val="24"/>
              </w:rPr>
            </w:pPr>
          </w:p>
        </w:tc>
        <w:tc>
          <w:tcPr>
            <w:tcW w:w="1194" w:type="dxa"/>
          </w:tcPr>
          <w:p w14:paraId="0C0DBDA4" w14:textId="77777777" w:rsidR="007B76A5" w:rsidRPr="00191694" w:rsidRDefault="007B76A5" w:rsidP="009C51E0">
            <w:pPr>
              <w:spacing w:after="0" w:line="276" w:lineRule="auto"/>
              <w:jc w:val="right"/>
              <w:rPr>
                <w:rFonts w:ascii="Times New Roman" w:hAnsi="Times New Roman" w:cs="Times New Roman"/>
                <w:sz w:val="24"/>
                <w:szCs w:val="24"/>
              </w:rPr>
            </w:pPr>
          </w:p>
        </w:tc>
      </w:tr>
      <w:tr w:rsidR="007B76A5" w:rsidRPr="00191694" w14:paraId="354111C2" w14:textId="77777777" w:rsidTr="007B76A5">
        <w:tc>
          <w:tcPr>
            <w:tcW w:w="5585" w:type="dxa"/>
            <w:hideMark/>
          </w:tcPr>
          <w:p w14:paraId="217E37D8"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hAnsi="Times New Roman" w:cs="Times New Roman"/>
                <w:sz w:val="24"/>
                <w:szCs w:val="24"/>
              </w:rPr>
              <w:t xml:space="preserve">Yes </w:t>
            </w:r>
          </w:p>
        </w:tc>
        <w:tc>
          <w:tcPr>
            <w:tcW w:w="1430" w:type="dxa"/>
            <w:hideMark/>
          </w:tcPr>
          <w:p w14:paraId="02310C59" w14:textId="77777777" w:rsidR="007B76A5" w:rsidRPr="00191694" w:rsidRDefault="007B76A5" w:rsidP="009C51E0">
            <w:pPr>
              <w:spacing w:after="0" w:line="276" w:lineRule="auto"/>
              <w:jc w:val="right"/>
              <w:rPr>
                <w:rFonts w:ascii="Times New Roman" w:eastAsia="Calibri" w:hAnsi="Times New Roman" w:cs="Times New Roman"/>
                <w:sz w:val="24"/>
                <w:szCs w:val="24"/>
              </w:rPr>
            </w:pPr>
            <w:r w:rsidRPr="00191694">
              <w:rPr>
                <w:rFonts w:ascii="Times New Roman" w:hAnsi="Times New Roman" w:cs="Times New Roman"/>
                <w:sz w:val="24"/>
                <w:szCs w:val="24"/>
              </w:rPr>
              <w:t>48</w:t>
            </w:r>
          </w:p>
        </w:tc>
        <w:tc>
          <w:tcPr>
            <w:tcW w:w="1194" w:type="dxa"/>
            <w:hideMark/>
          </w:tcPr>
          <w:p w14:paraId="2EB3729F"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67</w:t>
            </w:r>
          </w:p>
        </w:tc>
      </w:tr>
      <w:tr w:rsidR="007B76A5" w:rsidRPr="00191694" w14:paraId="6ABA18E4" w14:textId="77777777" w:rsidTr="007B76A5">
        <w:tc>
          <w:tcPr>
            <w:tcW w:w="5585" w:type="dxa"/>
            <w:hideMark/>
          </w:tcPr>
          <w:p w14:paraId="1C5321B6"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No</w:t>
            </w:r>
          </w:p>
        </w:tc>
        <w:tc>
          <w:tcPr>
            <w:tcW w:w="1430" w:type="dxa"/>
            <w:hideMark/>
          </w:tcPr>
          <w:p w14:paraId="3C40FB9D"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24</w:t>
            </w:r>
          </w:p>
        </w:tc>
        <w:tc>
          <w:tcPr>
            <w:tcW w:w="1194" w:type="dxa"/>
            <w:hideMark/>
          </w:tcPr>
          <w:p w14:paraId="24018E3A"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33</w:t>
            </w:r>
          </w:p>
        </w:tc>
      </w:tr>
      <w:tr w:rsidR="007B76A5" w:rsidRPr="00191694" w14:paraId="49ECF5CE" w14:textId="77777777" w:rsidTr="007B76A5">
        <w:tc>
          <w:tcPr>
            <w:tcW w:w="5585" w:type="dxa"/>
            <w:hideMark/>
          </w:tcPr>
          <w:p w14:paraId="0059CA29"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How is Hepatitis B prevented? (n=48)</w:t>
            </w:r>
          </w:p>
        </w:tc>
        <w:tc>
          <w:tcPr>
            <w:tcW w:w="1430" w:type="dxa"/>
          </w:tcPr>
          <w:p w14:paraId="0FAD2684" w14:textId="77777777" w:rsidR="007B76A5" w:rsidRPr="00191694" w:rsidRDefault="007B76A5" w:rsidP="009C51E0">
            <w:pPr>
              <w:spacing w:after="0" w:line="276" w:lineRule="auto"/>
              <w:jc w:val="right"/>
              <w:rPr>
                <w:rFonts w:ascii="Times New Roman" w:hAnsi="Times New Roman" w:cs="Times New Roman"/>
                <w:sz w:val="24"/>
                <w:szCs w:val="24"/>
              </w:rPr>
            </w:pPr>
          </w:p>
        </w:tc>
        <w:tc>
          <w:tcPr>
            <w:tcW w:w="1194" w:type="dxa"/>
          </w:tcPr>
          <w:p w14:paraId="00AB6276" w14:textId="77777777" w:rsidR="007B76A5" w:rsidRPr="00191694" w:rsidRDefault="007B76A5" w:rsidP="009C51E0">
            <w:pPr>
              <w:spacing w:after="0" w:line="276" w:lineRule="auto"/>
              <w:jc w:val="right"/>
              <w:rPr>
                <w:rFonts w:ascii="Times New Roman" w:hAnsi="Times New Roman" w:cs="Times New Roman"/>
                <w:sz w:val="24"/>
                <w:szCs w:val="24"/>
              </w:rPr>
            </w:pPr>
          </w:p>
        </w:tc>
      </w:tr>
      <w:tr w:rsidR="007B76A5" w:rsidRPr="00191694" w14:paraId="4CAB3757" w14:textId="77777777" w:rsidTr="007B76A5">
        <w:tc>
          <w:tcPr>
            <w:tcW w:w="5585" w:type="dxa"/>
            <w:hideMark/>
          </w:tcPr>
          <w:p w14:paraId="229EC0ED"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Vaccination</w:t>
            </w:r>
          </w:p>
        </w:tc>
        <w:tc>
          <w:tcPr>
            <w:tcW w:w="1430" w:type="dxa"/>
            <w:hideMark/>
          </w:tcPr>
          <w:p w14:paraId="3F5C1A7E"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43</w:t>
            </w:r>
          </w:p>
        </w:tc>
        <w:tc>
          <w:tcPr>
            <w:tcW w:w="1194" w:type="dxa"/>
            <w:hideMark/>
          </w:tcPr>
          <w:p w14:paraId="4B7117CF"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90</w:t>
            </w:r>
          </w:p>
        </w:tc>
      </w:tr>
      <w:tr w:rsidR="007B76A5" w:rsidRPr="00191694" w14:paraId="641A6D93" w14:textId="77777777" w:rsidTr="007B76A5">
        <w:tc>
          <w:tcPr>
            <w:tcW w:w="5585" w:type="dxa"/>
            <w:hideMark/>
          </w:tcPr>
          <w:p w14:paraId="5F76E7F5"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Having protected sex</w:t>
            </w:r>
          </w:p>
        </w:tc>
        <w:tc>
          <w:tcPr>
            <w:tcW w:w="1430" w:type="dxa"/>
            <w:hideMark/>
          </w:tcPr>
          <w:p w14:paraId="6FAD9CA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20</w:t>
            </w:r>
          </w:p>
        </w:tc>
        <w:tc>
          <w:tcPr>
            <w:tcW w:w="1194" w:type="dxa"/>
            <w:hideMark/>
          </w:tcPr>
          <w:p w14:paraId="725FE67E"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42</w:t>
            </w:r>
          </w:p>
        </w:tc>
      </w:tr>
      <w:tr w:rsidR="007B76A5" w:rsidRPr="00191694" w14:paraId="1868B432" w14:textId="77777777" w:rsidTr="007B76A5">
        <w:tc>
          <w:tcPr>
            <w:tcW w:w="5585" w:type="dxa"/>
            <w:hideMark/>
          </w:tcPr>
          <w:p w14:paraId="64EA9FB4" w14:textId="77777777" w:rsidR="007B76A5" w:rsidRPr="00191694" w:rsidRDefault="007B76A5" w:rsidP="009C51E0">
            <w:pPr>
              <w:pStyle w:val="ListParagraph"/>
              <w:spacing w:after="0" w:line="276" w:lineRule="auto"/>
              <w:rPr>
                <w:rFonts w:ascii="Times New Roman" w:hAnsi="Times New Roman" w:cs="Times New Roman"/>
                <w:sz w:val="24"/>
                <w:szCs w:val="24"/>
              </w:rPr>
            </w:pPr>
            <w:r w:rsidRPr="00191694">
              <w:rPr>
                <w:rFonts w:ascii="Times New Roman" w:hAnsi="Times New Roman" w:cs="Times New Roman"/>
                <w:sz w:val="24"/>
                <w:szCs w:val="24"/>
              </w:rPr>
              <w:t xml:space="preserve">Not sharing cutting equipment </w:t>
            </w:r>
          </w:p>
        </w:tc>
        <w:tc>
          <w:tcPr>
            <w:tcW w:w="1430" w:type="dxa"/>
            <w:hideMark/>
          </w:tcPr>
          <w:p w14:paraId="17FDAD8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5</w:t>
            </w:r>
          </w:p>
        </w:tc>
        <w:tc>
          <w:tcPr>
            <w:tcW w:w="1194" w:type="dxa"/>
            <w:hideMark/>
          </w:tcPr>
          <w:p w14:paraId="79F71EE2"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10</w:t>
            </w:r>
          </w:p>
        </w:tc>
      </w:tr>
      <w:tr w:rsidR="007B76A5" w:rsidRPr="00191694" w14:paraId="2483140C" w14:textId="77777777" w:rsidTr="007B76A5">
        <w:tc>
          <w:tcPr>
            <w:tcW w:w="5585" w:type="dxa"/>
            <w:hideMark/>
          </w:tcPr>
          <w:p w14:paraId="03D5B1D1" w14:textId="77777777" w:rsidR="007B76A5" w:rsidRPr="00191694" w:rsidRDefault="007B76A5" w:rsidP="009C51E0">
            <w:pPr>
              <w:pStyle w:val="ListParagraph"/>
              <w:spacing w:after="0" w:line="276" w:lineRule="auto"/>
              <w:rPr>
                <w:rFonts w:ascii="Times New Roman" w:hAnsi="Times New Roman" w:cs="Times New Roman"/>
                <w:sz w:val="24"/>
                <w:szCs w:val="24"/>
              </w:rPr>
            </w:pPr>
            <w:r w:rsidRPr="00191694">
              <w:rPr>
                <w:rFonts w:ascii="Times New Roman" w:hAnsi="Times New Roman" w:cs="Times New Roman"/>
                <w:sz w:val="24"/>
                <w:szCs w:val="24"/>
              </w:rPr>
              <w:t>Hand washing</w:t>
            </w:r>
          </w:p>
        </w:tc>
        <w:tc>
          <w:tcPr>
            <w:tcW w:w="1430" w:type="dxa"/>
            <w:hideMark/>
          </w:tcPr>
          <w:p w14:paraId="381355A0"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w:t>
            </w:r>
          </w:p>
        </w:tc>
        <w:tc>
          <w:tcPr>
            <w:tcW w:w="1194" w:type="dxa"/>
            <w:hideMark/>
          </w:tcPr>
          <w:p w14:paraId="58C8A587"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6</w:t>
            </w:r>
          </w:p>
        </w:tc>
      </w:tr>
      <w:tr w:rsidR="007B76A5" w:rsidRPr="00191694" w14:paraId="68A90B05" w14:textId="77777777" w:rsidTr="007B76A5">
        <w:tc>
          <w:tcPr>
            <w:tcW w:w="5585" w:type="dxa"/>
            <w:hideMark/>
          </w:tcPr>
          <w:p w14:paraId="53A4C854"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Do you know that Hepatitis B vaccination is given as part of national routine immunization? (n=203)</w:t>
            </w:r>
          </w:p>
        </w:tc>
        <w:tc>
          <w:tcPr>
            <w:tcW w:w="1430" w:type="dxa"/>
          </w:tcPr>
          <w:p w14:paraId="73A632A7" w14:textId="77777777" w:rsidR="007B76A5" w:rsidRPr="00191694" w:rsidRDefault="007B76A5" w:rsidP="009C51E0">
            <w:pPr>
              <w:spacing w:after="0" w:line="276" w:lineRule="auto"/>
              <w:jc w:val="right"/>
              <w:rPr>
                <w:rFonts w:ascii="Times New Roman" w:hAnsi="Times New Roman" w:cs="Times New Roman"/>
                <w:sz w:val="24"/>
                <w:szCs w:val="24"/>
              </w:rPr>
            </w:pPr>
          </w:p>
        </w:tc>
        <w:tc>
          <w:tcPr>
            <w:tcW w:w="1194" w:type="dxa"/>
          </w:tcPr>
          <w:p w14:paraId="49F21F56" w14:textId="77777777" w:rsidR="007B76A5" w:rsidRPr="00191694" w:rsidRDefault="007B76A5" w:rsidP="009C51E0">
            <w:pPr>
              <w:spacing w:after="0" w:line="276" w:lineRule="auto"/>
              <w:jc w:val="right"/>
              <w:rPr>
                <w:rFonts w:ascii="Times New Roman" w:hAnsi="Times New Roman" w:cs="Times New Roman"/>
                <w:sz w:val="24"/>
                <w:szCs w:val="24"/>
              </w:rPr>
            </w:pPr>
          </w:p>
        </w:tc>
      </w:tr>
      <w:tr w:rsidR="007B76A5" w:rsidRPr="00191694" w14:paraId="5E30A6B7" w14:textId="77777777" w:rsidTr="007B76A5">
        <w:tc>
          <w:tcPr>
            <w:tcW w:w="5585" w:type="dxa"/>
            <w:hideMark/>
          </w:tcPr>
          <w:p w14:paraId="3818A46C"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Yes</w:t>
            </w:r>
          </w:p>
        </w:tc>
        <w:tc>
          <w:tcPr>
            <w:tcW w:w="1430" w:type="dxa"/>
            <w:hideMark/>
          </w:tcPr>
          <w:p w14:paraId="24688267"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40</w:t>
            </w:r>
          </w:p>
        </w:tc>
        <w:tc>
          <w:tcPr>
            <w:tcW w:w="1194" w:type="dxa"/>
            <w:hideMark/>
          </w:tcPr>
          <w:p w14:paraId="585F619D"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20</w:t>
            </w:r>
          </w:p>
        </w:tc>
      </w:tr>
      <w:tr w:rsidR="007B76A5" w:rsidRPr="00191694" w14:paraId="4FAD981D" w14:textId="77777777" w:rsidTr="007B76A5">
        <w:tc>
          <w:tcPr>
            <w:tcW w:w="5585" w:type="dxa"/>
            <w:hideMark/>
          </w:tcPr>
          <w:p w14:paraId="0B789CCA"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No</w:t>
            </w:r>
          </w:p>
        </w:tc>
        <w:tc>
          <w:tcPr>
            <w:tcW w:w="1430" w:type="dxa"/>
            <w:hideMark/>
          </w:tcPr>
          <w:p w14:paraId="2D23B0D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163</w:t>
            </w:r>
          </w:p>
        </w:tc>
        <w:tc>
          <w:tcPr>
            <w:tcW w:w="1194" w:type="dxa"/>
            <w:hideMark/>
          </w:tcPr>
          <w:p w14:paraId="4D4448E7"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80</w:t>
            </w:r>
          </w:p>
        </w:tc>
      </w:tr>
      <w:tr w:rsidR="007B76A5" w:rsidRPr="00191694" w14:paraId="6D84FA71" w14:textId="77777777" w:rsidTr="007B76A5">
        <w:tc>
          <w:tcPr>
            <w:tcW w:w="5585" w:type="dxa"/>
            <w:hideMark/>
          </w:tcPr>
          <w:p w14:paraId="51B17457"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Source of information about Hepatitis B disease</w:t>
            </w:r>
          </w:p>
        </w:tc>
        <w:tc>
          <w:tcPr>
            <w:tcW w:w="1430" w:type="dxa"/>
          </w:tcPr>
          <w:p w14:paraId="1FC90559" w14:textId="77777777" w:rsidR="007B76A5" w:rsidRPr="00191694" w:rsidRDefault="007B76A5" w:rsidP="009C51E0">
            <w:pPr>
              <w:spacing w:after="0" w:line="276" w:lineRule="auto"/>
              <w:jc w:val="right"/>
              <w:rPr>
                <w:rFonts w:ascii="Times New Roman" w:hAnsi="Times New Roman" w:cs="Times New Roman"/>
                <w:sz w:val="24"/>
                <w:szCs w:val="24"/>
              </w:rPr>
            </w:pPr>
          </w:p>
        </w:tc>
        <w:tc>
          <w:tcPr>
            <w:tcW w:w="1194" w:type="dxa"/>
          </w:tcPr>
          <w:p w14:paraId="7DDEF5B4" w14:textId="77777777" w:rsidR="007B76A5" w:rsidRPr="00191694" w:rsidRDefault="007B76A5" w:rsidP="009C51E0">
            <w:pPr>
              <w:spacing w:after="0" w:line="276" w:lineRule="auto"/>
              <w:jc w:val="right"/>
              <w:rPr>
                <w:rFonts w:ascii="Times New Roman" w:hAnsi="Times New Roman" w:cs="Times New Roman"/>
                <w:sz w:val="24"/>
                <w:szCs w:val="24"/>
              </w:rPr>
            </w:pPr>
          </w:p>
        </w:tc>
      </w:tr>
      <w:tr w:rsidR="007B76A5" w:rsidRPr="00191694" w14:paraId="4E091825" w14:textId="77777777" w:rsidTr="007B76A5">
        <w:tc>
          <w:tcPr>
            <w:tcW w:w="5585" w:type="dxa"/>
            <w:hideMark/>
          </w:tcPr>
          <w:p w14:paraId="2188AB3A"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Religious leaders</w:t>
            </w:r>
          </w:p>
        </w:tc>
        <w:tc>
          <w:tcPr>
            <w:tcW w:w="1430" w:type="dxa"/>
            <w:hideMark/>
          </w:tcPr>
          <w:p w14:paraId="131D9263"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17</w:t>
            </w:r>
          </w:p>
        </w:tc>
        <w:tc>
          <w:tcPr>
            <w:tcW w:w="1194" w:type="dxa"/>
            <w:hideMark/>
          </w:tcPr>
          <w:p w14:paraId="708589EC"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8</w:t>
            </w:r>
          </w:p>
        </w:tc>
      </w:tr>
      <w:tr w:rsidR="007B76A5" w:rsidRPr="00191694" w14:paraId="21AB8FB4" w14:textId="77777777" w:rsidTr="007B76A5">
        <w:tc>
          <w:tcPr>
            <w:tcW w:w="5585" w:type="dxa"/>
            <w:hideMark/>
          </w:tcPr>
          <w:p w14:paraId="4DF0358F"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Over the radio</w:t>
            </w:r>
            <w:r w:rsidRPr="00191694">
              <w:rPr>
                <w:rFonts w:ascii="Times New Roman" w:hAnsi="Times New Roman" w:cs="Times New Roman"/>
                <w:sz w:val="24"/>
                <w:szCs w:val="24"/>
              </w:rPr>
              <w:tab/>
            </w:r>
          </w:p>
        </w:tc>
        <w:tc>
          <w:tcPr>
            <w:tcW w:w="1430" w:type="dxa"/>
            <w:hideMark/>
          </w:tcPr>
          <w:p w14:paraId="13437AEE"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82</w:t>
            </w:r>
          </w:p>
        </w:tc>
        <w:tc>
          <w:tcPr>
            <w:tcW w:w="1194" w:type="dxa"/>
            <w:hideMark/>
          </w:tcPr>
          <w:p w14:paraId="1ECFB6FB"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40</w:t>
            </w:r>
          </w:p>
        </w:tc>
      </w:tr>
      <w:tr w:rsidR="007B76A5" w:rsidRPr="00191694" w14:paraId="0382A767" w14:textId="77777777" w:rsidTr="007B76A5">
        <w:tc>
          <w:tcPr>
            <w:tcW w:w="5585" w:type="dxa"/>
            <w:hideMark/>
          </w:tcPr>
          <w:p w14:paraId="4DB4C208"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Public meetings (barazas)</w:t>
            </w:r>
          </w:p>
        </w:tc>
        <w:tc>
          <w:tcPr>
            <w:tcW w:w="1430" w:type="dxa"/>
            <w:hideMark/>
          </w:tcPr>
          <w:p w14:paraId="2A849E5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92</w:t>
            </w:r>
          </w:p>
        </w:tc>
        <w:tc>
          <w:tcPr>
            <w:tcW w:w="1194" w:type="dxa"/>
            <w:hideMark/>
          </w:tcPr>
          <w:p w14:paraId="3CBB9652"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45</w:t>
            </w:r>
          </w:p>
        </w:tc>
      </w:tr>
      <w:tr w:rsidR="007B76A5" w:rsidRPr="00191694" w14:paraId="2802D1A1" w14:textId="77777777" w:rsidTr="007B76A5">
        <w:tc>
          <w:tcPr>
            <w:tcW w:w="5585" w:type="dxa"/>
            <w:hideMark/>
          </w:tcPr>
          <w:p w14:paraId="465CC534"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Health care worker</w:t>
            </w:r>
            <w:r w:rsidRPr="00191694">
              <w:rPr>
                <w:rFonts w:ascii="Times New Roman" w:hAnsi="Times New Roman" w:cs="Times New Roman"/>
                <w:sz w:val="24"/>
                <w:szCs w:val="24"/>
              </w:rPr>
              <w:tab/>
            </w:r>
          </w:p>
        </w:tc>
        <w:tc>
          <w:tcPr>
            <w:tcW w:w="1430" w:type="dxa"/>
            <w:hideMark/>
          </w:tcPr>
          <w:p w14:paraId="70062ADD"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26</w:t>
            </w:r>
          </w:p>
        </w:tc>
        <w:tc>
          <w:tcPr>
            <w:tcW w:w="1194" w:type="dxa"/>
            <w:hideMark/>
          </w:tcPr>
          <w:p w14:paraId="37A74B5C"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13</w:t>
            </w:r>
          </w:p>
        </w:tc>
      </w:tr>
      <w:tr w:rsidR="007B76A5" w:rsidRPr="00191694" w14:paraId="661D387A" w14:textId="77777777" w:rsidTr="007B76A5">
        <w:tc>
          <w:tcPr>
            <w:tcW w:w="5585" w:type="dxa"/>
            <w:hideMark/>
          </w:tcPr>
          <w:p w14:paraId="0F30D2BA"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eastAsia="Times New Roman" w:hAnsi="Times New Roman" w:cs="Times New Roman"/>
                <w:sz w:val="24"/>
                <w:szCs w:val="24"/>
                <w:lang w:eastAsia="zh-CN"/>
              </w:rPr>
              <w:t>Television</w:t>
            </w:r>
            <w:r w:rsidRPr="00191694">
              <w:rPr>
                <w:rFonts w:ascii="Times New Roman" w:eastAsia="Times New Roman" w:hAnsi="Times New Roman" w:cs="Times New Roman"/>
                <w:sz w:val="24"/>
                <w:szCs w:val="24"/>
                <w:lang w:eastAsia="zh-CN"/>
              </w:rPr>
              <w:tab/>
            </w:r>
          </w:p>
        </w:tc>
        <w:tc>
          <w:tcPr>
            <w:tcW w:w="1430" w:type="dxa"/>
            <w:hideMark/>
          </w:tcPr>
          <w:p w14:paraId="5F10D6C0"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6</w:t>
            </w:r>
          </w:p>
        </w:tc>
        <w:tc>
          <w:tcPr>
            <w:tcW w:w="1194" w:type="dxa"/>
            <w:hideMark/>
          </w:tcPr>
          <w:p w14:paraId="240B71E6"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3</w:t>
            </w:r>
          </w:p>
        </w:tc>
      </w:tr>
      <w:tr w:rsidR="007B76A5" w:rsidRPr="00191694" w14:paraId="2C7F5172" w14:textId="77777777" w:rsidTr="007B76A5">
        <w:tc>
          <w:tcPr>
            <w:tcW w:w="5585" w:type="dxa"/>
            <w:hideMark/>
          </w:tcPr>
          <w:p w14:paraId="0A0C9BCE"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lang w:eastAsia="zh-CN"/>
              </w:rPr>
              <w:t>Community health volunteer</w:t>
            </w:r>
          </w:p>
        </w:tc>
        <w:tc>
          <w:tcPr>
            <w:tcW w:w="1430" w:type="dxa"/>
            <w:hideMark/>
          </w:tcPr>
          <w:p w14:paraId="20C1EE80" w14:textId="77777777" w:rsidR="007B76A5" w:rsidRPr="00191694" w:rsidRDefault="007B76A5" w:rsidP="009C51E0">
            <w:pPr>
              <w:spacing w:after="0" w:line="276" w:lineRule="auto"/>
              <w:jc w:val="right"/>
              <w:rPr>
                <w:rFonts w:ascii="Times New Roman" w:eastAsia="Calibri" w:hAnsi="Times New Roman" w:cs="Times New Roman"/>
                <w:sz w:val="24"/>
                <w:szCs w:val="24"/>
              </w:rPr>
            </w:pPr>
            <w:r w:rsidRPr="00191694">
              <w:rPr>
                <w:rFonts w:ascii="Times New Roman" w:hAnsi="Times New Roman" w:cs="Times New Roman"/>
                <w:sz w:val="24"/>
                <w:szCs w:val="24"/>
              </w:rPr>
              <w:t>33</w:t>
            </w:r>
          </w:p>
        </w:tc>
        <w:tc>
          <w:tcPr>
            <w:tcW w:w="1194" w:type="dxa"/>
            <w:hideMark/>
          </w:tcPr>
          <w:p w14:paraId="4AE774F9" w14:textId="77777777" w:rsidR="007B76A5" w:rsidRPr="00191694" w:rsidRDefault="007B76A5" w:rsidP="009C51E0">
            <w:pPr>
              <w:spacing w:after="0" w:line="276" w:lineRule="auto"/>
              <w:jc w:val="right"/>
              <w:rPr>
                <w:rFonts w:ascii="Times New Roman" w:hAnsi="Times New Roman" w:cs="Times New Roman"/>
                <w:sz w:val="24"/>
                <w:szCs w:val="24"/>
              </w:rPr>
            </w:pPr>
            <w:r w:rsidRPr="00191694">
              <w:rPr>
                <w:rFonts w:ascii="Times New Roman" w:hAnsi="Times New Roman" w:cs="Times New Roman"/>
                <w:sz w:val="24"/>
                <w:szCs w:val="24"/>
              </w:rPr>
              <w:t>16</w:t>
            </w:r>
          </w:p>
        </w:tc>
      </w:tr>
    </w:tbl>
    <w:p w14:paraId="2B6445DA" w14:textId="77777777" w:rsidR="007B76A5" w:rsidRPr="00191694" w:rsidRDefault="007B76A5"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br w:type="textWrapping" w:clear="all"/>
      </w:r>
    </w:p>
    <w:p w14:paraId="40D881F4" w14:textId="77777777" w:rsidR="007B76A5" w:rsidRPr="00191694" w:rsidRDefault="007E6E95" w:rsidP="009C51E0">
      <w:pPr>
        <w:pStyle w:val="Heading3"/>
        <w:spacing w:line="276" w:lineRule="auto"/>
        <w:rPr>
          <w:rFonts w:ascii="Times New Roman" w:hAnsi="Times New Roman"/>
          <w:sz w:val="24"/>
          <w:szCs w:val="24"/>
        </w:rPr>
      </w:pPr>
      <w:bookmarkStart w:id="170" w:name="_Toc915125"/>
      <w:bookmarkStart w:id="171" w:name="_Toc1135169"/>
      <w:r w:rsidRPr="00191694">
        <w:rPr>
          <w:rFonts w:ascii="Times New Roman" w:hAnsi="Times New Roman"/>
          <w:sz w:val="24"/>
          <w:szCs w:val="24"/>
        </w:rPr>
        <w:t xml:space="preserve">4.1.2. </w:t>
      </w:r>
      <w:r w:rsidR="007B76A5" w:rsidRPr="00191694">
        <w:rPr>
          <w:rFonts w:ascii="Times New Roman" w:hAnsi="Times New Roman"/>
          <w:sz w:val="24"/>
          <w:szCs w:val="24"/>
        </w:rPr>
        <w:t>Community’s Attitude towards Hepatitis B infection</w:t>
      </w:r>
      <w:bookmarkEnd w:id="170"/>
      <w:bookmarkEnd w:id="171"/>
    </w:p>
    <w:p w14:paraId="4CFE4B9A" w14:textId="77777777" w:rsidR="007B76A5" w:rsidRPr="00191694" w:rsidRDefault="007B76A5" w:rsidP="009C51E0">
      <w:pPr>
        <w:spacing w:line="276" w:lineRule="auto"/>
        <w:rPr>
          <w:rFonts w:ascii="Times New Roman" w:hAnsi="Times New Roman" w:cs="Times New Roman"/>
          <w:b/>
          <w:sz w:val="24"/>
          <w:szCs w:val="24"/>
        </w:rPr>
      </w:pPr>
      <w:r w:rsidRPr="00191694">
        <w:rPr>
          <w:rFonts w:ascii="Times New Roman" w:hAnsi="Times New Roman" w:cs="Times New Roman"/>
          <w:sz w:val="24"/>
          <w:szCs w:val="24"/>
        </w:rPr>
        <w:t>One hundred and twenty two (60%) of the respondents thought that they c</w:t>
      </w:r>
      <w:ins w:id="172" w:author="Maurice Owiny" w:date="2019-02-18T18:11:00Z">
        <w:r w:rsidR="00863885">
          <w:rPr>
            <w:rFonts w:ascii="Times New Roman" w:hAnsi="Times New Roman" w:cs="Times New Roman"/>
            <w:sz w:val="24"/>
            <w:szCs w:val="24"/>
          </w:rPr>
          <w:t>ould</w:t>
        </w:r>
      </w:ins>
      <w:del w:id="173" w:author="Maurice Owiny" w:date="2019-02-18T18:11:00Z">
        <w:r w:rsidRPr="00191694" w:rsidDel="00863885">
          <w:rPr>
            <w:rFonts w:ascii="Times New Roman" w:hAnsi="Times New Roman" w:cs="Times New Roman"/>
            <w:sz w:val="24"/>
            <w:szCs w:val="24"/>
          </w:rPr>
          <w:delText>an</w:delText>
        </w:r>
      </w:del>
      <w:r w:rsidRPr="00191694">
        <w:rPr>
          <w:rFonts w:ascii="Times New Roman" w:hAnsi="Times New Roman" w:cs="Times New Roman"/>
          <w:sz w:val="24"/>
          <w:szCs w:val="24"/>
        </w:rPr>
        <w:t xml:space="preserve"> get Hepatitis B, 139(68%) would react with fear if found to have hepatitis B. 137(67%) of the respondents would talk to health care worker about their illness, </w:t>
      </w:r>
      <w:commentRangeStart w:id="174"/>
      <w:r w:rsidRPr="00191694">
        <w:rPr>
          <w:rFonts w:ascii="Times New Roman" w:hAnsi="Times New Roman" w:cs="Times New Roman"/>
          <w:sz w:val="24"/>
          <w:szCs w:val="24"/>
        </w:rPr>
        <w:t xml:space="preserve">while 199 (98%) </w:t>
      </w:r>
      <w:commentRangeEnd w:id="174"/>
      <w:r w:rsidR="00863885">
        <w:rPr>
          <w:rStyle w:val="CommentReference"/>
        </w:rPr>
        <w:commentReference w:id="174"/>
      </w:r>
      <w:ins w:id="175" w:author="Maurice Owiny" w:date="2019-02-18T18:11:00Z">
        <w:r w:rsidR="00863885">
          <w:rPr>
            <w:rFonts w:ascii="Times New Roman" w:hAnsi="Times New Roman" w:cs="Times New Roman"/>
            <w:sz w:val="24"/>
            <w:szCs w:val="24"/>
          </w:rPr>
          <w:t xml:space="preserve">would </w:t>
        </w:r>
      </w:ins>
      <w:r w:rsidRPr="00191694">
        <w:rPr>
          <w:rFonts w:ascii="Times New Roman" w:hAnsi="Times New Roman" w:cs="Times New Roman"/>
          <w:sz w:val="24"/>
          <w:szCs w:val="24"/>
        </w:rPr>
        <w:t>go to health facility if they th</w:t>
      </w:r>
      <w:ins w:id="176" w:author="Maurice Owiny" w:date="2019-02-18T18:11:00Z">
        <w:r w:rsidR="00863885">
          <w:rPr>
            <w:rFonts w:ascii="Times New Roman" w:hAnsi="Times New Roman" w:cs="Times New Roman"/>
            <w:sz w:val="24"/>
            <w:szCs w:val="24"/>
          </w:rPr>
          <w:t xml:space="preserve">ought </w:t>
        </w:r>
      </w:ins>
      <w:del w:id="177" w:author="Maurice Owiny" w:date="2019-02-18T18:11:00Z">
        <w:r w:rsidRPr="00191694" w:rsidDel="00863885">
          <w:rPr>
            <w:rFonts w:ascii="Times New Roman" w:hAnsi="Times New Roman" w:cs="Times New Roman"/>
            <w:sz w:val="24"/>
            <w:szCs w:val="24"/>
          </w:rPr>
          <w:delText xml:space="preserve">ink that </w:delText>
        </w:r>
      </w:del>
      <w:r w:rsidRPr="00191694">
        <w:rPr>
          <w:rFonts w:ascii="Times New Roman" w:hAnsi="Times New Roman" w:cs="Times New Roman"/>
          <w:sz w:val="24"/>
          <w:szCs w:val="24"/>
        </w:rPr>
        <w:t>they ha</w:t>
      </w:r>
      <w:ins w:id="178" w:author="Maurice Owiny" w:date="2019-02-18T18:11:00Z">
        <w:r w:rsidR="00863885">
          <w:rPr>
            <w:rFonts w:ascii="Times New Roman" w:hAnsi="Times New Roman" w:cs="Times New Roman"/>
            <w:sz w:val="24"/>
            <w:szCs w:val="24"/>
          </w:rPr>
          <w:t>d</w:t>
        </w:r>
      </w:ins>
      <w:del w:id="179" w:author="Maurice Owiny" w:date="2019-02-18T18:11:00Z">
        <w:r w:rsidRPr="00191694" w:rsidDel="00863885">
          <w:rPr>
            <w:rFonts w:ascii="Times New Roman" w:hAnsi="Times New Roman" w:cs="Times New Roman"/>
            <w:sz w:val="24"/>
            <w:szCs w:val="24"/>
          </w:rPr>
          <w:delText>ve</w:delText>
        </w:r>
      </w:del>
      <w:r w:rsidRPr="00191694">
        <w:rPr>
          <w:rFonts w:ascii="Times New Roman" w:hAnsi="Times New Roman" w:cs="Times New Roman"/>
          <w:sz w:val="24"/>
          <w:szCs w:val="24"/>
        </w:rPr>
        <w:t xml:space="preserve"> symptoms of hepatitis B. </w:t>
      </w:r>
      <w:ins w:id="180" w:author="Maurice Owiny" w:date="2019-02-18T18:12:00Z">
        <w:r w:rsidR="00863885">
          <w:rPr>
            <w:rFonts w:ascii="Times New Roman" w:hAnsi="Times New Roman" w:cs="Times New Roman"/>
            <w:sz w:val="24"/>
            <w:szCs w:val="24"/>
          </w:rPr>
          <w:t xml:space="preserve">Of those interviewed, </w:t>
        </w:r>
      </w:ins>
      <w:r w:rsidRPr="00191694">
        <w:rPr>
          <w:rFonts w:ascii="Times New Roman" w:hAnsi="Times New Roman" w:cs="Times New Roman"/>
          <w:sz w:val="24"/>
          <w:szCs w:val="24"/>
        </w:rPr>
        <w:t xml:space="preserve">195(96%) </w:t>
      </w:r>
      <w:ins w:id="181" w:author="Maurice Owiny" w:date="2019-02-18T18:12:00Z">
        <w:r w:rsidR="00863885">
          <w:rPr>
            <w:rFonts w:ascii="Times New Roman" w:hAnsi="Times New Roman" w:cs="Times New Roman"/>
            <w:sz w:val="24"/>
            <w:szCs w:val="24"/>
          </w:rPr>
          <w:t xml:space="preserve">would </w:t>
        </w:r>
      </w:ins>
      <w:del w:id="182" w:author="Maurice Owiny" w:date="2019-02-18T18:12:00Z">
        <w:r w:rsidRPr="00191694" w:rsidDel="00863885">
          <w:rPr>
            <w:rFonts w:ascii="Times New Roman" w:hAnsi="Times New Roman" w:cs="Times New Roman"/>
            <w:sz w:val="24"/>
            <w:szCs w:val="24"/>
          </w:rPr>
          <w:delText xml:space="preserve">of the respondents </w:delText>
        </w:r>
      </w:del>
      <w:r w:rsidRPr="00191694">
        <w:rPr>
          <w:rFonts w:ascii="Times New Roman" w:hAnsi="Times New Roman" w:cs="Times New Roman"/>
          <w:sz w:val="24"/>
          <w:szCs w:val="24"/>
        </w:rPr>
        <w:t>go to the health facility as soon as they had symptoms for hepatitis B</w:t>
      </w:r>
      <w:ins w:id="183" w:author="Maurice Owiny" w:date="2019-02-18T18:12:00Z">
        <w:r w:rsidR="00863885">
          <w:rPr>
            <w:rFonts w:ascii="Times New Roman" w:hAnsi="Times New Roman" w:cs="Times New Roman"/>
            <w:sz w:val="24"/>
            <w:szCs w:val="24"/>
          </w:rPr>
          <w:t xml:space="preserve"> while </w:t>
        </w:r>
      </w:ins>
      <w:del w:id="184" w:author="Maurice Owiny" w:date="2019-02-18T18:12:00Z">
        <w:r w:rsidRPr="00191694" w:rsidDel="00863885">
          <w:rPr>
            <w:rFonts w:ascii="Times New Roman" w:hAnsi="Times New Roman" w:cs="Times New Roman"/>
            <w:sz w:val="24"/>
            <w:szCs w:val="24"/>
          </w:rPr>
          <w:delText xml:space="preserve">. </w:delText>
        </w:r>
      </w:del>
      <w:r w:rsidRPr="00191694">
        <w:rPr>
          <w:rFonts w:ascii="Times New Roman" w:hAnsi="Times New Roman" w:cs="Times New Roman"/>
          <w:sz w:val="24"/>
          <w:szCs w:val="24"/>
        </w:rPr>
        <w:t xml:space="preserve">92(45%) trust messages from health care workers on hepatitis B, </w:t>
      </w:r>
      <w:ins w:id="185" w:author="Maurice Owiny" w:date="2019-02-18T18:13:00Z">
        <w:r w:rsidR="00863885">
          <w:rPr>
            <w:rFonts w:ascii="Times New Roman" w:hAnsi="Times New Roman" w:cs="Times New Roman"/>
            <w:sz w:val="24"/>
            <w:szCs w:val="24"/>
          </w:rPr>
          <w:t xml:space="preserve">and </w:t>
        </w:r>
      </w:ins>
      <w:del w:id="186" w:author="Maurice Owiny" w:date="2019-02-18T18:13:00Z">
        <w:r w:rsidRPr="00191694" w:rsidDel="00863885">
          <w:rPr>
            <w:rFonts w:ascii="Times New Roman" w:hAnsi="Times New Roman" w:cs="Times New Roman"/>
            <w:sz w:val="24"/>
            <w:szCs w:val="24"/>
          </w:rPr>
          <w:delText xml:space="preserve">while </w:delText>
        </w:r>
      </w:del>
      <w:r w:rsidRPr="00191694">
        <w:rPr>
          <w:rFonts w:ascii="Times New Roman" w:hAnsi="Times New Roman" w:cs="Times New Roman"/>
          <w:sz w:val="24"/>
          <w:szCs w:val="24"/>
        </w:rPr>
        <w:t>47(23%) trust</w:t>
      </w:r>
      <w:ins w:id="187" w:author="Maurice Owiny" w:date="2019-02-18T18:13:00Z">
        <w:r w:rsidR="00863885">
          <w:rPr>
            <w:rFonts w:ascii="Times New Roman" w:hAnsi="Times New Roman" w:cs="Times New Roman"/>
            <w:sz w:val="24"/>
            <w:szCs w:val="24"/>
          </w:rPr>
          <w:t>ed</w:t>
        </w:r>
      </w:ins>
      <w:r w:rsidRPr="00191694">
        <w:rPr>
          <w:rFonts w:ascii="Times New Roman" w:hAnsi="Times New Roman" w:cs="Times New Roman"/>
          <w:sz w:val="24"/>
          <w:szCs w:val="24"/>
        </w:rPr>
        <w:t xml:space="preserve"> health messages they receive</w:t>
      </w:r>
      <w:ins w:id="188" w:author="Maurice Owiny" w:date="2019-02-18T18:13:00Z">
        <w:r w:rsidR="00863885">
          <w:rPr>
            <w:rFonts w:ascii="Times New Roman" w:hAnsi="Times New Roman" w:cs="Times New Roman"/>
            <w:sz w:val="24"/>
            <w:szCs w:val="24"/>
          </w:rPr>
          <w:t>d</w:t>
        </w:r>
      </w:ins>
      <w:r w:rsidRPr="00191694">
        <w:rPr>
          <w:rFonts w:ascii="Times New Roman" w:hAnsi="Times New Roman" w:cs="Times New Roman"/>
          <w:sz w:val="24"/>
          <w:szCs w:val="24"/>
        </w:rPr>
        <w:t xml:space="preserve"> from community health volunteers.</w:t>
      </w:r>
    </w:p>
    <w:p w14:paraId="52A7243E" w14:textId="77777777" w:rsidR="007B76A5" w:rsidRPr="00191694" w:rsidRDefault="007B76A5" w:rsidP="009C51E0">
      <w:pPr>
        <w:spacing w:line="276" w:lineRule="auto"/>
        <w:rPr>
          <w:rFonts w:ascii="Times New Roman" w:hAnsi="Times New Roman" w:cs="Times New Roman"/>
          <w:b/>
          <w:sz w:val="24"/>
          <w:szCs w:val="24"/>
        </w:rPr>
      </w:pPr>
      <w:r w:rsidRPr="00191694">
        <w:rPr>
          <w:rFonts w:ascii="Times New Roman" w:hAnsi="Times New Roman" w:cs="Times New Roman"/>
          <w:b/>
          <w:sz w:val="24"/>
          <w:szCs w:val="24"/>
        </w:rPr>
        <w:t>Table : Community Attitude on Hepatitis B disease</w:t>
      </w:r>
      <w:r w:rsidRPr="00191694">
        <w:rPr>
          <w:rFonts w:ascii="Times New Roman" w:hAnsi="Times New Roman" w:cs="Times New Roman"/>
          <w:sz w:val="24"/>
          <w:szCs w:val="24"/>
        </w:rPr>
        <w:t xml:space="preserve"> </w:t>
      </w:r>
      <w:r w:rsidRPr="00191694">
        <w:rPr>
          <w:rFonts w:ascii="Times New Roman" w:hAnsi="Times New Roman" w:cs="Times New Roman"/>
          <w:b/>
          <w:sz w:val="24"/>
          <w:szCs w:val="24"/>
        </w:rPr>
        <w:t>Elgeyo Marakwet County, Kenya, 2019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0"/>
        <w:gridCol w:w="1310"/>
        <w:gridCol w:w="1472"/>
      </w:tblGrid>
      <w:tr w:rsidR="007B76A5" w:rsidRPr="00191694" w14:paraId="3FD7B59A" w14:textId="77777777" w:rsidTr="007B76A5">
        <w:tc>
          <w:tcPr>
            <w:tcW w:w="6460" w:type="dxa"/>
            <w:hideMark/>
          </w:tcPr>
          <w:p w14:paraId="71263B6F"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Attitude items</w:t>
            </w:r>
          </w:p>
        </w:tc>
        <w:tc>
          <w:tcPr>
            <w:tcW w:w="1310" w:type="dxa"/>
            <w:hideMark/>
          </w:tcPr>
          <w:p w14:paraId="62C2F427"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Frequency</w:t>
            </w:r>
          </w:p>
        </w:tc>
        <w:tc>
          <w:tcPr>
            <w:tcW w:w="1472" w:type="dxa"/>
            <w:hideMark/>
          </w:tcPr>
          <w:p w14:paraId="6C1D6C7C"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w:t>
            </w:r>
          </w:p>
        </w:tc>
      </w:tr>
      <w:tr w:rsidR="007B76A5" w:rsidRPr="00191694" w14:paraId="55791531" w14:textId="77777777" w:rsidTr="007B76A5">
        <w:tc>
          <w:tcPr>
            <w:tcW w:w="6460" w:type="dxa"/>
            <w:hideMark/>
          </w:tcPr>
          <w:p w14:paraId="515EA5CB" w14:textId="77777777" w:rsidR="007B76A5" w:rsidRPr="00191694" w:rsidRDefault="007B76A5" w:rsidP="009C51E0">
            <w:pPr>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lastRenderedPageBreak/>
              <w:t>Do you think you can get Hepatitis B?</w:t>
            </w:r>
            <w:r w:rsidRPr="00191694">
              <w:rPr>
                <w:rFonts w:ascii="Times New Roman" w:hAnsi="Times New Roman" w:cs="Times New Roman"/>
                <w:sz w:val="24"/>
                <w:szCs w:val="24"/>
              </w:rPr>
              <w:t xml:space="preserve"> (n=203)</w:t>
            </w:r>
          </w:p>
        </w:tc>
        <w:tc>
          <w:tcPr>
            <w:tcW w:w="1310" w:type="dxa"/>
          </w:tcPr>
          <w:p w14:paraId="370B3636"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Pr>
          <w:p w14:paraId="442B8AD0"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24CB7C20" w14:textId="77777777" w:rsidTr="007B76A5">
        <w:tc>
          <w:tcPr>
            <w:tcW w:w="6460" w:type="dxa"/>
            <w:hideMark/>
          </w:tcPr>
          <w:p w14:paraId="212EEB85"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Yes</w:t>
            </w:r>
          </w:p>
        </w:tc>
        <w:tc>
          <w:tcPr>
            <w:tcW w:w="1310" w:type="dxa"/>
            <w:hideMark/>
          </w:tcPr>
          <w:p w14:paraId="200E045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122</w:t>
            </w:r>
          </w:p>
        </w:tc>
        <w:tc>
          <w:tcPr>
            <w:tcW w:w="1472" w:type="dxa"/>
            <w:hideMark/>
          </w:tcPr>
          <w:p w14:paraId="54C85757"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60</w:t>
            </w:r>
          </w:p>
        </w:tc>
      </w:tr>
      <w:tr w:rsidR="007B76A5" w:rsidRPr="00191694" w14:paraId="741C5354" w14:textId="77777777" w:rsidTr="007B76A5">
        <w:tc>
          <w:tcPr>
            <w:tcW w:w="6460" w:type="dxa"/>
            <w:hideMark/>
          </w:tcPr>
          <w:p w14:paraId="2D659119"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No</w:t>
            </w:r>
          </w:p>
        </w:tc>
        <w:tc>
          <w:tcPr>
            <w:tcW w:w="1310" w:type="dxa"/>
            <w:hideMark/>
          </w:tcPr>
          <w:p w14:paraId="2C7C2BC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81</w:t>
            </w:r>
          </w:p>
        </w:tc>
        <w:tc>
          <w:tcPr>
            <w:tcW w:w="1472" w:type="dxa"/>
            <w:hideMark/>
          </w:tcPr>
          <w:p w14:paraId="32A80D8B"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40</w:t>
            </w:r>
          </w:p>
        </w:tc>
      </w:tr>
      <w:tr w:rsidR="007B76A5" w:rsidRPr="00191694" w14:paraId="0360F027" w14:textId="77777777" w:rsidTr="007B76A5">
        <w:tc>
          <w:tcPr>
            <w:tcW w:w="6460" w:type="dxa"/>
            <w:hideMark/>
          </w:tcPr>
          <w:p w14:paraId="7DB5A271" w14:textId="77777777" w:rsidR="007B76A5" w:rsidRPr="00191694" w:rsidRDefault="007B76A5" w:rsidP="009C51E0">
            <w:pPr>
              <w:pStyle w:val="ListParagraph"/>
              <w:spacing w:after="0" w:line="276" w:lineRule="auto"/>
              <w:ind w:left="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What would be your reaction if you found that you have Hepatitis B? (n=203)</w:t>
            </w:r>
          </w:p>
        </w:tc>
        <w:tc>
          <w:tcPr>
            <w:tcW w:w="1310" w:type="dxa"/>
          </w:tcPr>
          <w:p w14:paraId="3C25BCAA"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Pr>
          <w:p w14:paraId="0EC3AA17"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1C95A8A1" w14:textId="77777777" w:rsidTr="007B76A5">
        <w:tc>
          <w:tcPr>
            <w:tcW w:w="6460" w:type="dxa"/>
            <w:hideMark/>
          </w:tcPr>
          <w:p w14:paraId="38E9B9B2"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Fear  </w:t>
            </w:r>
          </w:p>
        </w:tc>
        <w:tc>
          <w:tcPr>
            <w:tcW w:w="1310" w:type="dxa"/>
            <w:hideMark/>
          </w:tcPr>
          <w:p w14:paraId="7985BDF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139</w:t>
            </w:r>
          </w:p>
        </w:tc>
        <w:tc>
          <w:tcPr>
            <w:tcW w:w="1472" w:type="dxa"/>
            <w:hideMark/>
          </w:tcPr>
          <w:p w14:paraId="1AD5F145"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68</w:t>
            </w:r>
          </w:p>
        </w:tc>
      </w:tr>
      <w:tr w:rsidR="007B76A5" w:rsidRPr="00191694" w14:paraId="4C8DC44F" w14:textId="77777777" w:rsidTr="007B76A5">
        <w:tc>
          <w:tcPr>
            <w:tcW w:w="6460" w:type="dxa"/>
            <w:hideMark/>
          </w:tcPr>
          <w:p w14:paraId="3472E3AF"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Shame </w:t>
            </w:r>
          </w:p>
        </w:tc>
        <w:tc>
          <w:tcPr>
            <w:tcW w:w="1310" w:type="dxa"/>
            <w:hideMark/>
          </w:tcPr>
          <w:p w14:paraId="3695771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4</w:t>
            </w:r>
          </w:p>
        </w:tc>
        <w:tc>
          <w:tcPr>
            <w:tcW w:w="1472" w:type="dxa"/>
            <w:hideMark/>
          </w:tcPr>
          <w:p w14:paraId="1F06378C"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w:t>
            </w:r>
          </w:p>
        </w:tc>
      </w:tr>
      <w:tr w:rsidR="007B76A5" w:rsidRPr="00191694" w14:paraId="570EE49E" w14:textId="77777777" w:rsidTr="007B76A5">
        <w:tc>
          <w:tcPr>
            <w:tcW w:w="6460" w:type="dxa"/>
            <w:hideMark/>
          </w:tcPr>
          <w:p w14:paraId="75B0EB5B"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Surprise</w:t>
            </w:r>
          </w:p>
        </w:tc>
        <w:tc>
          <w:tcPr>
            <w:tcW w:w="1310" w:type="dxa"/>
            <w:hideMark/>
          </w:tcPr>
          <w:p w14:paraId="1F41E80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22</w:t>
            </w:r>
          </w:p>
        </w:tc>
        <w:tc>
          <w:tcPr>
            <w:tcW w:w="1472" w:type="dxa"/>
            <w:hideMark/>
          </w:tcPr>
          <w:p w14:paraId="3E6F835A"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11</w:t>
            </w:r>
          </w:p>
        </w:tc>
      </w:tr>
      <w:tr w:rsidR="007B76A5" w:rsidRPr="00191694" w14:paraId="6DF7FD60" w14:textId="77777777" w:rsidTr="007B76A5">
        <w:tc>
          <w:tcPr>
            <w:tcW w:w="6460" w:type="dxa"/>
            <w:hideMark/>
          </w:tcPr>
          <w:p w14:paraId="716561D4"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Sadness</w:t>
            </w:r>
          </w:p>
        </w:tc>
        <w:tc>
          <w:tcPr>
            <w:tcW w:w="1310" w:type="dxa"/>
            <w:hideMark/>
          </w:tcPr>
          <w:p w14:paraId="5966F97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13</w:t>
            </w:r>
          </w:p>
        </w:tc>
        <w:tc>
          <w:tcPr>
            <w:tcW w:w="1472" w:type="dxa"/>
            <w:hideMark/>
          </w:tcPr>
          <w:p w14:paraId="5E7C9F4C"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w:t>
            </w:r>
          </w:p>
        </w:tc>
      </w:tr>
      <w:tr w:rsidR="007B76A5" w:rsidRPr="00191694" w14:paraId="1E5EDD59" w14:textId="77777777" w:rsidTr="007B76A5">
        <w:tc>
          <w:tcPr>
            <w:tcW w:w="6460" w:type="dxa"/>
            <w:hideMark/>
          </w:tcPr>
          <w:p w14:paraId="5DC032C0"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Accept the result</w:t>
            </w:r>
          </w:p>
        </w:tc>
        <w:tc>
          <w:tcPr>
            <w:tcW w:w="1310" w:type="dxa"/>
            <w:hideMark/>
          </w:tcPr>
          <w:p w14:paraId="3167D8B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11</w:t>
            </w:r>
          </w:p>
        </w:tc>
        <w:tc>
          <w:tcPr>
            <w:tcW w:w="1472" w:type="dxa"/>
            <w:hideMark/>
          </w:tcPr>
          <w:p w14:paraId="77F21D67"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w:t>
            </w:r>
          </w:p>
        </w:tc>
      </w:tr>
      <w:tr w:rsidR="007B76A5" w:rsidRPr="00191694" w14:paraId="03DF5766" w14:textId="77777777" w:rsidTr="007B76A5">
        <w:tc>
          <w:tcPr>
            <w:tcW w:w="6460" w:type="dxa"/>
            <w:hideMark/>
          </w:tcPr>
          <w:p w14:paraId="385E6C95"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Take it positive</w:t>
            </w:r>
          </w:p>
        </w:tc>
        <w:tc>
          <w:tcPr>
            <w:tcW w:w="1310" w:type="dxa"/>
            <w:hideMark/>
          </w:tcPr>
          <w:p w14:paraId="1978746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2</w:t>
            </w:r>
          </w:p>
        </w:tc>
        <w:tc>
          <w:tcPr>
            <w:tcW w:w="1472" w:type="dxa"/>
            <w:hideMark/>
          </w:tcPr>
          <w:p w14:paraId="3D15AECA"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00CB3703" w14:textId="77777777" w:rsidTr="007B76A5">
        <w:tc>
          <w:tcPr>
            <w:tcW w:w="6460" w:type="dxa"/>
            <w:hideMark/>
          </w:tcPr>
          <w:p w14:paraId="2A2899A1"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Not surprised</w:t>
            </w:r>
          </w:p>
        </w:tc>
        <w:tc>
          <w:tcPr>
            <w:tcW w:w="1310" w:type="dxa"/>
            <w:hideMark/>
          </w:tcPr>
          <w:p w14:paraId="729A8A7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11</w:t>
            </w:r>
          </w:p>
        </w:tc>
        <w:tc>
          <w:tcPr>
            <w:tcW w:w="1472" w:type="dxa"/>
            <w:hideMark/>
          </w:tcPr>
          <w:p w14:paraId="2DBE8398"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w:t>
            </w:r>
          </w:p>
        </w:tc>
      </w:tr>
      <w:tr w:rsidR="007B76A5" w:rsidRPr="00191694" w14:paraId="201890EE" w14:textId="77777777" w:rsidTr="007B76A5">
        <w:tc>
          <w:tcPr>
            <w:tcW w:w="6460" w:type="dxa"/>
            <w:hideMark/>
          </w:tcPr>
          <w:p w14:paraId="0F0A2AEF" w14:textId="77777777" w:rsidR="007B76A5" w:rsidRPr="00191694" w:rsidRDefault="007B76A5" w:rsidP="009C51E0">
            <w:pPr>
              <w:pStyle w:val="ListParagraph"/>
              <w:spacing w:after="0" w:line="276" w:lineRule="auto"/>
              <w:ind w:left="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Who would you talk to about your illness? (n=203)</w:t>
            </w:r>
          </w:p>
        </w:tc>
        <w:tc>
          <w:tcPr>
            <w:tcW w:w="1310" w:type="dxa"/>
          </w:tcPr>
          <w:p w14:paraId="141DD930"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Pr>
          <w:p w14:paraId="5821B48E"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093F62EF" w14:textId="77777777" w:rsidTr="007B76A5">
        <w:tc>
          <w:tcPr>
            <w:tcW w:w="6460" w:type="dxa"/>
            <w:hideMark/>
          </w:tcPr>
          <w:p w14:paraId="697CB474"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Health worker </w:t>
            </w:r>
            <w:r w:rsidRPr="00191694">
              <w:rPr>
                <w:rFonts w:ascii="Times New Roman" w:eastAsia="Times New Roman" w:hAnsi="Times New Roman" w:cs="Times New Roman"/>
                <w:bCs/>
                <w:iCs/>
                <w:sz w:val="24"/>
                <w:szCs w:val="24"/>
              </w:rPr>
              <w:tab/>
            </w:r>
          </w:p>
        </w:tc>
        <w:tc>
          <w:tcPr>
            <w:tcW w:w="1310" w:type="dxa"/>
            <w:hideMark/>
          </w:tcPr>
          <w:p w14:paraId="7023B69B"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137</w:t>
            </w:r>
          </w:p>
        </w:tc>
        <w:tc>
          <w:tcPr>
            <w:tcW w:w="1472" w:type="dxa"/>
            <w:hideMark/>
          </w:tcPr>
          <w:p w14:paraId="25214ACD"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67</w:t>
            </w:r>
          </w:p>
        </w:tc>
      </w:tr>
      <w:tr w:rsidR="007B76A5" w:rsidRPr="00191694" w14:paraId="652B4667" w14:textId="77777777" w:rsidTr="007B76A5">
        <w:tc>
          <w:tcPr>
            <w:tcW w:w="6460" w:type="dxa"/>
            <w:hideMark/>
          </w:tcPr>
          <w:p w14:paraId="5FC310BC"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Spouse </w:t>
            </w:r>
            <w:r w:rsidRPr="00191694">
              <w:rPr>
                <w:rFonts w:ascii="Times New Roman" w:eastAsia="Times New Roman" w:hAnsi="Times New Roman" w:cs="Times New Roman"/>
                <w:bCs/>
                <w:iCs/>
                <w:sz w:val="24"/>
                <w:szCs w:val="24"/>
              </w:rPr>
              <w:tab/>
            </w:r>
          </w:p>
        </w:tc>
        <w:tc>
          <w:tcPr>
            <w:tcW w:w="1310" w:type="dxa"/>
            <w:hideMark/>
          </w:tcPr>
          <w:p w14:paraId="5965F90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52</w:t>
            </w:r>
          </w:p>
        </w:tc>
        <w:tc>
          <w:tcPr>
            <w:tcW w:w="1472" w:type="dxa"/>
            <w:hideMark/>
          </w:tcPr>
          <w:p w14:paraId="3810521F"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26</w:t>
            </w:r>
          </w:p>
        </w:tc>
      </w:tr>
      <w:tr w:rsidR="007B76A5" w:rsidRPr="00191694" w14:paraId="54B629A4" w14:textId="77777777" w:rsidTr="007B76A5">
        <w:tc>
          <w:tcPr>
            <w:tcW w:w="6460" w:type="dxa"/>
            <w:hideMark/>
          </w:tcPr>
          <w:p w14:paraId="4838C0C6"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Parents </w:t>
            </w:r>
            <w:r w:rsidRPr="00191694">
              <w:rPr>
                <w:rFonts w:ascii="Times New Roman" w:eastAsia="Times New Roman" w:hAnsi="Times New Roman" w:cs="Times New Roman"/>
                <w:bCs/>
                <w:iCs/>
                <w:sz w:val="24"/>
                <w:szCs w:val="24"/>
              </w:rPr>
              <w:tab/>
            </w:r>
          </w:p>
        </w:tc>
        <w:tc>
          <w:tcPr>
            <w:tcW w:w="1310" w:type="dxa"/>
            <w:hideMark/>
          </w:tcPr>
          <w:p w14:paraId="4448403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19</w:t>
            </w:r>
          </w:p>
        </w:tc>
        <w:tc>
          <w:tcPr>
            <w:tcW w:w="1472" w:type="dxa"/>
            <w:hideMark/>
          </w:tcPr>
          <w:p w14:paraId="22D4B1CF"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w:t>
            </w:r>
          </w:p>
        </w:tc>
      </w:tr>
      <w:tr w:rsidR="007B76A5" w:rsidRPr="00191694" w14:paraId="36EE3CED" w14:textId="77777777" w:rsidTr="007B76A5">
        <w:tc>
          <w:tcPr>
            <w:tcW w:w="6460" w:type="dxa"/>
            <w:hideMark/>
          </w:tcPr>
          <w:p w14:paraId="6B685171"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Child(ren) </w:t>
            </w:r>
            <w:r w:rsidRPr="00191694">
              <w:rPr>
                <w:rFonts w:ascii="Times New Roman" w:eastAsia="Times New Roman" w:hAnsi="Times New Roman" w:cs="Times New Roman"/>
                <w:bCs/>
                <w:iCs/>
                <w:sz w:val="24"/>
                <w:szCs w:val="24"/>
              </w:rPr>
              <w:tab/>
            </w:r>
          </w:p>
        </w:tc>
        <w:tc>
          <w:tcPr>
            <w:tcW w:w="1310" w:type="dxa"/>
            <w:hideMark/>
          </w:tcPr>
          <w:p w14:paraId="1C09463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6</w:t>
            </w:r>
          </w:p>
        </w:tc>
        <w:tc>
          <w:tcPr>
            <w:tcW w:w="1472" w:type="dxa"/>
            <w:hideMark/>
          </w:tcPr>
          <w:p w14:paraId="2AD7E162"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w:t>
            </w:r>
          </w:p>
        </w:tc>
      </w:tr>
      <w:tr w:rsidR="007B76A5" w:rsidRPr="00191694" w14:paraId="2C0E2FE8" w14:textId="77777777" w:rsidTr="007B76A5">
        <w:tc>
          <w:tcPr>
            <w:tcW w:w="6460" w:type="dxa"/>
            <w:hideMark/>
          </w:tcPr>
          <w:p w14:paraId="6CA41F25"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lang w:eastAsia="zh-CN"/>
              </w:rPr>
              <w:t>O</w:t>
            </w:r>
            <w:r w:rsidRPr="00191694">
              <w:rPr>
                <w:rFonts w:ascii="Times New Roman" w:eastAsia="Times New Roman" w:hAnsi="Times New Roman" w:cs="Times New Roman"/>
                <w:bCs/>
                <w:iCs/>
                <w:sz w:val="24"/>
                <w:szCs w:val="24"/>
              </w:rPr>
              <w:t xml:space="preserve">ther relatives </w:t>
            </w:r>
          </w:p>
        </w:tc>
        <w:tc>
          <w:tcPr>
            <w:tcW w:w="1310" w:type="dxa"/>
            <w:hideMark/>
          </w:tcPr>
          <w:p w14:paraId="6F4BC07B"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10</w:t>
            </w:r>
          </w:p>
        </w:tc>
        <w:tc>
          <w:tcPr>
            <w:tcW w:w="1472" w:type="dxa"/>
            <w:hideMark/>
          </w:tcPr>
          <w:p w14:paraId="48241A35"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5</w:t>
            </w:r>
          </w:p>
        </w:tc>
      </w:tr>
      <w:tr w:rsidR="007B76A5" w:rsidRPr="00191694" w14:paraId="32F4C659" w14:textId="77777777" w:rsidTr="007B76A5">
        <w:tc>
          <w:tcPr>
            <w:tcW w:w="6460" w:type="dxa"/>
            <w:hideMark/>
          </w:tcPr>
          <w:p w14:paraId="3750AA27"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Neighbours</w:t>
            </w:r>
          </w:p>
        </w:tc>
        <w:tc>
          <w:tcPr>
            <w:tcW w:w="1310" w:type="dxa"/>
            <w:hideMark/>
          </w:tcPr>
          <w:p w14:paraId="2C9C6FF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w:t>
            </w:r>
          </w:p>
        </w:tc>
        <w:tc>
          <w:tcPr>
            <w:tcW w:w="1472" w:type="dxa"/>
            <w:hideMark/>
          </w:tcPr>
          <w:p w14:paraId="08800963"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w:t>
            </w:r>
          </w:p>
        </w:tc>
      </w:tr>
      <w:tr w:rsidR="007B76A5" w:rsidRPr="00191694" w14:paraId="0C0853F9" w14:textId="77777777" w:rsidTr="007B76A5">
        <w:tc>
          <w:tcPr>
            <w:tcW w:w="6460" w:type="dxa"/>
            <w:hideMark/>
          </w:tcPr>
          <w:p w14:paraId="736A24B0"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Religious leaders </w:t>
            </w:r>
            <w:r w:rsidRPr="00191694">
              <w:rPr>
                <w:rFonts w:ascii="Times New Roman" w:eastAsia="Times New Roman" w:hAnsi="Times New Roman" w:cs="Times New Roman"/>
                <w:bCs/>
                <w:iCs/>
                <w:sz w:val="24"/>
                <w:szCs w:val="24"/>
              </w:rPr>
              <w:tab/>
            </w:r>
            <w:r w:rsidRPr="00191694">
              <w:rPr>
                <w:rFonts w:ascii="Times New Roman" w:eastAsia="Times New Roman" w:hAnsi="Times New Roman" w:cs="Times New Roman"/>
                <w:bCs/>
                <w:iCs/>
                <w:sz w:val="24"/>
                <w:szCs w:val="24"/>
              </w:rPr>
              <w:tab/>
            </w:r>
          </w:p>
        </w:tc>
        <w:tc>
          <w:tcPr>
            <w:tcW w:w="1310" w:type="dxa"/>
            <w:hideMark/>
          </w:tcPr>
          <w:p w14:paraId="4A0E646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w:t>
            </w:r>
          </w:p>
        </w:tc>
        <w:tc>
          <w:tcPr>
            <w:tcW w:w="1472" w:type="dxa"/>
            <w:hideMark/>
          </w:tcPr>
          <w:p w14:paraId="252EB5FC"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w:t>
            </w:r>
          </w:p>
        </w:tc>
      </w:tr>
      <w:tr w:rsidR="007B76A5" w:rsidRPr="00191694" w14:paraId="7DAE424E" w14:textId="77777777" w:rsidTr="007B76A5">
        <w:tc>
          <w:tcPr>
            <w:tcW w:w="6460" w:type="dxa"/>
            <w:hideMark/>
          </w:tcPr>
          <w:p w14:paraId="368A3F9D"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No one</w:t>
            </w:r>
          </w:p>
        </w:tc>
        <w:tc>
          <w:tcPr>
            <w:tcW w:w="1310" w:type="dxa"/>
            <w:hideMark/>
          </w:tcPr>
          <w:p w14:paraId="70B740C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3</w:t>
            </w:r>
          </w:p>
        </w:tc>
        <w:tc>
          <w:tcPr>
            <w:tcW w:w="1472" w:type="dxa"/>
            <w:hideMark/>
          </w:tcPr>
          <w:p w14:paraId="413DDF59"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288CBA29" w14:textId="77777777" w:rsidTr="007B76A5">
        <w:tc>
          <w:tcPr>
            <w:tcW w:w="6460" w:type="dxa"/>
            <w:hideMark/>
          </w:tcPr>
          <w:p w14:paraId="21329689" w14:textId="77777777" w:rsidR="007B76A5" w:rsidRPr="00191694" w:rsidRDefault="007B76A5" w:rsidP="009C51E0">
            <w:pPr>
              <w:pStyle w:val="ListParagraph"/>
              <w:spacing w:after="0" w:line="276" w:lineRule="auto"/>
              <w:ind w:left="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What will you do if you think that you have symptoms of Hepatitis B?</w:t>
            </w:r>
            <w:r w:rsidRPr="00191694">
              <w:rPr>
                <w:rFonts w:ascii="Times New Roman" w:eastAsia="Times New Roman" w:hAnsi="Times New Roman" w:cs="Times New Roman"/>
                <w:sz w:val="24"/>
                <w:szCs w:val="24"/>
              </w:rPr>
              <w:t xml:space="preserve"> (n=203)</w:t>
            </w:r>
          </w:p>
        </w:tc>
        <w:tc>
          <w:tcPr>
            <w:tcW w:w="1310" w:type="dxa"/>
          </w:tcPr>
          <w:p w14:paraId="2CC5C456"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Pr>
          <w:p w14:paraId="3A09E46B"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4B5F6642" w14:textId="77777777" w:rsidTr="007B76A5">
        <w:tc>
          <w:tcPr>
            <w:tcW w:w="6460" w:type="dxa"/>
            <w:hideMark/>
          </w:tcPr>
          <w:p w14:paraId="39CE6FD7"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Go to health facility </w:t>
            </w:r>
            <w:r w:rsidRPr="00191694">
              <w:rPr>
                <w:rFonts w:ascii="Times New Roman" w:eastAsia="Times New Roman" w:hAnsi="Times New Roman" w:cs="Times New Roman"/>
                <w:sz w:val="24"/>
                <w:szCs w:val="24"/>
              </w:rPr>
              <w:tab/>
            </w:r>
          </w:p>
        </w:tc>
        <w:tc>
          <w:tcPr>
            <w:tcW w:w="1310" w:type="dxa"/>
            <w:hideMark/>
          </w:tcPr>
          <w:p w14:paraId="3FA566B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199</w:t>
            </w:r>
          </w:p>
        </w:tc>
        <w:tc>
          <w:tcPr>
            <w:tcW w:w="1472" w:type="dxa"/>
            <w:hideMark/>
          </w:tcPr>
          <w:p w14:paraId="4763667B"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98</w:t>
            </w:r>
          </w:p>
        </w:tc>
      </w:tr>
      <w:tr w:rsidR="007B76A5" w:rsidRPr="00191694" w14:paraId="18AA8797" w14:textId="77777777" w:rsidTr="007B76A5">
        <w:tc>
          <w:tcPr>
            <w:tcW w:w="6460" w:type="dxa"/>
            <w:hideMark/>
          </w:tcPr>
          <w:p w14:paraId="25E2C932"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Go to Traditional healer </w:t>
            </w:r>
            <w:r w:rsidRPr="00191694">
              <w:rPr>
                <w:rFonts w:ascii="Times New Roman" w:eastAsia="Times New Roman" w:hAnsi="Times New Roman" w:cs="Times New Roman"/>
                <w:sz w:val="24"/>
                <w:szCs w:val="24"/>
              </w:rPr>
              <w:tab/>
            </w:r>
          </w:p>
        </w:tc>
        <w:tc>
          <w:tcPr>
            <w:tcW w:w="1310" w:type="dxa"/>
            <w:hideMark/>
          </w:tcPr>
          <w:p w14:paraId="084D472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w:t>
            </w:r>
          </w:p>
        </w:tc>
        <w:tc>
          <w:tcPr>
            <w:tcW w:w="1472" w:type="dxa"/>
            <w:hideMark/>
          </w:tcPr>
          <w:p w14:paraId="17AE66CD"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w:t>
            </w:r>
          </w:p>
        </w:tc>
      </w:tr>
      <w:tr w:rsidR="007B76A5" w:rsidRPr="00191694" w14:paraId="10CBC03F" w14:textId="77777777" w:rsidTr="007B76A5">
        <w:tc>
          <w:tcPr>
            <w:tcW w:w="6460" w:type="dxa"/>
            <w:hideMark/>
          </w:tcPr>
          <w:p w14:paraId="61205969"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Self-medication</w:t>
            </w:r>
          </w:p>
        </w:tc>
        <w:tc>
          <w:tcPr>
            <w:tcW w:w="1310" w:type="dxa"/>
            <w:hideMark/>
          </w:tcPr>
          <w:p w14:paraId="3112FBC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3</w:t>
            </w:r>
          </w:p>
        </w:tc>
        <w:tc>
          <w:tcPr>
            <w:tcW w:w="1472" w:type="dxa"/>
            <w:hideMark/>
          </w:tcPr>
          <w:p w14:paraId="40517A40"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6CAFBD52" w14:textId="77777777" w:rsidTr="007B76A5">
        <w:tc>
          <w:tcPr>
            <w:tcW w:w="6460" w:type="dxa"/>
            <w:hideMark/>
          </w:tcPr>
          <w:p w14:paraId="739ADFF0" w14:textId="77777777" w:rsidR="007B76A5" w:rsidRPr="00191694" w:rsidRDefault="007B76A5" w:rsidP="009C51E0">
            <w:pPr>
              <w:pStyle w:val="ListParagraph"/>
              <w:spacing w:after="0" w:line="276" w:lineRule="auto"/>
              <w:ind w:left="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If you had symptoms of Hepatitis B, at what stage will you go to the health facility? </w:t>
            </w:r>
            <w:r w:rsidRPr="00191694">
              <w:rPr>
                <w:rFonts w:ascii="Times New Roman" w:eastAsia="Times New Roman" w:hAnsi="Times New Roman" w:cs="Times New Roman"/>
                <w:sz w:val="24"/>
                <w:szCs w:val="24"/>
              </w:rPr>
              <w:t>(n=203)</w:t>
            </w:r>
          </w:p>
        </w:tc>
        <w:tc>
          <w:tcPr>
            <w:tcW w:w="1310" w:type="dxa"/>
          </w:tcPr>
          <w:p w14:paraId="178DFD17"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Pr>
          <w:p w14:paraId="3D331B6B"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1FAD6E5F" w14:textId="77777777" w:rsidTr="007B76A5">
        <w:tc>
          <w:tcPr>
            <w:tcW w:w="6460" w:type="dxa"/>
            <w:hideMark/>
          </w:tcPr>
          <w:p w14:paraId="2CFEF0BF" w14:textId="77777777" w:rsidR="007B76A5" w:rsidRPr="00191694" w:rsidRDefault="007B76A5" w:rsidP="009C51E0">
            <w:pPr>
              <w:pStyle w:val="ListParagraph"/>
              <w:spacing w:after="0" w:line="276" w:lineRule="auto"/>
              <w:ind w:left="540"/>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 xml:space="preserve">After 3-4 weeks of the appearance of symptoms </w:t>
            </w:r>
          </w:p>
        </w:tc>
        <w:tc>
          <w:tcPr>
            <w:tcW w:w="1310" w:type="dxa"/>
            <w:hideMark/>
          </w:tcPr>
          <w:p w14:paraId="4B668FE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7</w:t>
            </w:r>
          </w:p>
        </w:tc>
        <w:tc>
          <w:tcPr>
            <w:tcW w:w="1472" w:type="dxa"/>
            <w:hideMark/>
          </w:tcPr>
          <w:p w14:paraId="38AB5374"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w:t>
            </w:r>
          </w:p>
        </w:tc>
      </w:tr>
      <w:tr w:rsidR="007B76A5" w:rsidRPr="00191694" w14:paraId="1414FAB5" w14:textId="77777777" w:rsidTr="007B76A5">
        <w:tc>
          <w:tcPr>
            <w:tcW w:w="6460" w:type="dxa"/>
            <w:hideMark/>
          </w:tcPr>
          <w:p w14:paraId="5B6FF532" w14:textId="77777777" w:rsidR="007B76A5" w:rsidRPr="00191694" w:rsidRDefault="007B76A5" w:rsidP="009C51E0">
            <w:pPr>
              <w:pStyle w:val="ListParagraph"/>
              <w:spacing w:after="0" w:line="276" w:lineRule="auto"/>
              <w:ind w:left="540"/>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lang w:eastAsia="zh-CN"/>
              </w:rPr>
              <w:t>As s</w:t>
            </w:r>
            <w:r w:rsidRPr="00191694">
              <w:rPr>
                <w:rFonts w:ascii="Times New Roman" w:eastAsia="Times New Roman" w:hAnsi="Times New Roman" w:cs="Times New Roman"/>
                <w:sz w:val="24"/>
                <w:szCs w:val="24"/>
              </w:rPr>
              <w:t xml:space="preserve">oon as I realize the symptoms are of Hepatitis B </w:t>
            </w:r>
          </w:p>
        </w:tc>
        <w:tc>
          <w:tcPr>
            <w:tcW w:w="1310" w:type="dxa"/>
            <w:hideMark/>
          </w:tcPr>
          <w:p w14:paraId="711E725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195</w:t>
            </w:r>
          </w:p>
        </w:tc>
        <w:tc>
          <w:tcPr>
            <w:tcW w:w="1472" w:type="dxa"/>
            <w:hideMark/>
          </w:tcPr>
          <w:p w14:paraId="3814E153"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96</w:t>
            </w:r>
          </w:p>
        </w:tc>
      </w:tr>
      <w:tr w:rsidR="007B76A5" w:rsidRPr="00191694" w14:paraId="6B053D8C" w14:textId="77777777" w:rsidTr="007B76A5">
        <w:tc>
          <w:tcPr>
            <w:tcW w:w="6460" w:type="dxa"/>
            <w:hideMark/>
          </w:tcPr>
          <w:p w14:paraId="03E2A529" w14:textId="77777777" w:rsidR="007B76A5" w:rsidRPr="00191694" w:rsidRDefault="007B76A5" w:rsidP="009C51E0">
            <w:pPr>
              <w:pStyle w:val="ListParagraph"/>
              <w:spacing w:after="0" w:line="276" w:lineRule="auto"/>
              <w:ind w:left="540"/>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lang w:eastAsia="zh-CN"/>
              </w:rPr>
              <w:t>After two weeks</w:t>
            </w:r>
          </w:p>
        </w:tc>
        <w:tc>
          <w:tcPr>
            <w:tcW w:w="1310" w:type="dxa"/>
            <w:hideMark/>
          </w:tcPr>
          <w:p w14:paraId="28E6BA3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w:t>
            </w:r>
          </w:p>
        </w:tc>
        <w:tc>
          <w:tcPr>
            <w:tcW w:w="1472" w:type="dxa"/>
            <w:hideMark/>
          </w:tcPr>
          <w:p w14:paraId="36836D4F"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w:t>
            </w:r>
          </w:p>
        </w:tc>
      </w:tr>
      <w:tr w:rsidR="007B76A5" w:rsidRPr="00191694" w14:paraId="3E82171B" w14:textId="77777777" w:rsidTr="007B76A5">
        <w:tc>
          <w:tcPr>
            <w:tcW w:w="6460" w:type="dxa"/>
            <w:hideMark/>
          </w:tcPr>
          <w:p w14:paraId="4317197F" w14:textId="77777777" w:rsidR="007B76A5" w:rsidRPr="00191694" w:rsidRDefault="007B76A5" w:rsidP="009C51E0">
            <w:pPr>
              <w:pStyle w:val="ListParagraph"/>
              <w:spacing w:after="0" w:line="276" w:lineRule="auto"/>
              <w:ind w:left="0"/>
              <w:rPr>
                <w:rFonts w:ascii="Times New Roman" w:eastAsia="Times New Roman" w:hAnsi="Times New Roman" w:cs="Times New Roman"/>
                <w:sz w:val="24"/>
                <w:szCs w:val="24"/>
              </w:rPr>
            </w:pPr>
            <w:r w:rsidRPr="00191694">
              <w:rPr>
                <w:rFonts w:ascii="Times New Roman" w:eastAsia="Times New Roman" w:hAnsi="Times New Roman" w:cs="Times New Roman"/>
                <w:bCs/>
                <w:iCs/>
                <w:sz w:val="24"/>
                <w:szCs w:val="24"/>
              </w:rPr>
              <w:t>How expensive do you think is the diagnosis and treatment of Hepatitis B?</w:t>
            </w:r>
            <w:r w:rsidRPr="00191694">
              <w:rPr>
                <w:rFonts w:ascii="Times New Roman" w:eastAsia="Times New Roman" w:hAnsi="Times New Roman" w:cs="Times New Roman"/>
                <w:sz w:val="24"/>
                <w:szCs w:val="24"/>
              </w:rPr>
              <w:t xml:space="preserve"> (n=203)</w:t>
            </w:r>
          </w:p>
        </w:tc>
        <w:tc>
          <w:tcPr>
            <w:tcW w:w="1310" w:type="dxa"/>
          </w:tcPr>
          <w:p w14:paraId="6839FDDE"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Pr>
          <w:p w14:paraId="13CD1A99"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357E54DF" w14:textId="77777777" w:rsidTr="007B76A5">
        <w:tc>
          <w:tcPr>
            <w:tcW w:w="6460" w:type="dxa"/>
            <w:hideMark/>
          </w:tcPr>
          <w:p w14:paraId="1FBD3124"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 xml:space="preserve">Free </w:t>
            </w:r>
            <w:r w:rsidRPr="00191694">
              <w:rPr>
                <w:rFonts w:ascii="Times New Roman" w:eastAsia="Times New Roman" w:hAnsi="Times New Roman" w:cs="Times New Roman"/>
                <w:sz w:val="24"/>
                <w:szCs w:val="24"/>
              </w:rPr>
              <w:tab/>
            </w:r>
          </w:p>
        </w:tc>
        <w:tc>
          <w:tcPr>
            <w:tcW w:w="1310" w:type="dxa"/>
            <w:hideMark/>
          </w:tcPr>
          <w:p w14:paraId="3812ECB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4</w:t>
            </w:r>
          </w:p>
        </w:tc>
        <w:tc>
          <w:tcPr>
            <w:tcW w:w="1472" w:type="dxa"/>
            <w:hideMark/>
          </w:tcPr>
          <w:p w14:paraId="49113DD8"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w:t>
            </w:r>
          </w:p>
        </w:tc>
      </w:tr>
      <w:tr w:rsidR="007B76A5" w:rsidRPr="00191694" w14:paraId="12BCE1F2" w14:textId="77777777" w:rsidTr="007B76A5">
        <w:tc>
          <w:tcPr>
            <w:tcW w:w="6460" w:type="dxa"/>
            <w:hideMark/>
          </w:tcPr>
          <w:p w14:paraId="4A8ABAD7"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Reasonable</w:t>
            </w:r>
          </w:p>
        </w:tc>
        <w:tc>
          <w:tcPr>
            <w:tcW w:w="1310" w:type="dxa"/>
            <w:hideMark/>
          </w:tcPr>
          <w:p w14:paraId="472E9D0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58</w:t>
            </w:r>
          </w:p>
        </w:tc>
        <w:tc>
          <w:tcPr>
            <w:tcW w:w="1472" w:type="dxa"/>
            <w:hideMark/>
          </w:tcPr>
          <w:p w14:paraId="624BD87B"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29</w:t>
            </w:r>
          </w:p>
        </w:tc>
      </w:tr>
      <w:tr w:rsidR="007B76A5" w:rsidRPr="00191694" w14:paraId="4DDD7C8A" w14:textId="77777777" w:rsidTr="007B76A5">
        <w:tc>
          <w:tcPr>
            <w:tcW w:w="6460" w:type="dxa"/>
            <w:hideMark/>
          </w:tcPr>
          <w:p w14:paraId="7334ACAB"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Somewhat expensive</w:t>
            </w:r>
          </w:p>
        </w:tc>
        <w:tc>
          <w:tcPr>
            <w:tcW w:w="1310" w:type="dxa"/>
            <w:hideMark/>
          </w:tcPr>
          <w:p w14:paraId="46D11F5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16</w:t>
            </w:r>
          </w:p>
        </w:tc>
        <w:tc>
          <w:tcPr>
            <w:tcW w:w="1472" w:type="dxa"/>
            <w:hideMark/>
          </w:tcPr>
          <w:p w14:paraId="5FAB68B9"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w:t>
            </w:r>
          </w:p>
        </w:tc>
      </w:tr>
      <w:tr w:rsidR="007B76A5" w:rsidRPr="00191694" w14:paraId="5C05856F" w14:textId="77777777" w:rsidTr="007B76A5">
        <w:tc>
          <w:tcPr>
            <w:tcW w:w="6460" w:type="dxa"/>
            <w:hideMark/>
          </w:tcPr>
          <w:p w14:paraId="44FF9339"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Expensive</w:t>
            </w:r>
          </w:p>
        </w:tc>
        <w:tc>
          <w:tcPr>
            <w:tcW w:w="1310" w:type="dxa"/>
            <w:hideMark/>
          </w:tcPr>
          <w:p w14:paraId="1BBFCA6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70</w:t>
            </w:r>
          </w:p>
        </w:tc>
        <w:tc>
          <w:tcPr>
            <w:tcW w:w="1472" w:type="dxa"/>
            <w:hideMark/>
          </w:tcPr>
          <w:p w14:paraId="27C56D79"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34</w:t>
            </w:r>
          </w:p>
        </w:tc>
      </w:tr>
      <w:tr w:rsidR="007B76A5" w:rsidRPr="00191694" w14:paraId="5074669A" w14:textId="77777777" w:rsidTr="007B76A5">
        <w:tc>
          <w:tcPr>
            <w:tcW w:w="6460" w:type="dxa"/>
            <w:hideMark/>
          </w:tcPr>
          <w:p w14:paraId="5ADCE24B" w14:textId="77777777" w:rsidR="007B76A5" w:rsidRPr="00191694" w:rsidRDefault="007B76A5" w:rsidP="009C51E0">
            <w:pPr>
              <w:pStyle w:val="ListParagraph"/>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Don’t know</w:t>
            </w:r>
          </w:p>
        </w:tc>
        <w:tc>
          <w:tcPr>
            <w:tcW w:w="1310" w:type="dxa"/>
            <w:hideMark/>
          </w:tcPr>
          <w:p w14:paraId="66E2317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55</w:t>
            </w:r>
          </w:p>
        </w:tc>
        <w:tc>
          <w:tcPr>
            <w:tcW w:w="1472" w:type="dxa"/>
            <w:hideMark/>
          </w:tcPr>
          <w:p w14:paraId="0E904A05"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27</w:t>
            </w:r>
          </w:p>
        </w:tc>
      </w:tr>
      <w:tr w:rsidR="007B76A5" w:rsidRPr="00191694" w14:paraId="6FA1743D" w14:textId="77777777" w:rsidTr="007B76A5">
        <w:tc>
          <w:tcPr>
            <w:tcW w:w="6460" w:type="dxa"/>
            <w:hideMark/>
          </w:tcPr>
          <w:p w14:paraId="1C90F20C" w14:textId="77777777" w:rsidR="007B76A5" w:rsidRPr="00191694" w:rsidRDefault="007B76A5" w:rsidP="009C51E0">
            <w:pPr>
              <w:pStyle w:val="ListParagraph"/>
              <w:spacing w:after="0" w:line="276" w:lineRule="auto"/>
              <w:ind w:left="0"/>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Of the sources of information about Hepatitis B you mentioned, </w:t>
            </w:r>
            <w:r w:rsidRPr="00191694">
              <w:rPr>
                <w:rFonts w:ascii="Times New Roman" w:eastAsia="Times New Roman" w:hAnsi="Times New Roman" w:cs="Times New Roman"/>
                <w:sz w:val="24"/>
                <w:szCs w:val="24"/>
              </w:rPr>
              <w:lastRenderedPageBreak/>
              <w:t>which one(s) do you trust the most? (n=203)</w:t>
            </w:r>
          </w:p>
        </w:tc>
        <w:tc>
          <w:tcPr>
            <w:tcW w:w="1310" w:type="dxa"/>
          </w:tcPr>
          <w:p w14:paraId="7FA27080"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Pr>
          <w:p w14:paraId="15C2DCE8"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4A3FB70A" w14:textId="77777777" w:rsidTr="007B76A5">
        <w:tc>
          <w:tcPr>
            <w:tcW w:w="6460" w:type="dxa"/>
            <w:hideMark/>
          </w:tcPr>
          <w:p w14:paraId="1FF53EB3" w14:textId="77777777" w:rsidR="007B76A5" w:rsidRPr="00191694" w:rsidRDefault="007B76A5" w:rsidP="009C51E0">
            <w:pPr>
              <w:pStyle w:val="ListParagraph"/>
              <w:spacing w:after="0" w:line="276" w:lineRule="auto"/>
              <w:rPr>
                <w:rFonts w:ascii="Times New Roman" w:hAnsi="Times New Roman" w:cs="Times New Roman"/>
                <w:sz w:val="24"/>
                <w:szCs w:val="24"/>
                <w:lang w:eastAsia="zh-CN"/>
              </w:rPr>
            </w:pPr>
            <w:r w:rsidRPr="00191694">
              <w:rPr>
                <w:rFonts w:ascii="Times New Roman" w:eastAsia="Times New Roman" w:hAnsi="Times New Roman" w:cs="Times New Roman"/>
                <w:sz w:val="24"/>
                <w:szCs w:val="24"/>
              </w:rPr>
              <w:lastRenderedPageBreak/>
              <w:t>Relative or neighbours</w:t>
            </w:r>
          </w:p>
        </w:tc>
        <w:tc>
          <w:tcPr>
            <w:tcW w:w="1310" w:type="dxa"/>
            <w:hideMark/>
          </w:tcPr>
          <w:p w14:paraId="1E731A4B"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32</w:t>
            </w:r>
          </w:p>
        </w:tc>
        <w:tc>
          <w:tcPr>
            <w:tcW w:w="1472" w:type="dxa"/>
            <w:hideMark/>
          </w:tcPr>
          <w:p w14:paraId="40C46ABD"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16</w:t>
            </w:r>
          </w:p>
        </w:tc>
      </w:tr>
      <w:tr w:rsidR="007B76A5" w:rsidRPr="00191694" w14:paraId="61272D69" w14:textId="77777777" w:rsidTr="007B76A5">
        <w:tc>
          <w:tcPr>
            <w:tcW w:w="6460" w:type="dxa"/>
            <w:hideMark/>
          </w:tcPr>
          <w:p w14:paraId="095DE76F"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Imams, pastors, or religious leaders</w:t>
            </w:r>
          </w:p>
        </w:tc>
        <w:tc>
          <w:tcPr>
            <w:tcW w:w="1310" w:type="dxa"/>
            <w:hideMark/>
          </w:tcPr>
          <w:p w14:paraId="728436E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7</w:t>
            </w:r>
          </w:p>
        </w:tc>
        <w:tc>
          <w:tcPr>
            <w:tcW w:w="1472" w:type="dxa"/>
            <w:hideMark/>
          </w:tcPr>
          <w:p w14:paraId="553B5B37"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w:t>
            </w:r>
          </w:p>
        </w:tc>
      </w:tr>
      <w:tr w:rsidR="007B76A5" w:rsidRPr="00191694" w14:paraId="6C73869D" w14:textId="77777777" w:rsidTr="007B76A5">
        <w:tc>
          <w:tcPr>
            <w:tcW w:w="6460" w:type="dxa"/>
            <w:hideMark/>
          </w:tcPr>
          <w:p w14:paraId="37060C95"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Community’s traditional leaders/elders and mobilizers</w:t>
            </w:r>
          </w:p>
        </w:tc>
        <w:tc>
          <w:tcPr>
            <w:tcW w:w="1310" w:type="dxa"/>
            <w:hideMark/>
          </w:tcPr>
          <w:p w14:paraId="7E1D782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30</w:t>
            </w:r>
          </w:p>
        </w:tc>
        <w:tc>
          <w:tcPr>
            <w:tcW w:w="1472" w:type="dxa"/>
            <w:hideMark/>
          </w:tcPr>
          <w:p w14:paraId="4B969F8B"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15</w:t>
            </w:r>
          </w:p>
        </w:tc>
      </w:tr>
      <w:tr w:rsidR="007B76A5" w:rsidRPr="00191694" w14:paraId="39E9307C" w14:textId="77777777" w:rsidTr="007B76A5">
        <w:tc>
          <w:tcPr>
            <w:tcW w:w="6460" w:type="dxa"/>
            <w:hideMark/>
          </w:tcPr>
          <w:p w14:paraId="27001D30"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Chief and administration leaders</w:t>
            </w:r>
          </w:p>
        </w:tc>
        <w:tc>
          <w:tcPr>
            <w:tcW w:w="1310" w:type="dxa"/>
            <w:hideMark/>
          </w:tcPr>
          <w:p w14:paraId="4A6C807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15</w:t>
            </w:r>
          </w:p>
        </w:tc>
        <w:tc>
          <w:tcPr>
            <w:tcW w:w="1472" w:type="dxa"/>
            <w:hideMark/>
          </w:tcPr>
          <w:p w14:paraId="3F8A5B9B"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7</w:t>
            </w:r>
          </w:p>
        </w:tc>
      </w:tr>
      <w:tr w:rsidR="007B76A5" w:rsidRPr="00191694" w14:paraId="58640A67" w14:textId="77777777" w:rsidTr="007B76A5">
        <w:tc>
          <w:tcPr>
            <w:tcW w:w="6460" w:type="dxa"/>
            <w:hideMark/>
          </w:tcPr>
          <w:p w14:paraId="41F5E375"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rPr>
              <w:t xml:space="preserve">Healthcare care workers </w:t>
            </w:r>
          </w:p>
        </w:tc>
        <w:tc>
          <w:tcPr>
            <w:tcW w:w="1310" w:type="dxa"/>
            <w:hideMark/>
          </w:tcPr>
          <w:p w14:paraId="1123D44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92</w:t>
            </w:r>
          </w:p>
        </w:tc>
        <w:tc>
          <w:tcPr>
            <w:tcW w:w="1472" w:type="dxa"/>
            <w:hideMark/>
          </w:tcPr>
          <w:p w14:paraId="26925F70"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45</w:t>
            </w:r>
          </w:p>
        </w:tc>
      </w:tr>
      <w:tr w:rsidR="007B76A5" w:rsidRPr="00191694" w14:paraId="521FB756" w14:textId="77777777" w:rsidTr="007B76A5">
        <w:tc>
          <w:tcPr>
            <w:tcW w:w="6460" w:type="dxa"/>
            <w:hideMark/>
          </w:tcPr>
          <w:p w14:paraId="10EFEC89"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rPr>
              <w:t>Community health volunteers</w:t>
            </w:r>
            <w:r w:rsidRPr="00191694">
              <w:rPr>
                <w:rFonts w:ascii="Times New Roman" w:eastAsia="Times New Roman" w:hAnsi="Times New Roman" w:cs="Times New Roman"/>
                <w:sz w:val="24"/>
                <w:szCs w:val="24"/>
              </w:rPr>
              <w:tab/>
            </w:r>
          </w:p>
        </w:tc>
        <w:tc>
          <w:tcPr>
            <w:tcW w:w="1310" w:type="dxa"/>
            <w:hideMark/>
          </w:tcPr>
          <w:p w14:paraId="5F51F27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47</w:t>
            </w:r>
          </w:p>
        </w:tc>
        <w:tc>
          <w:tcPr>
            <w:tcW w:w="1472" w:type="dxa"/>
            <w:hideMark/>
          </w:tcPr>
          <w:p w14:paraId="65CF05D5"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23</w:t>
            </w:r>
          </w:p>
        </w:tc>
      </w:tr>
      <w:tr w:rsidR="007B76A5" w:rsidRPr="00191694" w14:paraId="76425382" w14:textId="77777777" w:rsidTr="007B76A5">
        <w:tc>
          <w:tcPr>
            <w:tcW w:w="6460" w:type="dxa"/>
            <w:hideMark/>
          </w:tcPr>
          <w:p w14:paraId="25C93ADB"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Poster </w:t>
            </w:r>
            <w:r w:rsidRPr="00191694">
              <w:rPr>
                <w:rFonts w:ascii="Times New Roman" w:eastAsia="Times New Roman" w:hAnsi="Times New Roman" w:cs="Times New Roman"/>
                <w:sz w:val="24"/>
                <w:szCs w:val="24"/>
              </w:rPr>
              <w:tab/>
            </w:r>
          </w:p>
        </w:tc>
        <w:tc>
          <w:tcPr>
            <w:tcW w:w="1310" w:type="dxa"/>
            <w:hideMark/>
          </w:tcPr>
          <w:p w14:paraId="33E3AA8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3</w:t>
            </w:r>
          </w:p>
        </w:tc>
        <w:tc>
          <w:tcPr>
            <w:tcW w:w="1472" w:type="dxa"/>
            <w:hideMark/>
          </w:tcPr>
          <w:p w14:paraId="40116451"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4C844048" w14:textId="77777777" w:rsidTr="007B76A5">
        <w:tc>
          <w:tcPr>
            <w:tcW w:w="6460" w:type="dxa"/>
            <w:hideMark/>
          </w:tcPr>
          <w:p w14:paraId="698AAB7E"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Television</w:t>
            </w:r>
          </w:p>
        </w:tc>
        <w:tc>
          <w:tcPr>
            <w:tcW w:w="1310" w:type="dxa"/>
            <w:hideMark/>
          </w:tcPr>
          <w:p w14:paraId="07E1F7F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3</w:t>
            </w:r>
          </w:p>
        </w:tc>
        <w:tc>
          <w:tcPr>
            <w:tcW w:w="1472" w:type="dxa"/>
            <w:hideMark/>
          </w:tcPr>
          <w:p w14:paraId="02F35804"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58492AA2" w14:textId="77777777" w:rsidTr="007B76A5">
        <w:tc>
          <w:tcPr>
            <w:tcW w:w="6460" w:type="dxa"/>
            <w:hideMark/>
          </w:tcPr>
          <w:p w14:paraId="08A2F828"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Radio</w:t>
            </w:r>
            <w:r w:rsidRPr="00191694">
              <w:rPr>
                <w:rFonts w:ascii="Times New Roman" w:eastAsia="Times New Roman" w:hAnsi="Times New Roman" w:cs="Times New Roman"/>
                <w:sz w:val="24"/>
                <w:szCs w:val="24"/>
              </w:rPr>
              <w:tab/>
            </w:r>
          </w:p>
        </w:tc>
        <w:tc>
          <w:tcPr>
            <w:tcW w:w="1310" w:type="dxa"/>
            <w:hideMark/>
          </w:tcPr>
          <w:p w14:paraId="6F16D38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41</w:t>
            </w:r>
          </w:p>
        </w:tc>
        <w:tc>
          <w:tcPr>
            <w:tcW w:w="1472" w:type="dxa"/>
            <w:hideMark/>
          </w:tcPr>
          <w:p w14:paraId="59BD8FF9"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20</w:t>
            </w:r>
          </w:p>
        </w:tc>
      </w:tr>
      <w:tr w:rsidR="007B76A5" w:rsidRPr="00191694" w14:paraId="2A248D6D" w14:textId="77777777" w:rsidTr="007B76A5">
        <w:tc>
          <w:tcPr>
            <w:tcW w:w="6460" w:type="dxa"/>
            <w:hideMark/>
          </w:tcPr>
          <w:p w14:paraId="09F56744" w14:textId="77777777" w:rsidR="007B76A5" w:rsidRPr="00191694" w:rsidRDefault="007B76A5" w:rsidP="009C51E0">
            <w:pPr>
              <w:pStyle w:val="ListParagraph"/>
              <w:spacing w:after="0" w:line="276" w:lineRule="auto"/>
              <w:ind w:left="0"/>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How concerned are you if any member of your family may get sick with Hepatitis B?  </w:t>
            </w:r>
          </w:p>
        </w:tc>
        <w:tc>
          <w:tcPr>
            <w:tcW w:w="1310" w:type="dxa"/>
          </w:tcPr>
          <w:p w14:paraId="26874A16"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Pr>
          <w:p w14:paraId="2F31F22E"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78C2193B" w14:textId="77777777" w:rsidTr="007B76A5">
        <w:tc>
          <w:tcPr>
            <w:tcW w:w="6460" w:type="dxa"/>
            <w:hideMark/>
          </w:tcPr>
          <w:p w14:paraId="575269B6"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Very concerned</w:t>
            </w:r>
          </w:p>
        </w:tc>
        <w:tc>
          <w:tcPr>
            <w:tcW w:w="1310" w:type="dxa"/>
            <w:hideMark/>
          </w:tcPr>
          <w:p w14:paraId="0FAE402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199</w:t>
            </w:r>
          </w:p>
        </w:tc>
        <w:tc>
          <w:tcPr>
            <w:tcW w:w="1472" w:type="dxa"/>
            <w:hideMark/>
          </w:tcPr>
          <w:p w14:paraId="2AE044F4"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98</w:t>
            </w:r>
          </w:p>
        </w:tc>
      </w:tr>
      <w:tr w:rsidR="007B76A5" w:rsidRPr="00191694" w14:paraId="15F7CA70" w14:textId="77777777" w:rsidTr="007B76A5">
        <w:trPr>
          <w:trHeight w:val="301"/>
        </w:trPr>
        <w:tc>
          <w:tcPr>
            <w:tcW w:w="6460" w:type="dxa"/>
            <w:hideMark/>
          </w:tcPr>
          <w:p w14:paraId="494EEF68"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Somewhat concerned</w:t>
            </w:r>
          </w:p>
        </w:tc>
        <w:tc>
          <w:tcPr>
            <w:tcW w:w="1310" w:type="dxa"/>
            <w:hideMark/>
          </w:tcPr>
          <w:p w14:paraId="7443561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3</w:t>
            </w:r>
          </w:p>
        </w:tc>
        <w:tc>
          <w:tcPr>
            <w:tcW w:w="1472" w:type="dxa"/>
            <w:hideMark/>
          </w:tcPr>
          <w:p w14:paraId="564AFDCF"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w:t>
            </w:r>
          </w:p>
        </w:tc>
      </w:tr>
      <w:tr w:rsidR="007B76A5" w:rsidRPr="00191694" w14:paraId="0B7590AC" w14:textId="77777777" w:rsidTr="007B76A5">
        <w:tc>
          <w:tcPr>
            <w:tcW w:w="6460" w:type="dxa"/>
            <w:hideMark/>
          </w:tcPr>
          <w:p w14:paraId="5E1DF52A"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Not very concerned</w:t>
            </w:r>
          </w:p>
        </w:tc>
        <w:tc>
          <w:tcPr>
            <w:tcW w:w="1310" w:type="dxa"/>
            <w:hideMark/>
          </w:tcPr>
          <w:p w14:paraId="3E533B3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w:t>
            </w:r>
          </w:p>
        </w:tc>
        <w:tc>
          <w:tcPr>
            <w:tcW w:w="1472" w:type="dxa"/>
            <w:hideMark/>
          </w:tcPr>
          <w:p w14:paraId="1A13FA49"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0</w:t>
            </w:r>
          </w:p>
        </w:tc>
      </w:tr>
    </w:tbl>
    <w:p w14:paraId="383BDB45" w14:textId="77777777" w:rsidR="007E6E95" w:rsidRPr="00191694" w:rsidRDefault="007E6E95" w:rsidP="009C51E0">
      <w:pPr>
        <w:pStyle w:val="Heading3"/>
        <w:spacing w:line="276" w:lineRule="auto"/>
        <w:rPr>
          <w:rFonts w:ascii="Times New Roman" w:hAnsi="Times New Roman"/>
          <w:sz w:val="24"/>
          <w:szCs w:val="24"/>
        </w:rPr>
      </w:pPr>
      <w:bookmarkStart w:id="189" w:name="_Toc915126"/>
    </w:p>
    <w:p w14:paraId="6B57B62A" w14:textId="77777777" w:rsidR="007B76A5" w:rsidRPr="00191694" w:rsidRDefault="007E6E95" w:rsidP="009C51E0">
      <w:pPr>
        <w:pStyle w:val="Heading3"/>
        <w:spacing w:line="276" w:lineRule="auto"/>
        <w:rPr>
          <w:rFonts w:ascii="Times New Roman" w:hAnsi="Times New Roman"/>
          <w:sz w:val="24"/>
          <w:szCs w:val="24"/>
        </w:rPr>
      </w:pPr>
      <w:bookmarkStart w:id="190" w:name="_Toc1135170"/>
      <w:r w:rsidRPr="00191694">
        <w:rPr>
          <w:rFonts w:ascii="Times New Roman" w:hAnsi="Times New Roman"/>
          <w:sz w:val="24"/>
          <w:szCs w:val="24"/>
        </w:rPr>
        <w:t xml:space="preserve">4.1.3. </w:t>
      </w:r>
      <w:r w:rsidR="007B76A5" w:rsidRPr="00191694">
        <w:rPr>
          <w:rFonts w:ascii="Times New Roman" w:hAnsi="Times New Roman"/>
          <w:sz w:val="24"/>
          <w:szCs w:val="24"/>
        </w:rPr>
        <w:t xml:space="preserve"> Community practices related to Hepatitis B disease</w:t>
      </w:r>
      <w:bookmarkEnd w:id="189"/>
      <w:bookmarkEnd w:id="190"/>
    </w:p>
    <w:p w14:paraId="1EF449C5" w14:textId="77777777" w:rsidR="007B76A5" w:rsidRPr="00191694" w:rsidRDefault="007E6E9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Ninety two percent</w:t>
      </w:r>
      <w:r w:rsidR="007B76A5" w:rsidRPr="00191694">
        <w:rPr>
          <w:rFonts w:ascii="Times New Roman" w:hAnsi="Times New Roman" w:cs="Times New Roman"/>
          <w:sz w:val="24"/>
          <w:szCs w:val="24"/>
        </w:rPr>
        <w:t xml:space="preserve"> of the respondents ha</w:t>
      </w:r>
      <w:ins w:id="191" w:author="Maurice Owiny" w:date="2019-02-18T18:14:00Z">
        <w:r w:rsidR="00863885">
          <w:rPr>
            <w:rFonts w:ascii="Times New Roman" w:hAnsi="Times New Roman" w:cs="Times New Roman"/>
            <w:sz w:val="24"/>
            <w:szCs w:val="24"/>
          </w:rPr>
          <w:t>d</w:t>
        </w:r>
      </w:ins>
      <w:del w:id="192" w:author="Maurice Owiny" w:date="2019-02-18T18:14:00Z">
        <w:r w:rsidR="007B76A5" w:rsidRPr="00191694" w:rsidDel="00863885">
          <w:rPr>
            <w:rFonts w:ascii="Times New Roman" w:hAnsi="Times New Roman" w:cs="Times New Roman"/>
            <w:sz w:val="24"/>
            <w:szCs w:val="24"/>
          </w:rPr>
          <w:delText>ve</w:delText>
        </w:r>
      </w:del>
      <w:r w:rsidR="007B76A5" w:rsidRPr="00191694">
        <w:rPr>
          <w:rFonts w:ascii="Times New Roman" w:hAnsi="Times New Roman" w:cs="Times New Roman"/>
          <w:sz w:val="24"/>
          <w:szCs w:val="24"/>
        </w:rPr>
        <w:t xml:space="preserve"> never been screened for hepatitis B before, while 194(96%) ha</w:t>
      </w:r>
      <w:ins w:id="193" w:author="Maurice Owiny" w:date="2019-02-18T18:14:00Z">
        <w:r w:rsidR="00863885">
          <w:rPr>
            <w:rFonts w:ascii="Times New Roman" w:hAnsi="Times New Roman" w:cs="Times New Roman"/>
            <w:sz w:val="24"/>
            <w:szCs w:val="24"/>
          </w:rPr>
          <w:t>d</w:t>
        </w:r>
      </w:ins>
      <w:del w:id="194" w:author="Maurice Owiny" w:date="2019-02-18T18:14:00Z">
        <w:r w:rsidR="007B76A5" w:rsidRPr="00191694" w:rsidDel="00863885">
          <w:rPr>
            <w:rFonts w:ascii="Times New Roman" w:hAnsi="Times New Roman" w:cs="Times New Roman"/>
            <w:sz w:val="24"/>
            <w:szCs w:val="24"/>
          </w:rPr>
          <w:delText>ve</w:delText>
        </w:r>
      </w:del>
      <w:r w:rsidR="007B76A5" w:rsidRPr="00191694">
        <w:rPr>
          <w:rFonts w:ascii="Times New Roman" w:hAnsi="Times New Roman" w:cs="Times New Roman"/>
          <w:sz w:val="24"/>
          <w:szCs w:val="24"/>
        </w:rPr>
        <w:t xml:space="preserve"> never been vaccinated against hepatitis B disease. </w:t>
      </w:r>
      <w:ins w:id="195" w:author="Maurice Owiny" w:date="2019-02-18T18:14:00Z">
        <w:r w:rsidR="00863885">
          <w:rPr>
            <w:rFonts w:ascii="Times New Roman" w:hAnsi="Times New Roman" w:cs="Times New Roman"/>
            <w:sz w:val="24"/>
            <w:szCs w:val="24"/>
          </w:rPr>
          <w:t xml:space="preserve">About </w:t>
        </w:r>
      </w:ins>
      <w:r w:rsidR="007B76A5" w:rsidRPr="00191694">
        <w:rPr>
          <w:rFonts w:ascii="Times New Roman" w:hAnsi="Times New Roman" w:cs="Times New Roman"/>
          <w:sz w:val="24"/>
          <w:szCs w:val="24"/>
        </w:rPr>
        <w:t>100</w:t>
      </w:r>
      <w:ins w:id="196" w:author="Maurice Owiny" w:date="2019-02-18T18:15:00Z">
        <w:r w:rsidR="00863885">
          <w:rPr>
            <w:rFonts w:ascii="Times New Roman" w:hAnsi="Times New Roman" w:cs="Times New Roman"/>
            <w:sz w:val="24"/>
            <w:szCs w:val="24"/>
          </w:rPr>
          <w:t xml:space="preserve"> </w:t>
        </w:r>
      </w:ins>
      <w:r w:rsidR="007B76A5" w:rsidRPr="00191694">
        <w:rPr>
          <w:rFonts w:ascii="Times New Roman" w:hAnsi="Times New Roman" w:cs="Times New Roman"/>
          <w:sz w:val="24"/>
          <w:szCs w:val="24"/>
        </w:rPr>
        <w:t>(36%) of the respondents regularly visit barber shop to shave, and 73(73%) of them had observed blades either changed or sanitized before use by barbers.</w:t>
      </w:r>
    </w:p>
    <w:p w14:paraId="1CBEBC3F" w14:textId="77777777" w:rsidR="007B76A5" w:rsidRPr="00191694" w:rsidRDefault="007B76A5" w:rsidP="009C51E0">
      <w:pPr>
        <w:spacing w:after="0" w:line="276" w:lineRule="auto"/>
        <w:rPr>
          <w:rFonts w:ascii="Times New Roman" w:hAnsi="Times New Roman" w:cs="Times New Roman"/>
          <w:sz w:val="24"/>
          <w:szCs w:val="24"/>
        </w:rPr>
      </w:pPr>
    </w:p>
    <w:p w14:paraId="5C4880C5"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Table 6: Practice related to Hepatitis B among the community, Elgeyo Marakwet County, 2019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8"/>
        <w:gridCol w:w="1310"/>
        <w:gridCol w:w="1428"/>
      </w:tblGrid>
      <w:tr w:rsidR="007B76A5" w:rsidRPr="00191694" w14:paraId="3A65B36F" w14:textId="77777777" w:rsidTr="007B76A5">
        <w:tc>
          <w:tcPr>
            <w:tcW w:w="6278" w:type="dxa"/>
            <w:tcBorders>
              <w:top w:val="single" w:sz="4" w:space="0" w:color="auto"/>
              <w:left w:val="single" w:sz="4" w:space="0" w:color="auto"/>
              <w:bottom w:val="single" w:sz="4" w:space="0" w:color="auto"/>
              <w:right w:val="single" w:sz="4" w:space="0" w:color="auto"/>
            </w:tcBorders>
            <w:hideMark/>
          </w:tcPr>
          <w:p w14:paraId="6480F522"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Practice items</w:t>
            </w:r>
          </w:p>
        </w:tc>
        <w:tc>
          <w:tcPr>
            <w:tcW w:w="1310" w:type="dxa"/>
            <w:tcBorders>
              <w:top w:val="single" w:sz="4" w:space="0" w:color="auto"/>
              <w:left w:val="single" w:sz="4" w:space="0" w:color="auto"/>
              <w:bottom w:val="single" w:sz="4" w:space="0" w:color="auto"/>
              <w:right w:val="single" w:sz="4" w:space="0" w:color="auto"/>
            </w:tcBorders>
            <w:hideMark/>
          </w:tcPr>
          <w:p w14:paraId="424904F3"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Frequency</w:t>
            </w:r>
          </w:p>
        </w:tc>
        <w:tc>
          <w:tcPr>
            <w:tcW w:w="1428" w:type="dxa"/>
            <w:tcBorders>
              <w:top w:val="single" w:sz="4" w:space="0" w:color="auto"/>
              <w:left w:val="single" w:sz="4" w:space="0" w:color="auto"/>
              <w:bottom w:val="single" w:sz="4" w:space="0" w:color="auto"/>
              <w:right w:val="single" w:sz="4" w:space="0" w:color="auto"/>
            </w:tcBorders>
            <w:hideMark/>
          </w:tcPr>
          <w:p w14:paraId="064FB1D4" w14:textId="77777777" w:rsidR="007B76A5" w:rsidRPr="00191694" w:rsidRDefault="007B76A5" w:rsidP="009C51E0">
            <w:pPr>
              <w:spacing w:after="0" w:line="276" w:lineRule="auto"/>
              <w:rPr>
                <w:rFonts w:ascii="Times New Roman" w:hAnsi="Times New Roman" w:cs="Times New Roman"/>
                <w:b/>
                <w:sz w:val="24"/>
                <w:szCs w:val="24"/>
              </w:rPr>
            </w:pPr>
            <w:r w:rsidRPr="00191694">
              <w:rPr>
                <w:rFonts w:ascii="Times New Roman" w:hAnsi="Times New Roman" w:cs="Times New Roman"/>
                <w:b/>
                <w:sz w:val="24"/>
                <w:szCs w:val="24"/>
              </w:rPr>
              <w:t>%</w:t>
            </w:r>
          </w:p>
        </w:tc>
      </w:tr>
      <w:tr w:rsidR="007B76A5" w:rsidRPr="00191694" w14:paraId="41357CA3" w14:textId="77777777" w:rsidTr="007B76A5">
        <w:trPr>
          <w:trHeight w:val="313"/>
        </w:trPr>
        <w:tc>
          <w:tcPr>
            <w:tcW w:w="6278" w:type="dxa"/>
            <w:tcBorders>
              <w:top w:val="single" w:sz="4" w:space="0" w:color="auto"/>
              <w:left w:val="single" w:sz="4" w:space="0" w:color="auto"/>
              <w:bottom w:val="nil"/>
              <w:right w:val="nil"/>
            </w:tcBorders>
            <w:hideMark/>
          </w:tcPr>
          <w:p w14:paraId="6AA1839C" w14:textId="77777777" w:rsidR="007B76A5" w:rsidRPr="00191694" w:rsidRDefault="007B76A5" w:rsidP="009C51E0">
            <w:pPr>
              <w:spacing w:after="0" w:line="276" w:lineRule="auto"/>
              <w:rPr>
                <w:rFonts w:ascii="Times New Roman" w:eastAsia="Times New Roman" w:hAnsi="Times New Roman" w:cs="Times New Roman"/>
                <w:bCs/>
                <w:color w:val="000000"/>
                <w:sz w:val="24"/>
                <w:szCs w:val="24"/>
              </w:rPr>
            </w:pPr>
            <w:r w:rsidRPr="00191694">
              <w:rPr>
                <w:rFonts w:ascii="Times New Roman" w:eastAsia="Times New Roman" w:hAnsi="Times New Roman" w:cs="Times New Roman"/>
                <w:bCs/>
                <w:color w:val="000000"/>
                <w:sz w:val="24"/>
                <w:szCs w:val="24"/>
              </w:rPr>
              <w:t>Have you ever been screened for Hepatitis B? (n=203)</w:t>
            </w:r>
          </w:p>
        </w:tc>
        <w:tc>
          <w:tcPr>
            <w:tcW w:w="1310" w:type="dxa"/>
            <w:tcBorders>
              <w:top w:val="single" w:sz="4" w:space="0" w:color="auto"/>
              <w:left w:val="nil"/>
              <w:bottom w:val="nil"/>
              <w:right w:val="nil"/>
            </w:tcBorders>
          </w:tcPr>
          <w:p w14:paraId="5142F327"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28" w:type="dxa"/>
            <w:tcBorders>
              <w:top w:val="single" w:sz="4" w:space="0" w:color="auto"/>
              <w:left w:val="nil"/>
              <w:bottom w:val="nil"/>
              <w:right w:val="single" w:sz="4" w:space="0" w:color="auto"/>
            </w:tcBorders>
          </w:tcPr>
          <w:p w14:paraId="10770633"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0207F365" w14:textId="77777777" w:rsidTr="007B76A5">
        <w:tc>
          <w:tcPr>
            <w:tcW w:w="6278" w:type="dxa"/>
            <w:tcBorders>
              <w:top w:val="nil"/>
              <w:left w:val="single" w:sz="4" w:space="0" w:color="auto"/>
              <w:bottom w:val="nil"/>
              <w:right w:val="nil"/>
            </w:tcBorders>
            <w:hideMark/>
          </w:tcPr>
          <w:p w14:paraId="3BFB5634" w14:textId="77777777" w:rsidR="007B76A5" w:rsidRPr="00191694" w:rsidRDefault="007B76A5" w:rsidP="009C51E0">
            <w:pPr>
              <w:spacing w:after="0" w:line="276" w:lineRule="auto"/>
              <w:ind w:left="720"/>
              <w:rPr>
                <w:rFonts w:ascii="Times New Roman" w:hAnsi="Times New Roman" w:cs="Times New Roman"/>
                <w:sz w:val="24"/>
                <w:szCs w:val="24"/>
              </w:rPr>
            </w:pPr>
            <w:r w:rsidRPr="00191694">
              <w:rPr>
                <w:rFonts w:ascii="Times New Roman" w:hAnsi="Times New Roman" w:cs="Times New Roman"/>
                <w:sz w:val="24"/>
                <w:szCs w:val="24"/>
              </w:rPr>
              <w:t xml:space="preserve">Yes </w:t>
            </w:r>
            <w:r w:rsidRPr="00191694">
              <w:rPr>
                <w:rFonts w:ascii="Times New Roman" w:hAnsi="Times New Roman" w:cs="Times New Roman"/>
                <w:sz w:val="24"/>
                <w:szCs w:val="24"/>
              </w:rPr>
              <w:tab/>
            </w:r>
          </w:p>
        </w:tc>
        <w:tc>
          <w:tcPr>
            <w:tcW w:w="1310" w:type="dxa"/>
            <w:tcBorders>
              <w:top w:val="nil"/>
              <w:left w:val="nil"/>
              <w:bottom w:val="nil"/>
              <w:right w:val="nil"/>
            </w:tcBorders>
            <w:hideMark/>
          </w:tcPr>
          <w:p w14:paraId="3426CC54"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17</w:t>
            </w:r>
          </w:p>
        </w:tc>
        <w:tc>
          <w:tcPr>
            <w:tcW w:w="1428" w:type="dxa"/>
            <w:tcBorders>
              <w:top w:val="nil"/>
              <w:left w:val="nil"/>
              <w:bottom w:val="nil"/>
              <w:right w:val="single" w:sz="4" w:space="0" w:color="auto"/>
            </w:tcBorders>
            <w:hideMark/>
          </w:tcPr>
          <w:p w14:paraId="4F797846"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8</w:t>
            </w:r>
          </w:p>
        </w:tc>
      </w:tr>
      <w:tr w:rsidR="007B76A5" w:rsidRPr="00191694" w14:paraId="6D33CA9B" w14:textId="77777777" w:rsidTr="007B76A5">
        <w:tc>
          <w:tcPr>
            <w:tcW w:w="6278" w:type="dxa"/>
            <w:tcBorders>
              <w:top w:val="nil"/>
              <w:left w:val="single" w:sz="4" w:space="0" w:color="auto"/>
              <w:bottom w:val="single" w:sz="4" w:space="0" w:color="auto"/>
              <w:right w:val="nil"/>
            </w:tcBorders>
            <w:hideMark/>
          </w:tcPr>
          <w:p w14:paraId="061114A1" w14:textId="77777777" w:rsidR="007B76A5" w:rsidRPr="00191694" w:rsidRDefault="007B76A5" w:rsidP="009C51E0">
            <w:pPr>
              <w:spacing w:after="0" w:line="276" w:lineRule="auto"/>
              <w:ind w:left="720"/>
              <w:rPr>
                <w:rFonts w:ascii="Times New Roman" w:eastAsia="Times New Roman" w:hAnsi="Times New Roman" w:cs="Times New Roman"/>
                <w:bCs/>
                <w:color w:val="000000"/>
                <w:sz w:val="24"/>
                <w:szCs w:val="24"/>
              </w:rPr>
            </w:pPr>
            <w:r w:rsidRPr="00191694">
              <w:rPr>
                <w:rFonts w:ascii="Times New Roman" w:hAnsi="Times New Roman" w:cs="Times New Roman"/>
                <w:sz w:val="24"/>
                <w:szCs w:val="24"/>
              </w:rPr>
              <w:t>No</w:t>
            </w:r>
          </w:p>
        </w:tc>
        <w:tc>
          <w:tcPr>
            <w:tcW w:w="1310" w:type="dxa"/>
            <w:tcBorders>
              <w:top w:val="nil"/>
              <w:left w:val="nil"/>
              <w:bottom w:val="single" w:sz="4" w:space="0" w:color="auto"/>
              <w:right w:val="nil"/>
            </w:tcBorders>
            <w:hideMark/>
          </w:tcPr>
          <w:p w14:paraId="58511B0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186</w:t>
            </w:r>
          </w:p>
        </w:tc>
        <w:tc>
          <w:tcPr>
            <w:tcW w:w="1428" w:type="dxa"/>
            <w:tcBorders>
              <w:top w:val="nil"/>
              <w:left w:val="nil"/>
              <w:bottom w:val="single" w:sz="4" w:space="0" w:color="auto"/>
              <w:right w:val="single" w:sz="4" w:space="0" w:color="auto"/>
            </w:tcBorders>
            <w:hideMark/>
          </w:tcPr>
          <w:p w14:paraId="3A872218"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92</w:t>
            </w:r>
          </w:p>
        </w:tc>
      </w:tr>
      <w:tr w:rsidR="007B76A5" w:rsidRPr="00191694" w14:paraId="33F8D8B9" w14:textId="77777777" w:rsidTr="007B76A5">
        <w:tc>
          <w:tcPr>
            <w:tcW w:w="6278" w:type="dxa"/>
            <w:tcBorders>
              <w:top w:val="single" w:sz="4" w:space="0" w:color="auto"/>
              <w:left w:val="single" w:sz="4" w:space="0" w:color="auto"/>
              <w:bottom w:val="nil"/>
              <w:right w:val="nil"/>
            </w:tcBorders>
            <w:hideMark/>
          </w:tcPr>
          <w:p w14:paraId="76F09EFB" w14:textId="77777777" w:rsidR="007B76A5" w:rsidRPr="00191694" w:rsidRDefault="007B76A5" w:rsidP="009C51E0">
            <w:pPr>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Have you been vaccinated against Hepatitis B? </w:t>
            </w:r>
          </w:p>
        </w:tc>
        <w:tc>
          <w:tcPr>
            <w:tcW w:w="1310" w:type="dxa"/>
            <w:tcBorders>
              <w:top w:val="single" w:sz="4" w:space="0" w:color="auto"/>
              <w:left w:val="nil"/>
              <w:bottom w:val="nil"/>
              <w:right w:val="nil"/>
            </w:tcBorders>
          </w:tcPr>
          <w:p w14:paraId="080FFAFF"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28" w:type="dxa"/>
            <w:tcBorders>
              <w:top w:val="single" w:sz="4" w:space="0" w:color="auto"/>
              <w:left w:val="nil"/>
              <w:bottom w:val="nil"/>
              <w:right w:val="single" w:sz="4" w:space="0" w:color="auto"/>
            </w:tcBorders>
          </w:tcPr>
          <w:p w14:paraId="681CCD32"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0DE4FE86" w14:textId="77777777" w:rsidTr="007B76A5">
        <w:tc>
          <w:tcPr>
            <w:tcW w:w="6278" w:type="dxa"/>
            <w:tcBorders>
              <w:top w:val="nil"/>
              <w:left w:val="single" w:sz="4" w:space="0" w:color="auto"/>
              <w:bottom w:val="nil"/>
              <w:right w:val="nil"/>
            </w:tcBorders>
            <w:hideMark/>
          </w:tcPr>
          <w:p w14:paraId="6C9EF7B6"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Yes</w:t>
            </w:r>
          </w:p>
        </w:tc>
        <w:tc>
          <w:tcPr>
            <w:tcW w:w="1310" w:type="dxa"/>
            <w:tcBorders>
              <w:top w:val="nil"/>
              <w:left w:val="nil"/>
              <w:bottom w:val="nil"/>
              <w:right w:val="nil"/>
            </w:tcBorders>
            <w:hideMark/>
          </w:tcPr>
          <w:p w14:paraId="2991FE6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9</w:t>
            </w:r>
          </w:p>
        </w:tc>
        <w:tc>
          <w:tcPr>
            <w:tcW w:w="1428" w:type="dxa"/>
            <w:tcBorders>
              <w:top w:val="nil"/>
              <w:left w:val="nil"/>
              <w:bottom w:val="nil"/>
              <w:right w:val="single" w:sz="4" w:space="0" w:color="auto"/>
            </w:tcBorders>
            <w:hideMark/>
          </w:tcPr>
          <w:p w14:paraId="60D95D81"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4</w:t>
            </w:r>
          </w:p>
        </w:tc>
      </w:tr>
      <w:tr w:rsidR="007B76A5" w:rsidRPr="00191694" w14:paraId="2398833B" w14:textId="77777777" w:rsidTr="007B76A5">
        <w:tc>
          <w:tcPr>
            <w:tcW w:w="6278" w:type="dxa"/>
            <w:tcBorders>
              <w:top w:val="nil"/>
              <w:left w:val="single" w:sz="4" w:space="0" w:color="auto"/>
              <w:bottom w:val="single" w:sz="4" w:space="0" w:color="auto"/>
              <w:right w:val="nil"/>
            </w:tcBorders>
            <w:hideMark/>
          </w:tcPr>
          <w:p w14:paraId="25051A4C"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No</w:t>
            </w:r>
          </w:p>
        </w:tc>
        <w:tc>
          <w:tcPr>
            <w:tcW w:w="1310" w:type="dxa"/>
            <w:tcBorders>
              <w:top w:val="nil"/>
              <w:left w:val="nil"/>
              <w:bottom w:val="single" w:sz="4" w:space="0" w:color="auto"/>
              <w:right w:val="nil"/>
            </w:tcBorders>
            <w:hideMark/>
          </w:tcPr>
          <w:p w14:paraId="4FCE914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194</w:t>
            </w:r>
          </w:p>
        </w:tc>
        <w:tc>
          <w:tcPr>
            <w:tcW w:w="1428" w:type="dxa"/>
            <w:tcBorders>
              <w:top w:val="nil"/>
              <w:left w:val="nil"/>
              <w:bottom w:val="single" w:sz="4" w:space="0" w:color="auto"/>
              <w:right w:val="single" w:sz="4" w:space="0" w:color="auto"/>
            </w:tcBorders>
            <w:hideMark/>
          </w:tcPr>
          <w:p w14:paraId="42A73491"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96</w:t>
            </w:r>
          </w:p>
        </w:tc>
      </w:tr>
      <w:tr w:rsidR="007B76A5" w:rsidRPr="00191694" w14:paraId="6EA41C4D" w14:textId="77777777" w:rsidTr="007B76A5">
        <w:tc>
          <w:tcPr>
            <w:tcW w:w="6278" w:type="dxa"/>
            <w:tcBorders>
              <w:top w:val="single" w:sz="4" w:space="0" w:color="auto"/>
              <w:left w:val="single" w:sz="4" w:space="0" w:color="auto"/>
              <w:bottom w:val="nil"/>
              <w:right w:val="nil"/>
            </w:tcBorders>
            <w:hideMark/>
          </w:tcPr>
          <w:p w14:paraId="2CEF3F22" w14:textId="77777777" w:rsidR="007B76A5" w:rsidRPr="00191694" w:rsidRDefault="007B76A5" w:rsidP="009C51E0">
            <w:pPr>
              <w:pStyle w:val="ListParagraph"/>
              <w:spacing w:after="0" w:line="276" w:lineRule="auto"/>
              <w:ind w:left="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color w:val="000000"/>
                <w:sz w:val="24"/>
                <w:szCs w:val="24"/>
              </w:rPr>
              <w:t>Do you go to a barber shop regularly? (n=274)</w:t>
            </w:r>
          </w:p>
        </w:tc>
        <w:tc>
          <w:tcPr>
            <w:tcW w:w="1310" w:type="dxa"/>
            <w:tcBorders>
              <w:top w:val="single" w:sz="4" w:space="0" w:color="auto"/>
              <w:left w:val="nil"/>
              <w:bottom w:val="nil"/>
              <w:right w:val="nil"/>
            </w:tcBorders>
          </w:tcPr>
          <w:p w14:paraId="7155C6E0"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28" w:type="dxa"/>
            <w:tcBorders>
              <w:top w:val="single" w:sz="4" w:space="0" w:color="auto"/>
              <w:left w:val="nil"/>
              <w:bottom w:val="nil"/>
              <w:right w:val="single" w:sz="4" w:space="0" w:color="auto"/>
            </w:tcBorders>
          </w:tcPr>
          <w:p w14:paraId="02BB832E"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27BE8A3A" w14:textId="77777777" w:rsidTr="007B76A5">
        <w:tc>
          <w:tcPr>
            <w:tcW w:w="6278" w:type="dxa"/>
            <w:tcBorders>
              <w:top w:val="nil"/>
              <w:left w:val="single" w:sz="4" w:space="0" w:color="auto"/>
              <w:bottom w:val="nil"/>
              <w:right w:val="nil"/>
            </w:tcBorders>
            <w:hideMark/>
          </w:tcPr>
          <w:p w14:paraId="28DEB6B4"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Yes </w:t>
            </w:r>
          </w:p>
        </w:tc>
        <w:tc>
          <w:tcPr>
            <w:tcW w:w="1310" w:type="dxa"/>
            <w:tcBorders>
              <w:top w:val="nil"/>
              <w:left w:val="nil"/>
              <w:bottom w:val="nil"/>
              <w:right w:val="nil"/>
            </w:tcBorders>
            <w:hideMark/>
          </w:tcPr>
          <w:p w14:paraId="0313E43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100</w:t>
            </w:r>
          </w:p>
        </w:tc>
        <w:tc>
          <w:tcPr>
            <w:tcW w:w="1428" w:type="dxa"/>
            <w:tcBorders>
              <w:top w:val="nil"/>
              <w:left w:val="nil"/>
              <w:bottom w:val="nil"/>
              <w:right w:val="single" w:sz="4" w:space="0" w:color="auto"/>
            </w:tcBorders>
            <w:hideMark/>
          </w:tcPr>
          <w:p w14:paraId="2D260C9C"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36</w:t>
            </w:r>
          </w:p>
        </w:tc>
      </w:tr>
      <w:tr w:rsidR="007B76A5" w:rsidRPr="00191694" w14:paraId="50D61A75" w14:textId="77777777" w:rsidTr="007B76A5">
        <w:tc>
          <w:tcPr>
            <w:tcW w:w="6278" w:type="dxa"/>
            <w:tcBorders>
              <w:top w:val="nil"/>
              <w:left w:val="single" w:sz="4" w:space="0" w:color="auto"/>
              <w:bottom w:val="single" w:sz="4" w:space="0" w:color="auto"/>
              <w:right w:val="nil"/>
            </w:tcBorders>
            <w:hideMark/>
          </w:tcPr>
          <w:p w14:paraId="53C99D79" w14:textId="77777777" w:rsidR="007B76A5" w:rsidRPr="00191694" w:rsidRDefault="007B76A5" w:rsidP="009C51E0">
            <w:pPr>
              <w:pStyle w:val="ListParagraph"/>
              <w:spacing w:after="0" w:line="276" w:lineRule="auto"/>
              <w:rPr>
                <w:rFonts w:ascii="Times New Roman" w:eastAsia="Times New Roman" w:hAnsi="Times New Roman" w:cs="Times New Roman"/>
                <w:bCs/>
                <w:color w:val="000000"/>
                <w:sz w:val="24"/>
                <w:szCs w:val="24"/>
              </w:rPr>
            </w:pPr>
            <w:r w:rsidRPr="00191694">
              <w:rPr>
                <w:rFonts w:ascii="Times New Roman" w:eastAsia="Times New Roman" w:hAnsi="Times New Roman" w:cs="Times New Roman"/>
                <w:bCs/>
                <w:iCs/>
                <w:sz w:val="24"/>
                <w:szCs w:val="24"/>
              </w:rPr>
              <w:t>No</w:t>
            </w:r>
          </w:p>
        </w:tc>
        <w:tc>
          <w:tcPr>
            <w:tcW w:w="1310" w:type="dxa"/>
            <w:tcBorders>
              <w:top w:val="nil"/>
              <w:left w:val="nil"/>
              <w:bottom w:val="single" w:sz="4" w:space="0" w:color="auto"/>
              <w:right w:val="nil"/>
            </w:tcBorders>
            <w:hideMark/>
          </w:tcPr>
          <w:p w14:paraId="78AB12F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174</w:t>
            </w:r>
          </w:p>
        </w:tc>
        <w:tc>
          <w:tcPr>
            <w:tcW w:w="1428" w:type="dxa"/>
            <w:tcBorders>
              <w:top w:val="nil"/>
              <w:left w:val="nil"/>
              <w:bottom w:val="single" w:sz="4" w:space="0" w:color="auto"/>
              <w:right w:val="single" w:sz="4" w:space="0" w:color="auto"/>
            </w:tcBorders>
            <w:hideMark/>
          </w:tcPr>
          <w:p w14:paraId="56031F56"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64</w:t>
            </w:r>
          </w:p>
        </w:tc>
      </w:tr>
      <w:tr w:rsidR="007B76A5" w:rsidRPr="00191694" w14:paraId="5B5AF4BA" w14:textId="77777777" w:rsidTr="007B76A5">
        <w:tc>
          <w:tcPr>
            <w:tcW w:w="6278" w:type="dxa"/>
            <w:tcBorders>
              <w:top w:val="single" w:sz="4" w:space="0" w:color="auto"/>
              <w:left w:val="single" w:sz="4" w:space="0" w:color="auto"/>
              <w:bottom w:val="nil"/>
              <w:right w:val="nil"/>
            </w:tcBorders>
            <w:hideMark/>
          </w:tcPr>
          <w:p w14:paraId="40C1C9C7" w14:textId="77777777" w:rsidR="007B76A5" w:rsidRPr="00191694" w:rsidRDefault="007B76A5" w:rsidP="009C51E0">
            <w:pPr>
              <w:pStyle w:val="ListParagraph"/>
              <w:spacing w:after="0" w:line="276" w:lineRule="auto"/>
              <w:ind w:left="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color w:val="000000"/>
                <w:sz w:val="24"/>
                <w:szCs w:val="24"/>
              </w:rPr>
              <w:t xml:space="preserve">Does your barber change/sanitize blade or use safe equipment for ear/nose piercing? </w:t>
            </w:r>
            <w:r w:rsidRPr="00191694">
              <w:rPr>
                <w:rFonts w:ascii="Times New Roman" w:eastAsia="Times New Roman" w:hAnsi="Times New Roman" w:cs="Times New Roman"/>
                <w:bCs/>
                <w:iCs/>
                <w:sz w:val="24"/>
                <w:szCs w:val="24"/>
              </w:rPr>
              <w:t xml:space="preserve"> </w:t>
            </w:r>
            <w:r w:rsidRPr="00191694">
              <w:rPr>
                <w:rFonts w:ascii="Times New Roman" w:eastAsia="Times New Roman" w:hAnsi="Times New Roman" w:cs="Times New Roman"/>
                <w:bCs/>
                <w:color w:val="000000"/>
                <w:sz w:val="24"/>
                <w:szCs w:val="24"/>
              </w:rPr>
              <w:t>(n=100)</w:t>
            </w:r>
          </w:p>
        </w:tc>
        <w:tc>
          <w:tcPr>
            <w:tcW w:w="1310" w:type="dxa"/>
            <w:tcBorders>
              <w:top w:val="single" w:sz="4" w:space="0" w:color="auto"/>
              <w:left w:val="nil"/>
              <w:bottom w:val="nil"/>
              <w:right w:val="nil"/>
            </w:tcBorders>
          </w:tcPr>
          <w:p w14:paraId="6566B7E0"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28" w:type="dxa"/>
            <w:tcBorders>
              <w:top w:val="single" w:sz="4" w:space="0" w:color="auto"/>
              <w:left w:val="nil"/>
              <w:bottom w:val="nil"/>
              <w:right w:val="single" w:sz="4" w:space="0" w:color="auto"/>
            </w:tcBorders>
          </w:tcPr>
          <w:p w14:paraId="30A8EB63" w14:textId="77777777" w:rsidR="007B76A5" w:rsidRPr="00191694" w:rsidRDefault="007B76A5" w:rsidP="009C51E0">
            <w:pPr>
              <w:spacing w:after="0" w:line="276" w:lineRule="auto"/>
              <w:rPr>
                <w:rFonts w:ascii="Times New Roman" w:hAnsi="Times New Roman" w:cs="Times New Roman"/>
                <w:sz w:val="24"/>
                <w:szCs w:val="24"/>
              </w:rPr>
            </w:pPr>
          </w:p>
        </w:tc>
      </w:tr>
      <w:tr w:rsidR="007B76A5" w:rsidRPr="00191694" w14:paraId="66BB8277" w14:textId="77777777" w:rsidTr="007B76A5">
        <w:tc>
          <w:tcPr>
            <w:tcW w:w="6278" w:type="dxa"/>
            <w:tcBorders>
              <w:top w:val="nil"/>
              <w:left w:val="single" w:sz="4" w:space="0" w:color="auto"/>
              <w:bottom w:val="nil"/>
              <w:right w:val="nil"/>
            </w:tcBorders>
            <w:hideMark/>
          </w:tcPr>
          <w:p w14:paraId="4B6B7383" w14:textId="77777777" w:rsidR="007B76A5" w:rsidRPr="00191694" w:rsidRDefault="007B76A5" w:rsidP="009C51E0">
            <w:pPr>
              <w:pStyle w:val="ListParagraph"/>
              <w:spacing w:after="0" w:line="276" w:lineRule="auto"/>
              <w:rPr>
                <w:rFonts w:ascii="Times New Roman" w:eastAsia="Times New Roman" w:hAnsi="Times New Roman" w:cs="Times New Roman"/>
                <w:bCs/>
                <w:color w:val="000000"/>
                <w:sz w:val="24"/>
                <w:szCs w:val="24"/>
              </w:rPr>
            </w:pPr>
            <w:r w:rsidRPr="00191694">
              <w:rPr>
                <w:rFonts w:ascii="Times New Roman" w:hAnsi="Times New Roman" w:cs="Times New Roman"/>
                <w:sz w:val="24"/>
                <w:szCs w:val="24"/>
              </w:rPr>
              <w:t xml:space="preserve">Yes </w:t>
            </w:r>
            <w:r w:rsidRPr="00191694">
              <w:rPr>
                <w:rFonts w:ascii="Times New Roman" w:hAnsi="Times New Roman" w:cs="Times New Roman"/>
                <w:sz w:val="24"/>
                <w:szCs w:val="24"/>
              </w:rPr>
              <w:tab/>
            </w:r>
          </w:p>
        </w:tc>
        <w:tc>
          <w:tcPr>
            <w:tcW w:w="1310" w:type="dxa"/>
            <w:tcBorders>
              <w:top w:val="nil"/>
              <w:left w:val="nil"/>
              <w:bottom w:val="nil"/>
              <w:right w:val="nil"/>
            </w:tcBorders>
            <w:hideMark/>
          </w:tcPr>
          <w:p w14:paraId="743B50A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73</w:t>
            </w:r>
          </w:p>
        </w:tc>
        <w:tc>
          <w:tcPr>
            <w:tcW w:w="1428" w:type="dxa"/>
            <w:tcBorders>
              <w:top w:val="nil"/>
              <w:left w:val="nil"/>
              <w:bottom w:val="nil"/>
              <w:right w:val="single" w:sz="4" w:space="0" w:color="auto"/>
            </w:tcBorders>
            <w:hideMark/>
          </w:tcPr>
          <w:p w14:paraId="22926F10"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73</w:t>
            </w:r>
          </w:p>
        </w:tc>
      </w:tr>
      <w:tr w:rsidR="007B76A5" w:rsidRPr="00191694" w14:paraId="30228256" w14:textId="77777777" w:rsidTr="007B76A5">
        <w:tc>
          <w:tcPr>
            <w:tcW w:w="6278" w:type="dxa"/>
            <w:tcBorders>
              <w:top w:val="nil"/>
              <w:left w:val="single" w:sz="4" w:space="0" w:color="auto"/>
              <w:bottom w:val="single" w:sz="4" w:space="0" w:color="auto"/>
              <w:right w:val="nil"/>
            </w:tcBorders>
            <w:hideMark/>
          </w:tcPr>
          <w:p w14:paraId="4288FE46" w14:textId="77777777" w:rsidR="007B76A5" w:rsidRPr="00191694" w:rsidRDefault="007B76A5" w:rsidP="009C51E0">
            <w:pPr>
              <w:pStyle w:val="ListParagraph"/>
              <w:spacing w:after="0" w:line="276" w:lineRule="auto"/>
              <w:rPr>
                <w:rFonts w:ascii="Times New Roman" w:eastAsia="Times New Roman" w:hAnsi="Times New Roman" w:cs="Times New Roman"/>
                <w:sz w:val="24"/>
                <w:szCs w:val="24"/>
                <w:lang w:eastAsia="zh-CN"/>
              </w:rPr>
            </w:pPr>
            <w:r w:rsidRPr="00191694">
              <w:rPr>
                <w:rFonts w:ascii="Times New Roman" w:hAnsi="Times New Roman" w:cs="Times New Roman"/>
                <w:sz w:val="24"/>
                <w:szCs w:val="24"/>
              </w:rPr>
              <w:t xml:space="preserve">No </w:t>
            </w:r>
            <w:r w:rsidRPr="00191694">
              <w:rPr>
                <w:rFonts w:ascii="Times New Roman" w:hAnsi="Times New Roman" w:cs="Times New Roman"/>
                <w:sz w:val="24"/>
                <w:szCs w:val="24"/>
              </w:rPr>
              <w:tab/>
            </w:r>
          </w:p>
        </w:tc>
        <w:tc>
          <w:tcPr>
            <w:tcW w:w="1310" w:type="dxa"/>
            <w:tcBorders>
              <w:top w:val="nil"/>
              <w:left w:val="nil"/>
              <w:bottom w:val="single" w:sz="4" w:space="0" w:color="auto"/>
              <w:right w:val="nil"/>
            </w:tcBorders>
            <w:hideMark/>
          </w:tcPr>
          <w:p w14:paraId="1C8FA49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hAnsi="Times New Roman" w:cs="Times New Roman"/>
                <w:sz w:val="24"/>
                <w:szCs w:val="24"/>
              </w:rPr>
              <w:t>27</w:t>
            </w:r>
          </w:p>
        </w:tc>
        <w:tc>
          <w:tcPr>
            <w:tcW w:w="1428" w:type="dxa"/>
            <w:tcBorders>
              <w:top w:val="nil"/>
              <w:left w:val="nil"/>
              <w:bottom w:val="single" w:sz="4" w:space="0" w:color="auto"/>
              <w:right w:val="single" w:sz="4" w:space="0" w:color="auto"/>
            </w:tcBorders>
            <w:hideMark/>
          </w:tcPr>
          <w:p w14:paraId="4DAAE510" w14:textId="77777777" w:rsidR="007B76A5" w:rsidRPr="00191694" w:rsidRDefault="007B76A5" w:rsidP="009C51E0">
            <w:pPr>
              <w:spacing w:after="0" w:line="276" w:lineRule="auto"/>
              <w:rPr>
                <w:rFonts w:ascii="Times New Roman" w:hAnsi="Times New Roman" w:cs="Times New Roman"/>
                <w:sz w:val="24"/>
                <w:szCs w:val="24"/>
              </w:rPr>
            </w:pPr>
            <w:r w:rsidRPr="00191694">
              <w:rPr>
                <w:rFonts w:ascii="Times New Roman" w:hAnsi="Times New Roman" w:cs="Times New Roman"/>
                <w:sz w:val="24"/>
                <w:szCs w:val="24"/>
              </w:rPr>
              <w:t>27</w:t>
            </w:r>
          </w:p>
        </w:tc>
      </w:tr>
    </w:tbl>
    <w:p w14:paraId="36EEE9D2" w14:textId="77777777" w:rsidR="00317F6F" w:rsidRPr="00191694" w:rsidRDefault="00317F6F" w:rsidP="009C51E0">
      <w:pPr>
        <w:pStyle w:val="Heading2"/>
        <w:spacing w:line="276" w:lineRule="auto"/>
        <w:rPr>
          <w:rFonts w:ascii="Times New Roman" w:eastAsia="Calibri" w:hAnsi="Times New Roman" w:cs="Times New Roman"/>
        </w:rPr>
      </w:pPr>
    </w:p>
    <w:p w14:paraId="068CE932" w14:textId="77777777" w:rsidR="007E6E95" w:rsidRPr="00191694" w:rsidRDefault="007E6E95" w:rsidP="009C51E0">
      <w:pPr>
        <w:pStyle w:val="Heading2"/>
        <w:spacing w:line="276" w:lineRule="auto"/>
        <w:rPr>
          <w:rFonts w:ascii="Times New Roman" w:eastAsia="Calibri" w:hAnsi="Times New Roman" w:cs="Times New Roman"/>
        </w:rPr>
      </w:pPr>
      <w:bookmarkStart w:id="197" w:name="_Toc1135171"/>
      <w:r w:rsidRPr="00191694">
        <w:rPr>
          <w:rFonts w:ascii="Times New Roman" w:eastAsia="Calibri" w:hAnsi="Times New Roman" w:cs="Times New Roman"/>
        </w:rPr>
        <w:t>4.2. Baringo County</w:t>
      </w:r>
      <w:bookmarkEnd w:id="197"/>
    </w:p>
    <w:p w14:paraId="66DAD6B6" w14:textId="77777777" w:rsidR="007B76A5" w:rsidRPr="00191694" w:rsidRDefault="007E6E95" w:rsidP="009C51E0">
      <w:pPr>
        <w:pStyle w:val="Heading3"/>
        <w:spacing w:line="276" w:lineRule="auto"/>
        <w:rPr>
          <w:rFonts w:ascii="Times New Roman" w:eastAsia="Calibri" w:hAnsi="Times New Roman"/>
          <w:sz w:val="24"/>
          <w:szCs w:val="24"/>
        </w:rPr>
      </w:pPr>
      <w:bookmarkStart w:id="198" w:name="_Toc1135172"/>
      <w:r w:rsidRPr="00191694">
        <w:rPr>
          <w:rFonts w:ascii="Times New Roman" w:eastAsia="Calibri" w:hAnsi="Times New Roman"/>
          <w:sz w:val="24"/>
          <w:szCs w:val="24"/>
        </w:rPr>
        <w:t xml:space="preserve">4.2.1. </w:t>
      </w:r>
      <w:r w:rsidR="007B76A5" w:rsidRPr="00191694">
        <w:rPr>
          <w:rFonts w:ascii="Times New Roman" w:eastAsia="Calibri" w:hAnsi="Times New Roman"/>
          <w:sz w:val="24"/>
          <w:szCs w:val="24"/>
        </w:rPr>
        <w:t>Community Knowledge, Attitude and Practice on Hepatitis B disease.</w:t>
      </w:r>
      <w:bookmarkEnd w:id="198"/>
    </w:p>
    <w:p w14:paraId="746C031E" w14:textId="77777777" w:rsidR="007B76A5" w:rsidRPr="00191694" w:rsidRDefault="007E6E95" w:rsidP="009C51E0">
      <w:pPr>
        <w:spacing w:line="276" w:lineRule="auto"/>
        <w:jc w:val="both"/>
        <w:rPr>
          <w:rFonts w:ascii="Times New Roman" w:eastAsia="Calibri" w:hAnsi="Times New Roman" w:cs="Times New Roman"/>
          <w:sz w:val="24"/>
          <w:szCs w:val="24"/>
        </w:rPr>
      </w:pPr>
      <w:r w:rsidRPr="00191694">
        <w:rPr>
          <w:rFonts w:ascii="Times New Roman" w:eastAsia="Calibri" w:hAnsi="Times New Roman" w:cs="Times New Roman"/>
          <w:sz w:val="24"/>
          <w:szCs w:val="24"/>
        </w:rPr>
        <w:t>Seventy two percent</w:t>
      </w:r>
      <w:r w:rsidR="007B76A5" w:rsidRPr="00191694">
        <w:rPr>
          <w:rFonts w:ascii="Times New Roman" w:eastAsia="Calibri" w:hAnsi="Times New Roman" w:cs="Times New Roman"/>
          <w:sz w:val="24"/>
          <w:szCs w:val="24"/>
        </w:rPr>
        <w:t xml:space="preserve"> of the respondents ha</w:t>
      </w:r>
      <w:r w:rsidR="00863885">
        <w:rPr>
          <w:rFonts w:ascii="Times New Roman" w:eastAsia="Calibri" w:hAnsi="Times New Roman" w:cs="Times New Roman"/>
          <w:sz w:val="24"/>
          <w:szCs w:val="24"/>
        </w:rPr>
        <w:t>d</w:t>
      </w:r>
      <w:r w:rsidR="007B76A5" w:rsidRPr="00191694">
        <w:rPr>
          <w:rFonts w:ascii="Times New Roman" w:eastAsia="Calibri" w:hAnsi="Times New Roman" w:cs="Times New Roman"/>
          <w:sz w:val="24"/>
          <w:szCs w:val="24"/>
        </w:rPr>
        <w:t xml:space="preserve"> ever h</w:t>
      </w:r>
      <w:r w:rsidRPr="00191694">
        <w:rPr>
          <w:rFonts w:ascii="Times New Roman" w:eastAsia="Calibri" w:hAnsi="Times New Roman" w:cs="Times New Roman"/>
          <w:sz w:val="24"/>
          <w:szCs w:val="24"/>
        </w:rPr>
        <w:t>ear</w:t>
      </w:r>
      <w:r w:rsidR="007B76A5" w:rsidRPr="00191694">
        <w:rPr>
          <w:rFonts w:ascii="Times New Roman" w:eastAsia="Calibri" w:hAnsi="Times New Roman" w:cs="Times New Roman"/>
          <w:sz w:val="24"/>
          <w:szCs w:val="24"/>
        </w:rPr>
        <w:t xml:space="preserve">d of Hepatitis B, while </w:t>
      </w:r>
      <w:r w:rsidRPr="00191694">
        <w:rPr>
          <w:rFonts w:ascii="Times New Roman" w:eastAsia="Calibri" w:hAnsi="Times New Roman" w:cs="Times New Roman"/>
          <w:sz w:val="24"/>
          <w:szCs w:val="24"/>
        </w:rPr>
        <w:t>185</w:t>
      </w:r>
      <w:r w:rsidR="007B76A5" w:rsidRPr="00191694">
        <w:rPr>
          <w:rFonts w:ascii="Times New Roman" w:eastAsia="Calibri" w:hAnsi="Times New Roman" w:cs="Times New Roman"/>
          <w:sz w:val="24"/>
          <w:szCs w:val="24"/>
        </w:rPr>
        <w:t xml:space="preserve"> (91.1</w:t>
      </w:r>
      <w:r w:rsidRPr="00191694">
        <w:rPr>
          <w:rFonts w:ascii="Times New Roman" w:eastAsia="Calibri" w:hAnsi="Times New Roman" w:cs="Times New Roman"/>
          <w:sz w:val="24"/>
          <w:szCs w:val="24"/>
        </w:rPr>
        <w:t>%)</w:t>
      </w:r>
      <w:r w:rsidR="007B76A5" w:rsidRPr="00191694">
        <w:rPr>
          <w:rFonts w:ascii="Times New Roman" w:eastAsia="Calibri" w:hAnsi="Times New Roman" w:cs="Times New Roman"/>
          <w:sz w:val="24"/>
          <w:szCs w:val="24"/>
        </w:rPr>
        <w:t xml:space="preserve"> of them d</w:t>
      </w:r>
      <w:r w:rsidR="00863885">
        <w:rPr>
          <w:rFonts w:ascii="Times New Roman" w:eastAsia="Calibri" w:hAnsi="Times New Roman" w:cs="Times New Roman"/>
          <w:sz w:val="24"/>
          <w:szCs w:val="24"/>
        </w:rPr>
        <w:t>id</w:t>
      </w:r>
      <w:r w:rsidR="007B76A5" w:rsidRPr="00191694">
        <w:rPr>
          <w:rFonts w:ascii="Times New Roman" w:eastAsia="Calibri" w:hAnsi="Times New Roman" w:cs="Times New Roman"/>
          <w:sz w:val="24"/>
          <w:szCs w:val="24"/>
        </w:rPr>
        <w:t xml:space="preserve"> not know the cause of hepatitis B and only 15 (7.4%) knew that the disease is caused by</w:t>
      </w:r>
      <w:r w:rsidRPr="00191694">
        <w:rPr>
          <w:rFonts w:ascii="Times New Roman" w:eastAsia="Calibri" w:hAnsi="Times New Roman" w:cs="Times New Roman"/>
          <w:sz w:val="24"/>
          <w:szCs w:val="24"/>
        </w:rPr>
        <w:t xml:space="preserve"> a</w:t>
      </w:r>
      <w:r w:rsidR="007B76A5" w:rsidRPr="00191694">
        <w:rPr>
          <w:rFonts w:ascii="Times New Roman" w:eastAsia="Calibri" w:hAnsi="Times New Roman" w:cs="Times New Roman"/>
          <w:sz w:val="24"/>
          <w:szCs w:val="24"/>
        </w:rPr>
        <w:t xml:space="preserve"> virus. </w:t>
      </w:r>
      <w:r w:rsidR="004E7A9D" w:rsidRPr="00191694">
        <w:rPr>
          <w:rFonts w:ascii="Times New Roman" w:eastAsia="Calibri" w:hAnsi="Times New Roman" w:cs="Times New Roman"/>
          <w:sz w:val="24"/>
          <w:szCs w:val="24"/>
        </w:rPr>
        <w:t xml:space="preserve">Less than half </w:t>
      </w:r>
      <w:r w:rsidR="007B76A5" w:rsidRPr="00191694">
        <w:rPr>
          <w:rFonts w:ascii="Times New Roman" w:eastAsia="Calibri" w:hAnsi="Times New Roman" w:cs="Times New Roman"/>
          <w:sz w:val="24"/>
          <w:szCs w:val="24"/>
        </w:rPr>
        <w:t>67 (24.6</w:t>
      </w:r>
      <w:r w:rsidR="004E7A9D" w:rsidRPr="00191694">
        <w:rPr>
          <w:rFonts w:ascii="Times New Roman" w:eastAsia="Calibri" w:hAnsi="Times New Roman" w:cs="Times New Roman"/>
          <w:sz w:val="24"/>
          <w:szCs w:val="24"/>
        </w:rPr>
        <w:t>%</w:t>
      </w:r>
      <w:r w:rsidR="007B76A5" w:rsidRPr="00191694">
        <w:rPr>
          <w:rFonts w:ascii="Times New Roman" w:eastAsia="Calibri" w:hAnsi="Times New Roman" w:cs="Times New Roman"/>
          <w:sz w:val="24"/>
          <w:szCs w:val="24"/>
        </w:rPr>
        <w:t>)</w:t>
      </w:r>
      <w:r w:rsidR="004E7A9D" w:rsidRPr="00191694">
        <w:rPr>
          <w:rFonts w:ascii="Times New Roman" w:eastAsia="Calibri" w:hAnsi="Times New Roman" w:cs="Times New Roman"/>
          <w:sz w:val="24"/>
          <w:szCs w:val="24"/>
        </w:rPr>
        <w:t xml:space="preserve"> </w:t>
      </w:r>
      <w:r w:rsidR="007B76A5" w:rsidRPr="00191694">
        <w:rPr>
          <w:rFonts w:ascii="Times New Roman" w:eastAsia="Calibri" w:hAnsi="Times New Roman" w:cs="Times New Roman"/>
          <w:sz w:val="24"/>
          <w:szCs w:val="24"/>
        </w:rPr>
        <w:t xml:space="preserve">of the respondents </w:t>
      </w:r>
      <w:r w:rsidR="004E7A9D" w:rsidRPr="00191694">
        <w:rPr>
          <w:rFonts w:ascii="Times New Roman" w:eastAsia="Calibri" w:hAnsi="Times New Roman" w:cs="Times New Roman"/>
          <w:sz w:val="24"/>
          <w:szCs w:val="24"/>
        </w:rPr>
        <w:t>did</w:t>
      </w:r>
      <w:r w:rsidR="007B76A5" w:rsidRPr="00191694">
        <w:rPr>
          <w:rFonts w:ascii="Times New Roman" w:eastAsia="Calibri" w:hAnsi="Times New Roman" w:cs="Times New Roman"/>
          <w:sz w:val="24"/>
          <w:szCs w:val="24"/>
        </w:rPr>
        <w:t xml:space="preserve"> not know any sign </w:t>
      </w:r>
      <w:r w:rsidR="004E7A9D" w:rsidRPr="00191694">
        <w:rPr>
          <w:rFonts w:ascii="Times New Roman" w:eastAsia="Calibri" w:hAnsi="Times New Roman" w:cs="Times New Roman"/>
          <w:sz w:val="24"/>
          <w:szCs w:val="24"/>
        </w:rPr>
        <w:t xml:space="preserve">or </w:t>
      </w:r>
      <w:r w:rsidR="007B76A5" w:rsidRPr="00191694">
        <w:rPr>
          <w:rFonts w:ascii="Times New Roman" w:eastAsia="Calibri" w:hAnsi="Times New Roman" w:cs="Times New Roman"/>
          <w:sz w:val="24"/>
          <w:szCs w:val="24"/>
        </w:rPr>
        <w:t xml:space="preserve">symptom of Hepatitis B, with 78 (28.7%) mentioning jaundice and 35 (12.9%) mentioning abdominal pains. </w:t>
      </w:r>
      <w:r w:rsidR="004E7A9D" w:rsidRPr="00191694">
        <w:rPr>
          <w:rFonts w:ascii="Times New Roman" w:eastAsia="Calibri" w:hAnsi="Times New Roman" w:cs="Times New Roman"/>
          <w:sz w:val="24"/>
          <w:szCs w:val="24"/>
        </w:rPr>
        <w:t xml:space="preserve">Only </w:t>
      </w:r>
      <w:r w:rsidR="007B76A5" w:rsidRPr="00191694">
        <w:rPr>
          <w:rFonts w:ascii="Times New Roman" w:eastAsia="Calibri" w:hAnsi="Times New Roman" w:cs="Times New Roman"/>
          <w:sz w:val="24"/>
          <w:szCs w:val="24"/>
        </w:rPr>
        <w:t xml:space="preserve">60 (30%) reported that Hepatitis B is preventable disease. </w:t>
      </w:r>
      <w:r w:rsidR="004E7A9D" w:rsidRPr="00191694">
        <w:rPr>
          <w:rFonts w:ascii="Times New Roman" w:eastAsia="Calibri" w:hAnsi="Times New Roman" w:cs="Times New Roman"/>
          <w:sz w:val="24"/>
          <w:szCs w:val="24"/>
        </w:rPr>
        <w:t>More than half</w:t>
      </w:r>
      <w:r w:rsidR="00863885">
        <w:rPr>
          <w:rFonts w:ascii="Times New Roman" w:eastAsia="Calibri" w:hAnsi="Times New Roman" w:cs="Times New Roman"/>
          <w:sz w:val="24"/>
          <w:szCs w:val="24"/>
        </w:rPr>
        <w:t>,</w:t>
      </w:r>
      <w:r w:rsidR="004E7A9D" w:rsidRPr="00191694">
        <w:rPr>
          <w:rFonts w:ascii="Times New Roman" w:eastAsia="Calibri" w:hAnsi="Times New Roman" w:cs="Times New Roman"/>
          <w:sz w:val="24"/>
          <w:szCs w:val="24"/>
        </w:rPr>
        <w:t xml:space="preserve"> </w:t>
      </w:r>
      <w:r w:rsidR="007B76A5" w:rsidRPr="00191694">
        <w:rPr>
          <w:rFonts w:ascii="Times New Roman" w:eastAsia="Calibri" w:hAnsi="Times New Roman" w:cs="Times New Roman"/>
          <w:sz w:val="24"/>
          <w:szCs w:val="24"/>
        </w:rPr>
        <w:t>46</w:t>
      </w:r>
      <w:r w:rsidR="004E7A9D" w:rsidRPr="00191694">
        <w:rPr>
          <w:rFonts w:ascii="Times New Roman" w:eastAsia="Calibri" w:hAnsi="Times New Roman" w:cs="Times New Roman"/>
          <w:sz w:val="24"/>
          <w:szCs w:val="24"/>
        </w:rPr>
        <w:t xml:space="preserve"> </w:t>
      </w:r>
      <w:r w:rsidR="007B76A5" w:rsidRPr="00191694">
        <w:rPr>
          <w:rFonts w:ascii="Times New Roman" w:eastAsia="Calibri" w:hAnsi="Times New Roman" w:cs="Times New Roman"/>
          <w:sz w:val="24"/>
          <w:szCs w:val="24"/>
        </w:rPr>
        <w:t>(58.2%)</w:t>
      </w:r>
      <w:ins w:id="199" w:author="Maurice Owiny" w:date="2019-02-18T18:17:00Z">
        <w:r w:rsidR="00863885">
          <w:rPr>
            <w:rFonts w:ascii="Times New Roman" w:eastAsia="Calibri" w:hAnsi="Times New Roman" w:cs="Times New Roman"/>
            <w:sz w:val="24"/>
            <w:szCs w:val="24"/>
          </w:rPr>
          <w:t>,</w:t>
        </w:r>
      </w:ins>
      <w:r w:rsidR="007B76A5" w:rsidRPr="00191694">
        <w:rPr>
          <w:rFonts w:ascii="Times New Roman" w:eastAsia="Calibri" w:hAnsi="Times New Roman" w:cs="Times New Roman"/>
          <w:sz w:val="24"/>
          <w:szCs w:val="24"/>
        </w:rPr>
        <w:t xml:space="preserve"> of the respondents reported having unprotected sex as transmission method of the disease. </w:t>
      </w:r>
      <w:r w:rsidR="004E7A9D" w:rsidRPr="00191694">
        <w:rPr>
          <w:rFonts w:ascii="Times New Roman" w:eastAsia="Calibri" w:hAnsi="Times New Roman" w:cs="Times New Roman"/>
          <w:sz w:val="24"/>
          <w:szCs w:val="24"/>
        </w:rPr>
        <w:t xml:space="preserve">Less than half </w:t>
      </w:r>
      <w:r w:rsidR="007B76A5" w:rsidRPr="00191694">
        <w:rPr>
          <w:rFonts w:ascii="Times New Roman" w:eastAsia="Calibri" w:hAnsi="Times New Roman" w:cs="Times New Roman"/>
          <w:sz w:val="24"/>
          <w:szCs w:val="24"/>
        </w:rPr>
        <w:t xml:space="preserve">40 (46 %) of the respondents </w:t>
      </w:r>
      <w:r w:rsidR="00863885">
        <w:rPr>
          <w:rFonts w:ascii="Times New Roman" w:eastAsia="Calibri" w:hAnsi="Times New Roman" w:cs="Times New Roman"/>
          <w:sz w:val="24"/>
          <w:szCs w:val="24"/>
        </w:rPr>
        <w:t xml:space="preserve">thought the disease </w:t>
      </w:r>
      <w:r w:rsidR="00C96F62">
        <w:rPr>
          <w:rFonts w:ascii="Times New Roman" w:eastAsia="Calibri" w:hAnsi="Times New Roman" w:cs="Times New Roman"/>
          <w:sz w:val="24"/>
          <w:szCs w:val="24"/>
        </w:rPr>
        <w:t>could b</w:t>
      </w:r>
      <w:r w:rsidR="007B76A5" w:rsidRPr="00191694">
        <w:rPr>
          <w:rFonts w:ascii="Times New Roman" w:eastAsia="Calibri" w:hAnsi="Times New Roman" w:cs="Times New Roman"/>
          <w:sz w:val="24"/>
          <w:szCs w:val="24"/>
        </w:rPr>
        <w:t>e prevented by vaccination, while 26(29.9%) said having protected sex c</w:t>
      </w:r>
      <w:r w:rsidR="00C96F62">
        <w:rPr>
          <w:rFonts w:ascii="Times New Roman" w:eastAsia="Calibri" w:hAnsi="Times New Roman" w:cs="Times New Roman"/>
          <w:sz w:val="24"/>
          <w:szCs w:val="24"/>
        </w:rPr>
        <w:t>ould</w:t>
      </w:r>
      <w:r w:rsidR="007B76A5" w:rsidRPr="00191694">
        <w:rPr>
          <w:rFonts w:ascii="Times New Roman" w:eastAsia="Calibri" w:hAnsi="Times New Roman" w:cs="Times New Roman"/>
          <w:sz w:val="24"/>
          <w:szCs w:val="24"/>
        </w:rPr>
        <w:t xml:space="preserve"> prevent the disease.</w:t>
      </w:r>
    </w:p>
    <w:p w14:paraId="6EC09187" w14:textId="77777777" w:rsidR="007B76A5" w:rsidRPr="00191694" w:rsidRDefault="007B76A5" w:rsidP="009C51E0">
      <w:pPr>
        <w:spacing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 xml:space="preserve">Table 1: Responses to Hepatitis B knowledge among the community, </w:t>
      </w:r>
      <w:r w:rsidR="00317F6F" w:rsidRPr="00191694">
        <w:rPr>
          <w:rFonts w:ascii="Times New Roman" w:eastAsia="Calibri" w:hAnsi="Times New Roman" w:cs="Times New Roman"/>
          <w:b/>
          <w:sz w:val="24"/>
          <w:szCs w:val="24"/>
        </w:rPr>
        <w:t>Baringo County</w:t>
      </w:r>
      <w:r w:rsidRPr="00191694">
        <w:rPr>
          <w:rFonts w:ascii="Times New Roman" w:eastAsia="Calibri" w:hAnsi="Times New Roman" w:cs="Times New Roman"/>
          <w:b/>
          <w:sz w:val="24"/>
          <w:szCs w:val="24"/>
        </w:rPr>
        <w:t xml:space="preserve">, </w:t>
      </w:r>
      <w:r w:rsidR="00317F6F" w:rsidRPr="00191694">
        <w:rPr>
          <w:rFonts w:ascii="Times New Roman" w:eastAsia="Calibri" w:hAnsi="Times New Roman" w:cs="Times New Roman"/>
          <w:b/>
          <w:sz w:val="24"/>
          <w:szCs w:val="24"/>
        </w:rPr>
        <w:t xml:space="preserve">Kenya, </w:t>
      </w:r>
      <w:r w:rsidRPr="00191694">
        <w:rPr>
          <w:rFonts w:ascii="Times New Roman" w:eastAsia="Calibri" w:hAnsi="Times New Roman" w:cs="Times New Roman"/>
          <w:b/>
          <w:sz w:val="24"/>
          <w:szCs w:val="24"/>
        </w:rPr>
        <w:t>2019.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0"/>
        <w:gridCol w:w="1310"/>
        <w:gridCol w:w="1402"/>
      </w:tblGrid>
      <w:tr w:rsidR="007B76A5" w:rsidRPr="00191694" w14:paraId="78031177" w14:textId="77777777" w:rsidTr="007B76A5">
        <w:tc>
          <w:tcPr>
            <w:tcW w:w="9242" w:type="dxa"/>
            <w:gridSpan w:val="3"/>
            <w:tcBorders>
              <w:bottom w:val="single" w:sz="4" w:space="0" w:color="auto"/>
            </w:tcBorders>
            <w:shd w:val="clear" w:color="auto" w:fill="auto"/>
          </w:tcPr>
          <w:p w14:paraId="6C9BDD27"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Knowledge items                                                                            Frequency (%)</w:t>
            </w:r>
          </w:p>
          <w:p w14:paraId="32801DC6" w14:textId="77777777" w:rsidR="007B76A5" w:rsidRPr="00191694" w:rsidRDefault="007B76A5" w:rsidP="009C51E0">
            <w:pPr>
              <w:spacing w:after="0" w:line="276" w:lineRule="auto"/>
              <w:rPr>
                <w:rFonts w:ascii="Times New Roman" w:eastAsia="Calibri" w:hAnsi="Times New Roman" w:cs="Times New Roman"/>
                <w:b/>
                <w:sz w:val="24"/>
                <w:szCs w:val="24"/>
              </w:rPr>
            </w:pPr>
          </w:p>
        </w:tc>
      </w:tr>
      <w:tr w:rsidR="007B76A5" w:rsidRPr="00191694" w14:paraId="540FBD98" w14:textId="77777777" w:rsidTr="007B76A5">
        <w:tc>
          <w:tcPr>
            <w:tcW w:w="6530" w:type="dxa"/>
            <w:tcBorders>
              <w:bottom w:val="nil"/>
              <w:right w:val="nil"/>
            </w:tcBorders>
            <w:shd w:val="clear" w:color="auto" w:fill="auto"/>
          </w:tcPr>
          <w:p w14:paraId="28C1E896"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Ever heard of Hepatitis B (n=272)</w:t>
            </w:r>
          </w:p>
        </w:tc>
        <w:tc>
          <w:tcPr>
            <w:tcW w:w="1310" w:type="dxa"/>
            <w:tcBorders>
              <w:left w:val="nil"/>
              <w:bottom w:val="nil"/>
              <w:right w:val="nil"/>
            </w:tcBorders>
            <w:shd w:val="clear" w:color="auto" w:fill="auto"/>
          </w:tcPr>
          <w:p w14:paraId="32047AC4"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02" w:type="dxa"/>
            <w:tcBorders>
              <w:left w:val="nil"/>
              <w:bottom w:val="nil"/>
            </w:tcBorders>
            <w:shd w:val="clear" w:color="auto" w:fill="auto"/>
          </w:tcPr>
          <w:p w14:paraId="70E6747C"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6070678D" w14:textId="77777777" w:rsidTr="007B76A5">
        <w:tc>
          <w:tcPr>
            <w:tcW w:w="6530" w:type="dxa"/>
            <w:tcBorders>
              <w:top w:val="nil"/>
              <w:bottom w:val="nil"/>
              <w:right w:val="nil"/>
            </w:tcBorders>
            <w:shd w:val="clear" w:color="auto" w:fill="auto"/>
          </w:tcPr>
          <w:p w14:paraId="7AE9567E"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Yes</w:t>
            </w:r>
          </w:p>
        </w:tc>
        <w:tc>
          <w:tcPr>
            <w:tcW w:w="1310" w:type="dxa"/>
            <w:tcBorders>
              <w:top w:val="nil"/>
              <w:left w:val="nil"/>
              <w:bottom w:val="nil"/>
              <w:right w:val="nil"/>
            </w:tcBorders>
            <w:shd w:val="clear" w:color="auto" w:fill="auto"/>
          </w:tcPr>
          <w:p w14:paraId="64A81DA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197</w:t>
            </w:r>
          </w:p>
        </w:tc>
        <w:tc>
          <w:tcPr>
            <w:tcW w:w="1402" w:type="dxa"/>
            <w:tcBorders>
              <w:top w:val="nil"/>
              <w:left w:val="nil"/>
              <w:bottom w:val="nil"/>
            </w:tcBorders>
            <w:shd w:val="clear" w:color="auto" w:fill="auto"/>
          </w:tcPr>
          <w:p w14:paraId="20866F8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72.4</w:t>
            </w:r>
          </w:p>
        </w:tc>
      </w:tr>
      <w:tr w:rsidR="007B76A5" w:rsidRPr="00191694" w14:paraId="079802E0" w14:textId="77777777" w:rsidTr="007B76A5">
        <w:trPr>
          <w:trHeight w:val="288"/>
        </w:trPr>
        <w:tc>
          <w:tcPr>
            <w:tcW w:w="6530" w:type="dxa"/>
            <w:tcBorders>
              <w:top w:val="nil"/>
              <w:bottom w:val="single" w:sz="4" w:space="0" w:color="auto"/>
              <w:right w:val="nil"/>
            </w:tcBorders>
            <w:shd w:val="clear" w:color="auto" w:fill="auto"/>
          </w:tcPr>
          <w:p w14:paraId="53417532"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No</w:t>
            </w:r>
          </w:p>
        </w:tc>
        <w:tc>
          <w:tcPr>
            <w:tcW w:w="1310" w:type="dxa"/>
            <w:tcBorders>
              <w:top w:val="nil"/>
              <w:left w:val="nil"/>
              <w:bottom w:val="single" w:sz="4" w:space="0" w:color="auto"/>
              <w:right w:val="nil"/>
            </w:tcBorders>
            <w:shd w:val="clear" w:color="auto" w:fill="auto"/>
          </w:tcPr>
          <w:p w14:paraId="1139EB5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71</w:t>
            </w:r>
          </w:p>
        </w:tc>
        <w:tc>
          <w:tcPr>
            <w:tcW w:w="1402" w:type="dxa"/>
            <w:tcBorders>
              <w:top w:val="nil"/>
              <w:left w:val="nil"/>
              <w:bottom w:val="single" w:sz="4" w:space="0" w:color="auto"/>
            </w:tcBorders>
            <w:shd w:val="clear" w:color="auto" w:fill="auto"/>
          </w:tcPr>
          <w:p w14:paraId="76070D5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26</w:t>
            </w:r>
          </w:p>
        </w:tc>
      </w:tr>
      <w:tr w:rsidR="007B76A5" w:rsidRPr="00191694" w14:paraId="35C94F55" w14:textId="77777777" w:rsidTr="007B76A5">
        <w:tc>
          <w:tcPr>
            <w:tcW w:w="6530" w:type="dxa"/>
            <w:tcBorders>
              <w:bottom w:val="nil"/>
              <w:right w:val="nil"/>
            </w:tcBorders>
            <w:shd w:val="clear" w:color="auto" w:fill="auto"/>
          </w:tcPr>
          <w:p w14:paraId="6DB30272"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Causes of Hepatitis B (n=203)</w:t>
            </w:r>
          </w:p>
        </w:tc>
        <w:tc>
          <w:tcPr>
            <w:tcW w:w="1310" w:type="dxa"/>
            <w:tcBorders>
              <w:left w:val="nil"/>
              <w:bottom w:val="nil"/>
              <w:right w:val="nil"/>
            </w:tcBorders>
            <w:shd w:val="clear" w:color="auto" w:fill="auto"/>
          </w:tcPr>
          <w:p w14:paraId="0771BCAA" w14:textId="77777777" w:rsidR="007B76A5" w:rsidRPr="00191694" w:rsidRDefault="007B76A5" w:rsidP="009C51E0">
            <w:pPr>
              <w:spacing w:after="0" w:line="276" w:lineRule="auto"/>
              <w:rPr>
                <w:rFonts w:ascii="Times New Roman" w:eastAsia="Calibri" w:hAnsi="Times New Roman" w:cs="Times New Roman"/>
                <w:b/>
                <w:sz w:val="24"/>
                <w:szCs w:val="24"/>
              </w:rPr>
            </w:pPr>
          </w:p>
        </w:tc>
        <w:tc>
          <w:tcPr>
            <w:tcW w:w="1402" w:type="dxa"/>
            <w:tcBorders>
              <w:left w:val="nil"/>
              <w:bottom w:val="nil"/>
            </w:tcBorders>
            <w:shd w:val="clear" w:color="auto" w:fill="auto"/>
          </w:tcPr>
          <w:p w14:paraId="315F72F1" w14:textId="77777777" w:rsidR="007B76A5" w:rsidRPr="00191694" w:rsidRDefault="007B76A5" w:rsidP="009C51E0">
            <w:pPr>
              <w:spacing w:after="0" w:line="276" w:lineRule="auto"/>
              <w:rPr>
                <w:rFonts w:ascii="Times New Roman" w:eastAsia="Calibri" w:hAnsi="Times New Roman" w:cs="Times New Roman"/>
                <w:b/>
                <w:sz w:val="24"/>
                <w:szCs w:val="24"/>
              </w:rPr>
            </w:pPr>
          </w:p>
        </w:tc>
      </w:tr>
      <w:tr w:rsidR="007B76A5" w:rsidRPr="00191694" w14:paraId="11014D6A" w14:textId="77777777" w:rsidTr="007B76A5">
        <w:tc>
          <w:tcPr>
            <w:tcW w:w="6530" w:type="dxa"/>
            <w:tcBorders>
              <w:top w:val="nil"/>
              <w:bottom w:val="nil"/>
              <w:right w:val="nil"/>
            </w:tcBorders>
            <w:shd w:val="clear" w:color="auto" w:fill="auto"/>
          </w:tcPr>
          <w:p w14:paraId="06F54A2C"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Bacteria</w:t>
            </w:r>
          </w:p>
        </w:tc>
        <w:tc>
          <w:tcPr>
            <w:tcW w:w="1310" w:type="dxa"/>
            <w:tcBorders>
              <w:top w:val="nil"/>
              <w:left w:val="nil"/>
              <w:bottom w:val="nil"/>
              <w:right w:val="nil"/>
            </w:tcBorders>
            <w:shd w:val="clear" w:color="auto" w:fill="auto"/>
          </w:tcPr>
          <w:p w14:paraId="0B2B28B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02" w:type="dxa"/>
            <w:tcBorders>
              <w:top w:val="nil"/>
              <w:left w:val="nil"/>
              <w:bottom w:val="nil"/>
            </w:tcBorders>
            <w:shd w:val="clear" w:color="auto" w:fill="auto"/>
          </w:tcPr>
          <w:p w14:paraId="11C6C1B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0.05</w:t>
            </w:r>
          </w:p>
        </w:tc>
      </w:tr>
      <w:tr w:rsidR="007B76A5" w:rsidRPr="00191694" w14:paraId="342D0F1D" w14:textId="77777777" w:rsidTr="007B76A5">
        <w:tc>
          <w:tcPr>
            <w:tcW w:w="6530" w:type="dxa"/>
            <w:tcBorders>
              <w:top w:val="nil"/>
              <w:bottom w:val="nil"/>
              <w:right w:val="nil"/>
            </w:tcBorders>
            <w:shd w:val="clear" w:color="auto" w:fill="auto"/>
          </w:tcPr>
          <w:p w14:paraId="7A039221"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Virus</w:t>
            </w:r>
          </w:p>
        </w:tc>
        <w:tc>
          <w:tcPr>
            <w:tcW w:w="1310" w:type="dxa"/>
            <w:tcBorders>
              <w:top w:val="nil"/>
              <w:left w:val="nil"/>
              <w:bottom w:val="nil"/>
              <w:right w:val="nil"/>
            </w:tcBorders>
            <w:shd w:val="clear" w:color="auto" w:fill="auto"/>
          </w:tcPr>
          <w:p w14:paraId="7609E5C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15</w:t>
            </w:r>
          </w:p>
        </w:tc>
        <w:tc>
          <w:tcPr>
            <w:tcW w:w="1402" w:type="dxa"/>
            <w:tcBorders>
              <w:top w:val="nil"/>
              <w:left w:val="nil"/>
              <w:bottom w:val="nil"/>
            </w:tcBorders>
            <w:shd w:val="clear" w:color="auto" w:fill="auto"/>
          </w:tcPr>
          <w:p w14:paraId="74C13C2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7.4</w:t>
            </w:r>
          </w:p>
        </w:tc>
      </w:tr>
      <w:tr w:rsidR="007B76A5" w:rsidRPr="00191694" w14:paraId="378B375E" w14:textId="77777777" w:rsidTr="007B76A5">
        <w:tc>
          <w:tcPr>
            <w:tcW w:w="6530" w:type="dxa"/>
            <w:tcBorders>
              <w:top w:val="nil"/>
              <w:bottom w:val="single" w:sz="4" w:space="0" w:color="auto"/>
              <w:right w:val="nil"/>
            </w:tcBorders>
            <w:shd w:val="clear" w:color="auto" w:fill="auto"/>
          </w:tcPr>
          <w:p w14:paraId="3FA9A3E0"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Don’t Know</w:t>
            </w:r>
          </w:p>
          <w:p w14:paraId="6A00A822"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Aflaxtoxin</w:t>
            </w:r>
          </w:p>
          <w:p w14:paraId="363EFF70"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Dirt</w:t>
            </w:r>
          </w:p>
        </w:tc>
        <w:tc>
          <w:tcPr>
            <w:tcW w:w="1310" w:type="dxa"/>
            <w:tcBorders>
              <w:top w:val="nil"/>
              <w:left w:val="nil"/>
              <w:bottom w:val="single" w:sz="4" w:space="0" w:color="auto"/>
              <w:right w:val="nil"/>
            </w:tcBorders>
            <w:shd w:val="clear" w:color="auto" w:fill="auto"/>
          </w:tcPr>
          <w:p w14:paraId="29DA326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185</w:t>
            </w:r>
          </w:p>
          <w:p w14:paraId="32CD1EB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p w14:paraId="021F54C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02" w:type="dxa"/>
            <w:tcBorders>
              <w:top w:val="nil"/>
              <w:left w:val="nil"/>
              <w:bottom w:val="single" w:sz="4" w:space="0" w:color="auto"/>
            </w:tcBorders>
            <w:shd w:val="clear" w:color="auto" w:fill="auto"/>
          </w:tcPr>
          <w:p w14:paraId="07032B8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91.1</w:t>
            </w:r>
          </w:p>
          <w:p w14:paraId="1FA9DBD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0.05</w:t>
            </w:r>
          </w:p>
          <w:p w14:paraId="5262E8D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0.05</w:t>
            </w:r>
          </w:p>
        </w:tc>
      </w:tr>
      <w:tr w:rsidR="007B76A5" w:rsidRPr="00191694" w14:paraId="3CF1923F" w14:textId="77777777" w:rsidTr="007B76A5">
        <w:tc>
          <w:tcPr>
            <w:tcW w:w="6530" w:type="dxa"/>
            <w:tcBorders>
              <w:bottom w:val="nil"/>
              <w:right w:val="nil"/>
            </w:tcBorders>
            <w:shd w:val="clear" w:color="auto" w:fill="auto"/>
          </w:tcPr>
          <w:p w14:paraId="72D7D63B"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Signs and Symptoms of HB disease (n=248)</w:t>
            </w:r>
          </w:p>
        </w:tc>
        <w:tc>
          <w:tcPr>
            <w:tcW w:w="1310" w:type="dxa"/>
            <w:tcBorders>
              <w:left w:val="nil"/>
              <w:bottom w:val="nil"/>
              <w:right w:val="nil"/>
            </w:tcBorders>
            <w:shd w:val="clear" w:color="auto" w:fill="auto"/>
          </w:tcPr>
          <w:p w14:paraId="5D428167"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02" w:type="dxa"/>
            <w:tcBorders>
              <w:left w:val="nil"/>
              <w:bottom w:val="nil"/>
            </w:tcBorders>
            <w:shd w:val="clear" w:color="auto" w:fill="auto"/>
          </w:tcPr>
          <w:p w14:paraId="5B6B42E1" w14:textId="77777777" w:rsidR="007B76A5" w:rsidRPr="00191694" w:rsidRDefault="007B76A5" w:rsidP="009C51E0">
            <w:pPr>
              <w:spacing w:after="0" w:line="276" w:lineRule="auto"/>
              <w:rPr>
                <w:rFonts w:ascii="Times New Roman" w:eastAsia="Calibri" w:hAnsi="Times New Roman" w:cs="Times New Roman"/>
                <w:b/>
                <w:sz w:val="24"/>
                <w:szCs w:val="24"/>
              </w:rPr>
            </w:pPr>
          </w:p>
        </w:tc>
      </w:tr>
      <w:tr w:rsidR="007B76A5" w:rsidRPr="00191694" w14:paraId="7B1AAE5D" w14:textId="77777777" w:rsidTr="007B76A5">
        <w:tc>
          <w:tcPr>
            <w:tcW w:w="6530" w:type="dxa"/>
            <w:tcBorders>
              <w:top w:val="nil"/>
              <w:bottom w:val="nil"/>
              <w:right w:val="nil"/>
            </w:tcBorders>
            <w:shd w:val="clear" w:color="auto" w:fill="auto"/>
          </w:tcPr>
          <w:p w14:paraId="1A8452EE"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Fever</w:t>
            </w:r>
          </w:p>
        </w:tc>
        <w:tc>
          <w:tcPr>
            <w:tcW w:w="1310" w:type="dxa"/>
            <w:tcBorders>
              <w:top w:val="nil"/>
              <w:left w:val="nil"/>
              <w:bottom w:val="nil"/>
              <w:right w:val="nil"/>
            </w:tcBorders>
            <w:shd w:val="clear" w:color="auto" w:fill="auto"/>
          </w:tcPr>
          <w:p w14:paraId="616E385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w:t>
            </w:r>
          </w:p>
        </w:tc>
        <w:tc>
          <w:tcPr>
            <w:tcW w:w="1402" w:type="dxa"/>
            <w:tcBorders>
              <w:top w:val="nil"/>
              <w:left w:val="nil"/>
              <w:bottom w:val="nil"/>
            </w:tcBorders>
            <w:shd w:val="clear" w:color="auto" w:fill="auto"/>
          </w:tcPr>
          <w:p w14:paraId="5C74778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2.2</w:t>
            </w:r>
          </w:p>
        </w:tc>
      </w:tr>
      <w:tr w:rsidR="007B76A5" w:rsidRPr="00191694" w14:paraId="68BEBA66" w14:textId="77777777" w:rsidTr="007B76A5">
        <w:tc>
          <w:tcPr>
            <w:tcW w:w="6530" w:type="dxa"/>
            <w:tcBorders>
              <w:top w:val="nil"/>
              <w:bottom w:val="nil"/>
              <w:right w:val="nil"/>
            </w:tcBorders>
            <w:shd w:val="clear" w:color="auto" w:fill="auto"/>
          </w:tcPr>
          <w:p w14:paraId="49A01FB1"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Fatigue</w:t>
            </w:r>
          </w:p>
        </w:tc>
        <w:tc>
          <w:tcPr>
            <w:tcW w:w="1310" w:type="dxa"/>
            <w:tcBorders>
              <w:top w:val="nil"/>
              <w:left w:val="nil"/>
              <w:bottom w:val="nil"/>
              <w:right w:val="nil"/>
            </w:tcBorders>
            <w:shd w:val="clear" w:color="auto" w:fill="auto"/>
          </w:tcPr>
          <w:p w14:paraId="1EECB78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11</w:t>
            </w:r>
          </w:p>
        </w:tc>
        <w:tc>
          <w:tcPr>
            <w:tcW w:w="1402" w:type="dxa"/>
            <w:tcBorders>
              <w:top w:val="nil"/>
              <w:left w:val="nil"/>
              <w:bottom w:val="nil"/>
            </w:tcBorders>
            <w:shd w:val="clear" w:color="auto" w:fill="auto"/>
          </w:tcPr>
          <w:p w14:paraId="7A494A9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4.0</w:t>
            </w:r>
          </w:p>
        </w:tc>
      </w:tr>
      <w:tr w:rsidR="007B76A5" w:rsidRPr="00191694" w14:paraId="3088B10D" w14:textId="77777777" w:rsidTr="007B76A5">
        <w:tc>
          <w:tcPr>
            <w:tcW w:w="6530" w:type="dxa"/>
            <w:tcBorders>
              <w:top w:val="nil"/>
              <w:bottom w:val="nil"/>
              <w:right w:val="nil"/>
            </w:tcBorders>
            <w:shd w:val="clear" w:color="auto" w:fill="auto"/>
          </w:tcPr>
          <w:p w14:paraId="7801C287"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Loss of appetite</w:t>
            </w:r>
          </w:p>
        </w:tc>
        <w:tc>
          <w:tcPr>
            <w:tcW w:w="1310" w:type="dxa"/>
            <w:tcBorders>
              <w:top w:val="nil"/>
              <w:left w:val="nil"/>
              <w:bottom w:val="nil"/>
              <w:right w:val="nil"/>
            </w:tcBorders>
            <w:shd w:val="clear" w:color="auto" w:fill="auto"/>
          </w:tcPr>
          <w:p w14:paraId="7690AF5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22</w:t>
            </w:r>
          </w:p>
        </w:tc>
        <w:tc>
          <w:tcPr>
            <w:tcW w:w="1402" w:type="dxa"/>
            <w:tcBorders>
              <w:top w:val="nil"/>
              <w:left w:val="nil"/>
              <w:bottom w:val="nil"/>
            </w:tcBorders>
            <w:shd w:val="clear" w:color="auto" w:fill="auto"/>
          </w:tcPr>
          <w:p w14:paraId="27A2EDC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8.1</w:t>
            </w:r>
          </w:p>
        </w:tc>
      </w:tr>
      <w:tr w:rsidR="007B76A5" w:rsidRPr="00191694" w14:paraId="3C2C7691" w14:textId="77777777" w:rsidTr="007B76A5">
        <w:tc>
          <w:tcPr>
            <w:tcW w:w="6530" w:type="dxa"/>
            <w:tcBorders>
              <w:top w:val="nil"/>
              <w:bottom w:val="nil"/>
              <w:right w:val="nil"/>
            </w:tcBorders>
            <w:shd w:val="clear" w:color="auto" w:fill="auto"/>
          </w:tcPr>
          <w:p w14:paraId="06FD1DB0"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Abdominal pain</w:t>
            </w:r>
          </w:p>
        </w:tc>
        <w:tc>
          <w:tcPr>
            <w:tcW w:w="1310" w:type="dxa"/>
            <w:tcBorders>
              <w:top w:val="nil"/>
              <w:left w:val="nil"/>
              <w:bottom w:val="nil"/>
              <w:right w:val="nil"/>
            </w:tcBorders>
            <w:shd w:val="clear" w:color="auto" w:fill="auto"/>
          </w:tcPr>
          <w:p w14:paraId="376893D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35</w:t>
            </w:r>
          </w:p>
        </w:tc>
        <w:tc>
          <w:tcPr>
            <w:tcW w:w="1402" w:type="dxa"/>
            <w:tcBorders>
              <w:top w:val="nil"/>
              <w:left w:val="nil"/>
              <w:bottom w:val="nil"/>
            </w:tcBorders>
            <w:shd w:val="clear" w:color="auto" w:fill="auto"/>
          </w:tcPr>
          <w:p w14:paraId="41FDAEE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12.9</w:t>
            </w:r>
          </w:p>
        </w:tc>
      </w:tr>
      <w:tr w:rsidR="007B76A5" w:rsidRPr="00191694" w14:paraId="7FF4DCFC" w14:textId="77777777" w:rsidTr="007B76A5">
        <w:tc>
          <w:tcPr>
            <w:tcW w:w="6530" w:type="dxa"/>
            <w:tcBorders>
              <w:top w:val="nil"/>
              <w:bottom w:val="nil"/>
              <w:right w:val="nil"/>
            </w:tcBorders>
            <w:shd w:val="clear" w:color="auto" w:fill="auto"/>
          </w:tcPr>
          <w:p w14:paraId="10CD628F"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Joint pain</w:t>
            </w:r>
          </w:p>
        </w:tc>
        <w:tc>
          <w:tcPr>
            <w:tcW w:w="1310" w:type="dxa"/>
            <w:tcBorders>
              <w:top w:val="nil"/>
              <w:left w:val="nil"/>
              <w:bottom w:val="nil"/>
              <w:right w:val="nil"/>
            </w:tcBorders>
            <w:shd w:val="clear" w:color="auto" w:fill="auto"/>
          </w:tcPr>
          <w:p w14:paraId="324ABF2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28</w:t>
            </w:r>
          </w:p>
        </w:tc>
        <w:tc>
          <w:tcPr>
            <w:tcW w:w="1402" w:type="dxa"/>
            <w:tcBorders>
              <w:top w:val="nil"/>
              <w:left w:val="nil"/>
              <w:bottom w:val="nil"/>
            </w:tcBorders>
            <w:shd w:val="clear" w:color="auto" w:fill="auto"/>
          </w:tcPr>
          <w:p w14:paraId="7894CFC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10.3</w:t>
            </w:r>
          </w:p>
        </w:tc>
      </w:tr>
      <w:tr w:rsidR="007B76A5" w:rsidRPr="00191694" w14:paraId="04AC0795" w14:textId="77777777" w:rsidTr="007B76A5">
        <w:tc>
          <w:tcPr>
            <w:tcW w:w="6530" w:type="dxa"/>
            <w:tcBorders>
              <w:top w:val="nil"/>
              <w:bottom w:val="nil"/>
              <w:right w:val="nil"/>
            </w:tcBorders>
            <w:shd w:val="clear" w:color="auto" w:fill="auto"/>
          </w:tcPr>
          <w:p w14:paraId="6FCEB6F1"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Jaundice</w:t>
            </w:r>
          </w:p>
        </w:tc>
        <w:tc>
          <w:tcPr>
            <w:tcW w:w="1310" w:type="dxa"/>
            <w:tcBorders>
              <w:top w:val="nil"/>
              <w:left w:val="nil"/>
              <w:bottom w:val="nil"/>
              <w:right w:val="nil"/>
            </w:tcBorders>
            <w:shd w:val="clear" w:color="auto" w:fill="auto"/>
          </w:tcPr>
          <w:p w14:paraId="684D1E1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78</w:t>
            </w:r>
          </w:p>
        </w:tc>
        <w:tc>
          <w:tcPr>
            <w:tcW w:w="1402" w:type="dxa"/>
            <w:tcBorders>
              <w:top w:val="nil"/>
              <w:left w:val="nil"/>
              <w:bottom w:val="nil"/>
            </w:tcBorders>
            <w:shd w:val="clear" w:color="auto" w:fill="auto"/>
          </w:tcPr>
          <w:p w14:paraId="7187E01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28.7</w:t>
            </w:r>
          </w:p>
        </w:tc>
      </w:tr>
      <w:tr w:rsidR="007B76A5" w:rsidRPr="00191694" w14:paraId="5E15543D" w14:textId="77777777" w:rsidTr="007B76A5">
        <w:tc>
          <w:tcPr>
            <w:tcW w:w="6530" w:type="dxa"/>
            <w:tcBorders>
              <w:top w:val="nil"/>
              <w:bottom w:val="nil"/>
              <w:right w:val="nil"/>
            </w:tcBorders>
            <w:shd w:val="clear" w:color="auto" w:fill="auto"/>
          </w:tcPr>
          <w:p w14:paraId="56AB881D"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Vomiting</w:t>
            </w:r>
          </w:p>
        </w:tc>
        <w:tc>
          <w:tcPr>
            <w:tcW w:w="1310" w:type="dxa"/>
            <w:tcBorders>
              <w:top w:val="nil"/>
              <w:left w:val="nil"/>
              <w:bottom w:val="nil"/>
              <w:right w:val="nil"/>
            </w:tcBorders>
            <w:shd w:val="clear" w:color="auto" w:fill="auto"/>
          </w:tcPr>
          <w:p w14:paraId="0D91A81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02" w:type="dxa"/>
            <w:tcBorders>
              <w:top w:val="nil"/>
              <w:left w:val="nil"/>
              <w:bottom w:val="nil"/>
            </w:tcBorders>
            <w:shd w:val="clear" w:color="auto" w:fill="auto"/>
          </w:tcPr>
          <w:p w14:paraId="27EA2EE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0.4</w:t>
            </w:r>
          </w:p>
        </w:tc>
      </w:tr>
      <w:tr w:rsidR="007B76A5" w:rsidRPr="00191694" w14:paraId="7C3437A0" w14:textId="77777777" w:rsidTr="007B76A5">
        <w:tc>
          <w:tcPr>
            <w:tcW w:w="6530" w:type="dxa"/>
            <w:tcBorders>
              <w:top w:val="nil"/>
              <w:bottom w:val="single" w:sz="4" w:space="0" w:color="auto"/>
              <w:right w:val="nil"/>
            </w:tcBorders>
            <w:shd w:val="clear" w:color="auto" w:fill="auto"/>
          </w:tcPr>
          <w:p w14:paraId="734D9494"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Don’t know</w:t>
            </w:r>
          </w:p>
        </w:tc>
        <w:tc>
          <w:tcPr>
            <w:tcW w:w="1310" w:type="dxa"/>
            <w:tcBorders>
              <w:top w:val="nil"/>
              <w:left w:val="nil"/>
              <w:bottom w:val="single" w:sz="4" w:space="0" w:color="auto"/>
              <w:right w:val="nil"/>
            </w:tcBorders>
            <w:shd w:val="clear" w:color="auto" w:fill="auto"/>
          </w:tcPr>
          <w:p w14:paraId="0249EB9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67</w:t>
            </w:r>
          </w:p>
        </w:tc>
        <w:tc>
          <w:tcPr>
            <w:tcW w:w="1402" w:type="dxa"/>
            <w:tcBorders>
              <w:top w:val="nil"/>
              <w:left w:val="nil"/>
              <w:bottom w:val="single" w:sz="4" w:space="0" w:color="auto"/>
            </w:tcBorders>
            <w:shd w:val="clear" w:color="auto" w:fill="auto"/>
          </w:tcPr>
          <w:p w14:paraId="68E033E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24.6</w:t>
            </w:r>
          </w:p>
        </w:tc>
      </w:tr>
      <w:tr w:rsidR="007B76A5" w:rsidRPr="00191694" w14:paraId="76ECF044" w14:textId="77777777" w:rsidTr="007B76A5">
        <w:tc>
          <w:tcPr>
            <w:tcW w:w="6530" w:type="dxa"/>
            <w:tcBorders>
              <w:bottom w:val="nil"/>
              <w:right w:val="nil"/>
            </w:tcBorders>
            <w:shd w:val="clear" w:color="auto" w:fill="auto"/>
          </w:tcPr>
          <w:p w14:paraId="7A46FEF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Know how HB is transmitted (n=201)</w:t>
            </w:r>
          </w:p>
        </w:tc>
        <w:tc>
          <w:tcPr>
            <w:tcW w:w="1310" w:type="dxa"/>
            <w:tcBorders>
              <w:left w:val="nil"/>
              <w:bottom w:val="nil"/>
              <w:right w:val="nil"/>
            </w:tcBorders>
            <w:shd w:val="clear" w:color="auto" w:fill="auto"/>
          </w:tcPr>
          <w:p w14:paraId="10B13882"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02" w:type="dxa"/>
            <w:tcBorders>
              <w:left w:val="nil"/>
              <w:bottom w:val="nil"/>
            </w:tcBorders>
            <w:shd w:val="clear" w:color="auto" w:fill="auto"/>
          </w:tcPr>
          <w:p w14:paraId="79D18BCB"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75A58972" w14:textId="77777777" w:rsidTr="007B76A5">
        <w:tc>
          <w:tcPr>
            <w:tcW w:w="6530" w:type="dxa"/>
            <w:tcBorders>
              <w:top w:val="nil"/>
              <w:bottom w:val="nil"/>
              <w:right w:val="nil"/>
            </w:tcBorders>
            <w:shd w:val="clear" w:color="auto" w:fill="auto"/>
          </w:tcPr>
          <w:p w14:paraId="7ACA54EA"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Yes</w:t>
            </w:r>
          </w:p>
        </w:tc>
        <w:tc>
          <w:tcPr>
            <w:tcW w:w="1310" w:type="dxa"/>
            <w:tcBorders>
              <w:top w:val="nil"/>
              <w:left w:val="nil"/>
              <w:bottom w:val="nil"/>
              <w:right w:val="nil"/>
            </w:tcBorders>
            <w:shd w:val="clear" w:color="auto" w:fill="auto"/>
          </w:tcPr>
          <w:p w14:paraId="3F288AB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35</w:t>
            </w:r>
          </w:p>
        </w:tc>
        <w:tc>
          <w:tcPr>
            <w:tcW w:w="1402" w:type="dxa"/>
            <w:tcBorders>
              <w:top w:val="nil"/>
              <w:left w:val="nil"/>
              <w:bottom w:val="nil"/>
            </w:tcBorders>
            <w:shd w:val="clear" w:color="auto" w:fill="auto"/>
          </w:tcPr>
          <w:p w14:paraId="115E9C7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36.8</w:t>
            </w:r>
          </w:p>
        </w:tc>
      </w:tr>
      <w:tr w:rsidR="007B76A5" w:rsidRPr="00191694" w14:paraId="446711B1" w14:textId="77777777" w:rsidTr="007B76A5">
        <w:tc>
          <w:tcPr>
            <w:tcW w:w="6530" w:type="dxa"/>
            <w:tcBorders>
              <w:top w:val="nil"/>
              <w:bottom w:val="single" w:sz="4" w:space="0" w:color="auto"/>
              <w:right w:val="nil"/>
            </w:tcBorders>
            <w:shd w:val="clear" w:color="auto" w:fill="auto"/>
          </w:tcPr>
          <w:p w14:paraId="6A96E328"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No</w:t>
            </w:r>
          </w:p>
        </w:tc>
        <w:tc>
          <w:tcPr>
            <w:tcW w:w="1310" w:type="dxa"/>
            <w:tcBorders>
              <w:top w:val="nil"/>
              <w:left w:val="nil"/>
              <w:bottom w:val="single" w:sz="4" w:space="0" w:color="auto"/>
              <w:right w:val="nil"/>
            </w:tcBorders>
            <w:shd w:val="clear" w:color="auto" w:fill="auto"/>
          </w:tcPr>
          <w:p w14:paraId="3995626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127</w:t>
            </w:r>
          </w:p>
        </w:tc>
        <w:tc>
          <w:tcPr>
            <w:tcW w:w="1402" w:type="dxa"/>
            <w:tcBorders>
              <w:top w:val="nil"/>
              <w:left w:val="nil"/>
              <w:bottom w:val="single" w:sz="4" w:space="0" w:color="auto"/>
            </w:tcBorders>
            <w:shd w:val="clear" w:color="auto" w:fill="auto"/>
          </w:tcPr>
          <w:p w14:paraId="32ECE05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62.5</w:t>
            </w:r>
          </w:p>
        </w:tc>
      </w:tr>
      <w:tr w:rsidR="007B76A5" w:rsidRPr="00191694" w14:paraId="2AD69FC2" w14:textId="77777777" w:rsidTr="007B76A5">
        <w:tc>
          <w:tcPr>
            <w:tcW w:w="6530" w:type="dxa"/>
            <w:tcBorders>
              <w:bottom w:val="nil"/>
              <w:right w:val="nil"/>
            </w:tcBorders>
            <w:shd w:val="clear" w:color="auto" w:fill="auto"/>
          </w:tcPr>
          <w:p w14:paraId="411E93F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How is HB transmitted (n=79)</w:t>
            </w:r>
            <w:r w:rsidRPr="00191694">
              <w:rPr>
                <w:rFonts w:ascii="Times New Roman" w:eastAsia="Calibri" w:hAnsi="Times New Roman" w:cs="Times New Roman"/>
                <w:sz w:val="24"/>
                <w:szCs w:val="24"/>
              </w:rPr>
              <w:tab/>
            </w:r>
          </w:p>
        </w:tc>
        <w:tc>
          <w:tcPr>
            <w:tcW w:w="1310" w:type="dxa"/>
            <w:tcBorders>
              <w:left w:val="nil"/>
              <w:bottom w:val="nil"/>
              <w:right w:val="nil"/>
            </w:tcBorders>
            <w:shd w:val="clear" w:color="auto" w:fill="auto"/>
          </w:tcPr>
          <w:p w14:paraId="4D1F03FB"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02" w:type="dxa"/>
            <w:tcBorders>
              <w:left w:val="nil"/>
              <w:bottom w:val="nil"/>
            </w:tcBorders>
            <w:shd w:val="clear" w:color="auto" w:fill="auto"/>
          </w:tcPr>
          <w:p w14:paraId="39E89631"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2392555D" w14:textId="77777777" w:rsidTr="007B76A5">
        <w:tc>
          <w:tcPr>
            <w:tcW w:w="6530" w:type="dxa"/>
            <w:tcBorders>
              <w:top w:val="nil"/>
              <w:bottom w:val="nil"/>
              <w:right w:val="nil"/>
            </w:tcBorders>
            <w:shd w:val="clear" w:color="auto" w:fill="auto"/>
          </w:tcPr>
          <w:p w14:paraId="06BB93AC"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rPr>
            </w:pPr>
            <w:r w:rsidRPr="00191694">
              <w:rPr>
                <w:rFonts w:ascii="Times New Roman" w:eastAsia="Calibri" w:hAnsi="Times New Roman" w:cs="Times New Roman"/>
                <w:sz w:val="24"/>
                <w:szCs w:val="24"/>
              </w:rPr>
              <w:t>Having unprotected sex</w:t>
            </w:r>
          </w:p>
        </w:tc>
        <w:tc>
          <w:tcPr>
            <w:tcW w:w="1310" w:type="dxa"/>
            <w:tcBorders>
              <w:top w:val="nil"/>
              <w:left w:val="nil"/>
              <w:bottom w:val="nil"/>
              <w:right w:val="nil"/>
            </w:tcBorders>
            <w:shd w:val="clear" w:color="auto" w:fill="auto"/>
          </w:tcPr>
          <w:p w14:paraId="651CD7D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46</w:t>
            </w:r>
          </w:p>
        </w:tc>
        <w:tc>
          <w:tcPr>
            <w:tcW w:w="1402" w:type="dxa"/>
            <w:tcBorders>
              <w:top w:val="nil"/>
              <w:left w:val="nil"/>
              <w:bottom w:val="nil"/>
            </w:tcBorders>
            <w:shd w:val="clear" w:color="auto" w:fill="auto"/>
          </w:tcPr>
          <w:p w14:paraId="1E905ED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58.2</w:t>
            </w:r>
          </w:p>
        </w:tc>
      </w:tr>
      <w:tr w:rsidR="007B76A5" w:rsidRPr="00191694" w14:paraId="42574D6D" w14:textId="77777777" w:rsidTr="007B76A5">
        <w:tc>
          <w:tcPr>
            <w:tcW w:w="6530" w:type="dxa"/>
            <w:tcBorders>
              <w:top w:val="nil"/>
              <w:bottom w:val="nil"/>
              <w:right w:val="nil"/>
            </w:tcBorders>
            <w:shd w:val="clear" w:color="auto" w:fill="auto"/>
          </w:tcPr>
          <w:p w14:paraId="3FE197AB"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lastRenderedPageBreak/>
              <w:t>Contact with an infected person</w:t>
            </w:r>
          </w:p>
        </w:tc>
        <w:tc>
          <w:tcPr>
            <w:tcW w:w="1310" w:type="dxa"/>
            <w:tcBorders>
              <w:top w:val="nil"/>
              <w:left w:val="nil"/>
              <w:bottom w:val="nil"/>
              <w:right w:val="nil"/>
            </w:tcBorders>
            <w:shd w:val="clear" w:color="auto" w:fill="auto"/>
          </w:tcPr>
          <w:p w14:paraId="4C844E8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18</w:t>
            </w:r>
          </w:p>
        </w:tc>
        <w:tc>
          <w:tcPr>
            <w:tcW w:w="1402" w:type="dxa"/>
            <w:tcBorders>
              <w:top w:val="nil"/>
              <w:left w:val="nil"/>
              <w:bottom w:val="nil"/>
            </w:tcBorders>
            <w:shd w:val="clear" w:color="auto" w:fill="auto"/>
          </w:tcPr>
          <w:p w14:paraId="0AC4FE2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22.8</w:t>
            </w:r>
          </w:p>
        </w:tc>
      </w:tr>
      <w:tr w:rsidR="007B76A5" w:rsidRPr="00191694" w14:paraId="7C9CA6FB" w14:textId="77777777" w:rsidTr="007B76A5">
        <w:tc>
          <w:tcPr>
            <w:tcW w:w="6530" w:type="dxa"/>
            <w:tcBorders>
              <w:top w:val="nil"/>
              <w:bottom w:val="nil"/>
              <w:right w:val="nil"/>
            </w:tcBorders>
            <w:shd w:val="clear" w:color="auto" w:fill="auto"/>
          </w:tcPr>
          <w:p w14:paraId="2A4222F8"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rPr>
            </w:pPr>
            <w:r w:rsidRPr="00191694">
              <w:rPr>
                <w:rFonts w:ascii="Times New Roman" w:eastAsia="Calibri" w:hAnsi="Times New Roman" w:cs="Times New Roman"/>
                <w:sz w:val="24"/>
                <w:szCs w:val="24"/>
              </w:rPr>
              <w:t>Blood transfusion</w:t>
            </w:r>
          </w:p>
        </w:tc>
        <w:tc>
          <w:tcPr>
            <w:tcW w:w="1310" w:type="dxa"/>
            <w:tcBorders>
              <w:top w:val="nil"/>
              <w:left w:val="nil"/>
              <w:bottom w:val="nil"/>
              <w:right w:val="nil"/>
            </w:tcBorders>
            <w:shd w:val="clear" w:color="auto" w:fill="auto"/>
          </w:tcPr>
          <w:p w14:paraId="46444BC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w:t>
            </w:r>
          </w:p>
        </w:tc>
        <w:tc>
          <w:tcPr>
            <w:tcW w:w="1402" w:type="dxa"/>
            <w:tcBorders>
              <w:top w:val="nil"/>
              <w:left w:val="nil"/>
              <w:bottom w:val="nil"/>
            </w:tcBorders>
            <w:shd w:val="clear" w:color="auto" w:fill="auto"/>
          </w:tcPr>
          <w:p w14:paraId="451CCACB"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6.3</w:t>
            </w:r>
          </w:p>
        </w:tc>
      </w:tr>
      <w:tr w:rsidR="007B76A5" w:rsidRPr="00191694" w14:paraId="58EC92FD" w14:textId="77777777" w:rsidTr="007B76A5">
        <w:tc>
          <w:tcPr>
            <w:tcW w:w="6530" w:type="dxa"/>
            <w:tcBorders>
              <w:top w:val="nil"/>
              <w:bottom w:val="nil"/>
              <w:right w:val="nil"/>
            </w:tcBorders>
            <w:shd w:val="clear" w:color="auto" w:fill="auto"/>
          </w:tcPr>
          <w:p w14:paraId="20BEF833"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Eating contaminated food</w:t>
            </w:r>
          </w:p>
        </w:tc>
        <w:tc>
          <w:tcPr>
            <w:tcW w:w="1310" w:type="dxa"/>
            <w:tcBorders>
              <w:top w:val="nil"/>
              <w:left w:val="nil"/>
              <w:bottom w:val="nil"/>
              <w:right w:val="nil"/>
            </w:tcBorders>
            <w:shd w:val="clear" w:color="auto" w:fill="auto"/>
          </w:tcPr>
          <w:p w14:paraId="594490A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w:t>
            </w:r>
          </w:p>
        </w:tc>
        <w:tc>
          <w:tcPr>
            <w:tcW w:w="1402" w:type="dxa"/>
            <w:tcBorders>
              <w:top w:val="nil"/>
              <w:left w:val="nil"/>
              <w:bottom w:val="nil"/>
            </w:tcBorders>
            <w:shd w:val="clear" w:color="auto" w:fill="auto"/>
          </w:tcPr>
          <w:p w14:paraId="366EEFA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3.8</w:t>
            </w:r>
          </w:p>
        </w:tc>
      </w:tr>
      <w:tr w:rsidR="007B76A5" w:rsidRPr="00191694" w14:paraId="1A5F0BD7" w14:textId="77777777" w:rsidTr="007B76A5">
        <w:tc>
          <w:tcPr>
            <w:tcW w:w="6530" w:type="dxa"/>
            <w:tcBorders>
              <w:top w:val="nil"/>
              <w:bottom w:val="nil"/>
              <w:right w:val="nil"/>
            </w:tcBorders>
            <w:shd w:val="clear" w:color="auto" w:fill="auto"/>
          </w:tcPr>
          <w:p w14:paraId="06CFCC08"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rPr>
            </w:pPr>
            <w:r w:rsidRPr="00191694">
              <w:rPr>
                <w:rFonts w:ascii="Times New Roman" w:eastAsia="Calibri" w:hAnsi="Times New Roman" w:cs="Times New Roman"/>
                <w:sz w:val="24"/>
                <w:szCs w:val="24"/>
              </w:rPr>
              <w:t>Using un-sterilized equipment</w:t>
            </w:r>
          </w:p>
        </w:tc>
        <w:tc>
          <w:tcPr>
            <w:tcW w:w="1310" w:type="dxa"/>
            <w:tcBorders>
              <w:top w:val="nil"/>
              <w:left w:val="nil"/>
              <w:bottom w:val="nil"/>
              <w:right w:val="nil"/>
            </w:tcBorders>
            <w:shd w:val="clear" w:color="auto" w:fill="auto"/>
          </w:tcPr>
          <w:p w14:paraId="6CD2F36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02" w:type="dxa"/>
            <w:tcBorders>
              <w:top w:val="nil"/>
              <w:left w:val="nil"/>
              <w:bottom w:val="nil"/>
            </w:tcBorders>
            <w:shd w:val="clear" w:color="auto" w:fill="auto"/>
          </w:tcPr>
          <w:p w14:paraId="73D0552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1.3</w:t>
            </w:r>
          </w:p>
        </w:tc>
      </w:tr>
      <w:tr w:rsidR="007B76A5" w:rsidRPr="00191694" w14:paraId="7B9FC3DD" w14:textId="77777777" w:rsidTr="007B76A5">
        <w:tc>
          <w:tcPr>
            <w:tcW w:w="6530" w:type="dxa"/>
            <w:tcBorders>
              <w:top w:val="nil"/>
              <w:bottom w:val="nil"/>
              <w:right w:val="nil"/>
            </w:tcBorders>
            <w:shd w:val="clear" w:color="auto" w:fill="auto"/>
          </w:tcPr>
          <w:p w14:paraId="4B55EEC7"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rPr>
            </w:pPr>
            <w:r w:rsidRPr="00191694">
              <w:rPr>
                <w:rFonts w:ascii="Times New Roman" w:eastAsia="Calibri" w:hAnsi="Times New Roman" w:cs="Times New Roman"/>
                <w:sz w:val="24"/>
                <w:szCs w:val="24"/>
              </w:rPr>
              <w:t>Sharing of needles, ear piercing, tooth extraction and tattooing equipment</w:t>
            </w:r>
          </w:p>
        </w:tc>
        <w:tc>
          <w:tcPr>
            <w:tcW w:w="1310" w:type="dxa"/>
            <w:tcBorders>
              <w:top w:val="nil"/>
              <w:left w:val="nil"/>
              <w:bottom w:val="nil"/>
              <w:right w:val="nil"/>
            </w:tcBorders>
            <w:shd w:val="clear" w:color="auto" w:fill="auto"/>
          </w:tcPr>
          <w:p w14:paraId="3AB6208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w:t>
            </w:r>
          </w:p>
        </w:tc>
        <w:tc>
          <w:tcPr>
            <w:tcW w:w="1402" w:type="dxa"/>
            <w:tcBorders>
              <w:top w:val="nil"/>
              <w:left w:val="nil"/>
              <w:bottom w:val="nil"/>
            </w:tcBorders>
            <w:shd w:val="clear" w:color="auto" w:fill="auto"/>
          </w:tcPr>
          <w:p w14:paraId="780BE6B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3.0</w:t>
            </w:r>
          </w:p>
        </w:tc>
      </w:tr>
      <w:tr w:rsidR="007B76A5" w:rsidRPr="00191694" w14:paraId="0C94A437" w14:textId="77777777" w:rsidTr="007B76A5">
        <w:tc>
          <w:tcPr>
            <w:tcW w:w="6530" w:type="dxa"/>
            <w:tcBorders>
              <w:top w:val="nil"/>
              <w:bottom w:val="single" w:sz="4" w:space="0" w:color="auto"/>
              <w:right w:val="nil"/>
            </w:tcBorders>
            <w:shd w:val="clear" w:color="auto" w:fill="auto"/>
          </w:tcPr>
          <w:p w14:paraId="3B29E202"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Don’t know</w:t>
            </w:r>
          </w:p>
        </w:tc>
        <w:tc>
          <w:tcPr>
            <w:tcW w:w="1310" w:type="dxa"/>
            <w:tcBorders>
              <w:top w:val="nil"/>
              <w:left w:val="nil"/>
              <w:bottom w:val="single" w:sz="4" w:space="0" w:color="auto"/>
              <w:right w:val="nil"/>
            </w:tcBorders>
            <w:shd w:val="clear" w:color="auto" w:fill="auto"/>
          </w:tcPr>
          <w:p w14:paraId="50D02FC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w:t>
            </w:r>
          </w:p>
        </w:tc>
        <w:tc>
          <w:tcPr>
            <w:tcW w:w="1402" w:type="dxa"/>
            <w:tcBorders>
              <w:top w:val="nil"/>
              <w:left w:val="nil"/>
              <w:bottom w:val="single" w:sz="4" w:space="0" w:color="auto"/>
            </w:tcBorders>
            <w:shd w:val="clear" w:color="auto" w:fill="auto"/>
          </w:tcPr>
          <w:p w14:paraId="5DC5E95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2.5</w:t>
            </w:r>
          </w:p>
        </w:tc>
      </w:tr>
      <w:tr w:rsidR="007B76A5" w:rsidRPr="00191694" w14:paraId="29CC03CF" w14:textId="77777777" w:rsidTr="007B76A5">
        <w:tc>
          <w:tcPr>
            <w:tcW w:w="6530" w:type="dxa"/>
            <w:tcBorders>
              <w:bottom w:val="nil"/>
              <w:right w:val="nil"/>
            </w:tcBorders>
            <w:shd w:val="clear" w:color="auto" w:fill="auto"/>
          </w:tcPr>
          <w:p w14:paraId="3D6C990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Is Hepatitis B a preventable disease? (n=200)</w:t>
            </w:r>
          </w:p>
        </w:tc>
        <w:tc>
          <w:tcPr>
            <w:tcW w:w="1310" w:type="dxa"/>
            <w:tcBorders>
              <w:left w:val="nil"/>
              <w:bottom w:val="nil"/>
              <w:right w:val="nil"/>
            </w:tcBorders>
            <w:shd w:val="clear" w:color="auto" w:fill="auto"/>
          </w:tcPr>
          <w:p w14:paraId="0A36E96D"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02" w:type="dxa"/>
            <w:tcBorders>
              <w:left w:val="nil"/>
              <w:bottom w:val="nil"/>
            </w:tcBorders>
            <w:shd w:val="clear" w:color="auto" w:fill="auto"/>
          </w:tcPr>
          <w:p w14:paraId="77A5AC32"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62CDD822" w14:textId="77777777" w:rsidTr="007B76A5">
        <w:tc>
          <w:tcPr>
            <w:tcW w:w="6530" w:type="dxa"/>
            <w:tcBorders>
              <w:top w:val="nil"/>
              <w:bottom w:val="nil"/>
              <w:right w:val="nil"/>
            </w:tcBorders>
            <w:shd w:val="clear" w:color="auto" w:fill="auto"/>
          </w:tcPr>
          <w:p w14:paraId="12BAE99A"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Calibri" w:hAnsi="Times New Roman" w:cs="Times New Roman"/>
                <w:sz w:val="24"/>
                <w:szCs w:val="24"/>
              </w:rPr>
              <w:t xml:space="preserve">Yes </w:t>
            </w:r>
          </w:p>
        </w:tc>
        <w:tc>
          <w:tcPr>
            <w:tcW w:w="1310" w:type="dxa"/>
            <w:tcBorders>
              <w:top w:val="nil"/>
              <w:left w:val="nil"/>
              <w:bottom w:val="nil"/>
              <w:right w:val="nil"/>
            </w:tcBorders>
            <w:shd w:val="clear" w:color="auto" w:fill="auto"/>
          </w:tcPr>
          <w:p w14:paraId="27A084C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60</w:t>
            </w:r>
          </w:p>
        </w:tc>
        <w:tc>
          <w:tcPr>
            <w:tcW w:w="1402" w:type="dxa"/>
            <w:tcBorders>
              <w:top w:val="nil"/>
              <w:left w:val="nil"/>
              <w:bottom w:val="nil"/>
            </w:tcBorders>
            <w:shd w:val="clear" w:color="auto" w:fill="auto"/>
          </w:tcPr>
          <w:p w14:paraId="541272E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30</w:t>
            </w:r>
          </w:p>
        </w:tc>
      </w:tr>
      <w:tr w:rsidR="007B76A5" w:rsidRPr="00191694" w14:paraId="5381FBEB" w14:textId="77777777" w:rsidTr="007B76A5">
        <w:tc>
          <w:tcPr>
            <w:tcW w:w="6530" w:type="dxa"/>
            <w:tcBorders>
              <w:top w:val="nil"/>
              <w:bottom w:val="single" w:sz="4" w:space="0" w:color="auto"/>
              <w:right w:val="nil"/>
            </w:tcBorders>
            <w:shd w:val="clear" w:color="auto" w:fill="auto"/>
          </w:tcPr>
          <w:p w14:paraId="0DE98B9D"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No</w:t>
            </w:r>
          </w:p>
          <w:p w14:paraId="539DB1CB"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Don’t know</w:t>
            </w:r>
          </w:p>
        </w:tc>
        <w:tc>
          <w:tcPr>
            <w:tcW w:w="1310" w:type="dxa"/>
            <w:tcBorders>
              <w:top w:val="nil"/>
              <w:left w:val="nil"/>
              <w:bottom w:val="single" w:sz="4" w:space="0" w:color="auto"/>
              <w:right w:val="nil"/>
            </w:tcBorders>
            <w:shd w:val="clear" w:color="auto" w:fill="auto"/>
          </w:tcPr>
          <w:p w14:paraId="63BA959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20</w:t>
            </w:r>
          </w:p>
          <w:p w14:paraId="080950F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120</w:t>
            </w:r>
          </w:p>
        </w:tc>
        <w:tc>
          <w:tcPr>
            <w:tcW w:w="1402" w:type="dxa"/>
            <w:tcBorders>
              <w:top w:val="nil"/>
              <w:left w:val="nil"/>
              <w:bottom w:val="single" w:sz="4" w:space="0" w:color="auto"/>
            </w:tcBorders>
            <w:shd w:val="clear" w:color="auto" w:fill="auto"/>
          </w:tcPr>
          <w:p w14:paraId="6874EE4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10</w:t>
            </w:r>
          </w:p>
          <w:p w14:paraId="68E5D0A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60</w:t>
            </w:r>
          </w:p>
        </w:tc>
      </w:tr>
      <w:tr w:rsidR="007B76A5" w:rsidRPr="00191694" w14:paraId="00B96CAD" w14:textId="77777777" w:rsidTr="007B76A5">
        <w:tc>
          <w:tcPr>
            <w:tcW w:w="6530" w:type="dxa"/>
            <w:tcBorders>
              <w:bottom w:val="nil"/>
              <w:right w:val="nil"/>
            </w:tcBorders>
            <w:shd w:val="clear" w:color="auto" w:fill="auto"/>
          </w:tcPr>
          <w:p w14:paraId="3CAA462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How is Hepatitis B prevented? (n=87)</w:t>
            </w:r>
          </w:p>
        </w:tc>
        <w:tc>
          <w:tcPr>
            <w:tcW w:w="1310" w:type="dxa"/>
            <w:tcBorders>
              <w:left w:val="nil"/>
              <w:bottom w:val="nil"/>
              <w:right w:val="nil"/>
            </w:tcBorders>
            <w:shd w:val="clear" w:color="auto" w:fill="auto"/>
          </w:tcPr>
          <w:p w14:paraId="6B513F12"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02" w:type="dxa"/>
            <w:tcBorders>
              <w:left w:val="nil"/>
              <w:bottom w:val="nil"/>
            </w:tcBorders>
            <w:shd w:val="clear" w:color="auto" w:fill="auto"/>
          </w:tcPr>
          <w:p w14:paraId="26ED82A3"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4A4644F9" w14:textId="77777777" w:rsidTr="007B76A5">
        <w:tc>
          <w:tcPr>
            <w:tcW w:w="6530" w:type="dxa"/>
            <w:tcBorders>
              <w:top w:val="nil"/>
              <w:bottom w:val="nil"/>
              <w:right w:val="nil"/>
            </w:tcBorders>
            <w:shd w:val="clear" w:color="auto" w:fill="auto"/>
          </w:tcPr>
          <w:p w14:paraId="648AEAEF"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Vaccination</w:t>
            </w:r>
          </w:p>
        </w:tc>
        <w:tc>
          <w:tcPr>
            <w:tcW w:w="1310" w:type="dxa"/>
            <w:tcBorders>
              <w:top w:val="nil"/>
              <w:left w:val="nil"/>
              <w:bottom w:val="nil"/>
              <w:right w:val="nil"/>
            </w:tcBorders>
            <w:shd w:val="clear" w:color="auto" w:fill="auto"/>
          </w:tcPr>
          <w:p w14:paraId="4063B49B"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40</w:t>
            </w:r>
          </w:p>
        </w:tc>
        <w:tc>
          <w:tcPr>
            <w:tcW w:w="1402" w:type="dxa"/>
            <w:tcBorders>
              <w:top w:val="nil"/>
              <w:left w:val="nil"/>
              <w:bottom w:val="nil"/>
            </w:tcBorders>
            <w:shd w:val="clear" w:color="auto" w:fill="auto"/>
          </w:tcPr>
          <w:p w14:paraId="4C14852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46.0</w:t>
            </w:r>
          </w:p>
        </w:tc>
      </w:tr>
      <w:tr w:rsidR="007B76A5" w:rsidRPr="00191694" w14:paraId="59E091E7" w14:textId="77777777" w:rsidTr="007B76A5">
        <w:tc>
          <w:tcPr>
            <w:tcW w:w="6530" w:type="dxa"/>
            <w:tcBorders>
              <w:top w:val="nil"/>
              <w:bottom w:val="nil"/>
              <w:right w:val="nil"/>
            </w:tcBorders>
            <w:shd w:val="clear" w:color="auto" w:fill="auto"/>
          </w:tcPr>
          <w:p w14:paraId="04D0E9B0"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Having protected sex</w:t>
            </w:r>
          </w:p>
        </w:tc>
        <w:tc>
          <w:tcPr>
            <w:tcW w:w="1310" w:type="dxa"/>
            <w:tcBorders>
              <w:top w:val="nil"/>
              <w:left w:val="nil"/>
              <w:bottom w:val="nil"/>
              <w:right w:val="nil"/>
            </w:tcBorders>
            <w:shd w:val="clear" w:color="auto" w:fill="auto"/>
          </w:tcPr>
          <w:p w14:paraId="5DA1C79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26</w:t>
            </w:r>
          </w:p>
        </w:tc>
        <w:tc>
          <w:tcPr>
            <w:tcW w:w="1402" w:type="dxa"/>
            <w:tcBorders>
              <w:top w:val="nil"/>
              <w:left w:val="nil"/>
              <w:bottom w:val="nil"/>
            </w:tcBorders>
            <w:shd w:val="clear" w:color="auto" w:fill="auto"/>
          </w:tcPr>
          <w:p w14:paraId="227411E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29.9</w:t>
            </w:r>
          </w:p>
        </w:tc>
      </w:tr>
      <w:tr w:rsidR="007B76A5" w:rsidRPr="00191694" w14:paraId="16FA89F4" w14:textId="77777777" w:rsidTr="007B76A5">
        <w:tc>
          <w:tcPr>
            <w:tcW w:w="6530" w:type="dxa"/>
            <w:tcBorders>
              <w:top w:val="nil"/>
              <w:bottom w:val="nil"/>
              <w:right w:val="nil"/>
            </w:tcBorders>
            <w:shd w:val="clear" w:color="auto" w:fill="auto"/>
          </w:tcPr>
          <w:p w14:paraId="174A3ED6"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Not sharing cutting equipment </w:t>
            </w:r>
          </w:p>
        </w:tc>
        <w:tc>
          <w:tcPr>
            <w:tcW w:w="1310" w:type="dxa"/>
            <w:tcBorders>
              <w:top w:val="nil"/>
              <w:left w:val="nil"/>
              <w:bottom w:val="nil"/>
              <w:right w:val="nil"/>
            </w:tcBorders>
            <w:shd w:val="clear" w:color="auto" w:fill="auto"/>
          </w:tcPr>
          <w:p w14:paraId="16594B2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w:t>
            </w:r>
          </w:p>
        </w:tc>
        <w:tc>
          <w:tcPr>
            <w:tcW w:w="1402" w:type="dxa"/>
            <w:tcBorders>
              <w:top w:val="nil"/>
              <w:left w:val="nil"/>
              <w:bottom w:val="nil"/>
            </w:tcBorders>
            <w:shd w:val="clear" w:color="auto" w:fill="auto"/>
          </w:tcPr>
          <w:p w14:paraId="7AA4952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3.4</w:t>
            </w:r>
          </w:p>
        </w:tc>
      </w:tr>
      <w:tr w:rsidR="007B76A5" w:rsidRPr="00191694" w14:paraId="15ED828C" w14:textId="77777777" w:rsidTr="007B76A5">
        <w:tc>
          <w:tcPr>
            <w:tcW w:w="6530" w:type="dxa"/>
            <w:tcBorders>
              <w:top w:val="nil"/>
              <w:bottom w:val="single" w:sz="4" w:space="0" w:color="auto"/>
              <w:right w:val="nil"/>
            </w:tcBorders>
            <w:shd w:val="clear" w:color="auto" w:fill="auto"/>
          </w:tcPr>
          <w:p w14:paraId="248B237E"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rPr>
            </w:pPr>
            <w:r w:rsidRPr="00191694">
              <w:rPr>
                <w:rFonts w:ascii="Times New Roman" w:eastAsia="Calibri" w:hAnsi="Times New Roman" w:cs="Times New Roman"/>
                <w:sz w:val="24"/>
                <w:szCs w:val="24"/>
              </w:rPr>
              <w:t>Hand washing</w:t>
            </w:r>
          </w:p>
          <w:p w14:paraId="08DD680D"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Using sterilized equipmet </w:t>
            </w:r>
          </w:p>
        </w:tc>
        <w:tc>
          <w:tcPr>
            <w:tcW w:w="1310" w:type="dxa"/>
            <w:tcBorders>
              <w:top w:val="nil"/>
              <w:left w:val="nil"/>
              <w:bottom w:val="single" w:sz="4" w:space="0" w:color="auto"/>
              <w:right w:val="nil"/>
            </w:tcBorders>
            <w:shd w:val="clear" w:color="auto" w:fill="auto"/>
          </w:tcPr>
          <w:p w14:paraId="30ED74F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9</w:t>
            </w:r>
          </w:p>
          <w:p w14:paraId="20AC209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02" w:type="dxa"/>
            <w:tcBorders>
              <w:top w:val="nil"/>
              <w:left w:val="nil"/>
              <w:bottom w:val="single" w:sz="4" w:space="0" w:color="auto"/>
            </w:tcBorders>
            <w:shd w:val="clear" w:color="auto" w:fill="auto"/>
          </w:tcPr>
          <w:p w14:paraId="0669F41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10.3</w:t>
            </w:r>
          </w:p>
          <w:p w14:paraId="29C56CD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0.01</w:t>
            </w:r>
          </w:p>
        </w:tc>
      </w:tr>
      <w:tr w:rsidR="007B76A5" w:rsidRPr="00191694" w14:paraId="15BBE44E" w14:textId="77777777" w:rsidTr="007B76A5">
        <w:tc>
          <w:tcPr>
            <w:tcW w:w="6530" w:type="dxa"/>
            <w:tcBorders>
              <w:bottom w:val="nil"/>
              <w:right w:val="nil"/>
            </w:tcBorders>
            <w:shd w:val="clear" w:color="auto" w:fill="auto"/>
          </w:tcPr>
          <w:p w14:paraId="53B5F3C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Do you know that Hepatitis B vaccination is given as part of national routine immunization? (n=200)</w:t>
            </w:r>
          </w:p>
        </w:tc>
        <w:tc>
          <w:tcPr>
            <w:tcW w:w="1310" w:type="dxa"/>
            <w:tcBorders>
              <w:left w:val="nil"/>
              <w:bottom w:val="nil"/>
              <w:right w:val="nil"/>
            </w:tcBorders>
            <w:shd w:val="clear" w:color="auto" w:fill="auto"/>
          </w:tcPr>
          <w:p w14:paraId="0656C922"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02" w:type="dxa"/>
            <w:tcBorders>
              <w:left w:val="nil"/>
              <w:bottom w:val="nil"/>
            </w:tcBorders>
            <w:shd w:val="clear" w:color="auto" w:fill="auto"/>
          </w:tcPr>
          <w:p w14:paraId="4A6EBFAB"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27ED1FD9" w14:textId="77777777" w:rsidTr="007B76A5">
        <w:tc>
          <w:tcPr>
            <w:tcW w:w="6530" w:type="dxa"/>
            <w:tcBorders>
              <w:top w:val="nil"/>
              <w:bottom w:val="nil"/>
              <w:right w:val="nil"/>
            </w:tcBorders>
            <w:shd w:val="clear" w:color="auto" w:fill="auto"/>
          </w:tcPr>
          <w:p w14:paraId="64324E5D"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Yes</w:t>
            </w:r>
          </w:p>
        </w:tc>
        <w:tc>
          <w:tcPr>
            <w:tcW w:w="1310" w:type="dxa"/>
            <w:tcBorders>
              <w:top w:val="nil"/>
              <w:left w:val="nil"/>
              <w:bottom w:val="nil"/>
              <w:right w:val="nil"/>
            </w:tcBorders>
            <w:shd w:val="clear" w:color="auto" w:fill="auto"/>
          </w:tcPr>
          <w:p w14:paraId="78F5314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27</w:t>
            </w:r>
          </w:p>
        </w:tc>
        <w:tc>
          <w:tcPr>
            <w:tcW w:w="1402" w:type="dxa"/>
            <w:tcBorders>
              <w:top w:val="nil"/>
              <w:left w:val="nil"/>
              <w:bottom w:val="nil"/>
            </w:tcBorders>
            <w:shd w:val="clear" w:color="auto" w:fill="auto"/>
          </w:tcPr>
          <w:p w14:paraId="7171704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13.5</w:t>
            </w:r>
          </w:p>
        </w:tc>
      </w:tr>
      <w:tr w:rsidR="007B76A5" w:rsidRPr="00191694" w14:paraId="1C4A6000" w14:textId="77777777" w:rsidTr="007B76A5">
        <w:tc>
          <w:tcPr>
            <w:tcW w:w="6530" w:type="dxa"/>
            <w:tcBorders>
              <w:top w:val="nil"/>
              <w:bottom w:val="single" w:sz="4" w:space="0" w:color="auto"/>
              <w:right w:val="nil"/>
            </w:tcBorders>
            <w:shd w:val="clear" w:color="auto" w:fill="auto"/>
          </w:tcPr>
          <w:p w14:paraId="4EEB8965"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No</w:t>
            </w:r>
          </w:p>
          <w:p w14:paraId="3D02BF0F"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Don’t know</w:t>
            </w:r>
          </w:p>
        </w:tc>
        <w:tc>
          <w:tcPr>
            <w:tcW w:w="1310" w:type="dxa"/>
            <w:tcBorders>
              <w:top w:val="nil"/>
              <w:left w:val="nil"/>
              <w:bottom w:val="single" w:sz="4" w:space="0" w:color="auto"/>
              <w:right w:val="nil"/>
            </w:tcBorders>
            <w:shd w:val="clear" w:color="auto" w:fill="auto"/>
          </w:tcPr>
          <w:p w14:paraId="2D68745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56</w:t>
            </w:r>
          </w:p>
          <w:p w14:paraId="1B44424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117</w:t>
            </w:r>
          </w:p>
        </w:tc>
        <w:tc>
          <w:tcPr>
            <w:tcW w:w="1402" w:type="dxa"/>
            <w:tcBorders>
              <w:top w:val="nil"/>
              <w:left w:val="nil"/>
              <w:bottom w:val="single" w:sz="4" w:space="0" w:color="auto"/>
            </w:tcBorders>
            <w:shd w:val="clear" w:color="auto" w:fill="auto"/>
          </w:tcPr>
          <w:p w14:paraId="24AEEC9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28.0</w:t>
            </w:r>
          </w:p>
          <w:p w14:paraId="65B6438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58.5</w:t>
            </w:r>
          </w:p>
        </w:tc>
      </w:tr>
      <w:tr w:rsidR="007B76A5" w:rsidRPr="00191694" w14:paraId="3AE51844" w14:textId="77777777" w:rsidTr="007B76A5">
        <w:tc>
          <w:tcPr>
            <w:tcW w:w="6530" w:type="dxa"/>
            <w:tcBorders>
              <w:top w:val="single" w:sz="4" w:space="0" w:color="auto"/>
              <w:left w:val="single" w:sz="4" w:space="0" w:color="auto"/>
              <w:bottom w:val="nil"/>
              <w:right w:val="nil"/>
            </w:tcBorders>
            <w:shd w:val="clear" w:color="auto" w:fill="auto"/>
          </w:tcPr>
          <w:p w14:paraId="6C51A96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Source of information about Hepatitis B disease</w:t>
            </w:r>
          </w:p>
        </w:tc>
        <w:tc>
          <w:tcPr>
            <w:tcW w:w="1310" w:type="dxa"/>
            <w:tcBorders>
              <w:top w:val="single" w:sz="4" w:space="0" w:color="auto"/>
              <w:left w:val="nil"/>
              <w:bottom w:val="nil"/>
              <w:right w:val="nil"/>
            </w:tcBorders>
            <w:shd w:val="clear" w:color="auto" w:fill="auto"/>
          </w:tcPr>
          <w:p w14:paraId="13DDBB1A"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02" w:type="dxa"/>
            <w:tcBorders>
              <w:top w:val="single" w:sz="4" w:space="0" w:color="auto"/>
              <w:left w:val="nil"/>
              <w:bottom w:val="nil"/>
              <w:right w:val="single" w:sz="4" w:space="0" w:color="auto"/>
            </w:tcBorders>
            <w:shd w:val="clear" w:color="auto" w:fill="auto"/>
          </w:tcPr>
          <w:p w14:paraId="3C5F9BB4"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617B30CA" w14:textId="77777777" w:rsidTr="007B76A5">
        <w:tc>
          <w:tcPr>
            <w:tcW w:w="6530" w:type="dxa"/>
            <w:tcBorders>
              <w:top w:val="nil"/>
              <w:left w:val="single" w:sz="4" w:space="0" w:color="auto"/>
              <w:bottom w:val="nil"/>
              <w:right w:val="nil"/>
            </w:tcBorders>
            <w:shd w:val="clear" w:color="auto" w:fill="auto"/>
          </w:tcPr>
          <w:p w14:paraId="01E0B44F"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Religious leaders</w:t>
            </w:r>
          </w:p>
        </w:tc>
        <w:tc>
          <w:tcPr>
            <w:tcW w:w="1310" w:type="dxa"/>
            <w:tcBorders>
              <w:top w:val="nil"/>
              <w:left w:val="nil"/>
              <w:bottom w:val="nil"/>
              <w:right w:val="nil"/>
            </w:tcBorders>
            <w:shd w:val="clear" w:color="auto" w:fill="auto"/>
          </w:tcPr>
          <w:p w14:paraId="2471F8B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9</w:t>
            </w:r>
          </w:p>
        </w:tc>
        <w:tc>
          <w:tcPr>
            <w:tcW w:w="1402" w:type="dxa"/>
            <w:tcBorders>
              <w:top w:val="nil"/>
              <w:left w:val="nil"/>
              <w:bottom w:val="nil"/>
              <w:right w:val="single" w:sz="4" w:space="0" w:color="auto"/>
            </w:tcBorders>
            <w:shd w:val="clear" w:color="auto" w:fill="auto"/>
          </w:tcPr>
          <w:p w14:paraId="436053C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3.3</w:t>
            </w:r>
          </w:p>
        </w:tc>
      </w:tr>
      <w:tr w:rsidR="007B76A5" w:rsidRPr="00191694" w14:paraId="2328F6B4" w14:textId="77777777" w:rsidTr="007B76A5">
        <w:tc>
          <w:tcPr>
            <w:tcW w:w="6530" w:type="dxa"/>
            <w:tcBorders>
              <w:top w:val="nil"/>
              <w:left w:val="single" w:sz="4" w:space="0" w:color="auto"/>
              <w:bottom w:val="nil"/>
              <w:right w:val="nil"/>
            </w:tcBorders>
            <w:shd w:val="clear" w:color="auto" w:fill="auto"/>
          </w:tcPr>
          <w:p w14:paraId="4E0BAF5E"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Over the radio</w:t>
            </w:r>
            <w:r w:rsidRPr="00191694">
              <w:rPr>
                <w:rFonts w:ascii="Times New Roman" w:eastAsia="Calibri" w:hAnsi="Times New Roman" w:cs="Times New Roman"/>
                <w:sz w:val="24"/>
                <w:szCs w:val="24"/>
              </w:rPr>
              <w:tab/>
            </w:r>
          </w:p>
        </w:tc>
        <w:tc>
          <w:tcPr>
            <w:tcW w:w="1310" w:type="dxa"/>
            <w:tcBorders>
              <w:top w:val="nil"/>
              <w:left w:val="nil"/>
              <w:bottom w:val="nil"/>
              <w:right w:val="nil"/>
            </w:tcBorders>
            <w:shd w:val="clear" w:color="auto" w:fill="auto"/>
          </w:tcPr>
          <w:p w14:paraId="315377E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96</w:t>
            </w:r>
          </w:p>
        </w:tc>
        <w:tc>
          <w:tcPr>
            <w:tcW w:w="1402" w:type="dxa"/>
            <w:tcBorders>
              <w:top w:val="nil"/>
              <w:left w:val="nil"/>
              <w:bottom w:val="nil"/>
              <w:right w:val="single" w:sz="4" w:space="0" w:color="auto"/>
            </w:tcBorders>
            <w:shd w:val="clear" w:color="auto" w:fill="auto"/>
          </w:tcPr>
          <w:p w14:paraId="6A2B88B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35.3</w:t>
            </w:r>
          </w:p>
        </w:tc>
      </w:tr>
      <w:tr w:rsidR="007B76A5" w:rsidRPr="00191694" w14:paraId="58DD2BF6" w14:textId="77777777" w:rsidTr="007B76A5">
        <w:tc>
          <w:tcPr>
            <w:tcW w:w="6530" w:type="dxa"/>
            <w:tcBorders>
              <w:top w:val="nil"/>
              <w:left w:val="single" w:sz="4" w:space="0" w:color="auto"/>
              <w:bottom w:val="nil"/>
              <w:right w:val="nil"/>
            </w:tcBorders>
            <w:shd w:val="clear" w:color="auto" w:fill="auto"/>
          </w:tcPr>
          <w:p w14:paraId="758D1487"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Public meetings (barazas)</w:t>
            </w:r>
          </w:p>
        </w:tc>
        <w:tc>
          <w:tcPr>
            <w:tcW w:w="1310" w:type="dxa"/>
            <w:tcBorders>
              <w:top w:val="nil"/>
              <w:left w:val="nil"/>
              <w:bottom w:val="nil"/>
              <w:right w:val="nil"/>
            </w:tcBorders>
            <w:shd w:val="clear" w:color="auto" w:fill="auto"/>
          </w:tcPr>
          <w:p w14:paraId="405987A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121</w:t>
            </w:r>
          </w:p>
        </w:tc>
        <w:tc>
          <w:tcPr>
            <w:tcW w:w="1402" w:type="dxa"/>
            <w:tcBorders>
              <w:top w:val="nil"/>
              <w:left w:val="nil"/>
              <w:bottom w:val="nil"/>
              <w:right w:val="single" w:sz="4" w:space="0" w:color="auto"/>
            </w:tcBorders>
            <w:shd w:val="clear" w:color="auto" w:fill="auto"/>
          </w:tcPr>
          <w:p w14:paraId="45B5572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44.4</w:t>
            </w:r>
          </w:p>
        </w:tc>
      </w:tr>
      <w:tr w:rsidR="007B76A5" w:rsidRPr="00191694" w14:paraId="1D28F99B" w14:textId="77777777" w:rsidTr="007B76A5">
        <w:tc>
          <w:tcPr>
            <w:tcW w:w="6530" w:type="dxa"/>
            <w:tcBorders>
              <w:top w:val="nil"/>
              <w:left w:val="single" w:sz="4" w:space="0" w:color="auto"/>
              <w:bottom w:val="nil"/>
              <w:right w:val="nil"/>
            </w:tcBorders>
            <w:shd w:val="clear" w:color="auto" w:fill="auto"/>
          </w:tcPr>
          <w:p w14:paraId="37EC706F"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Health care worker</w:t>
            </w:r>
            <w:r w:rsidRPr="00191694">
              <w:rPr>
                <w:rFonts w:ascii="Times New Roman" w:eastAsia="Calibri" w:hAnsi="Times New Roman" w:cs="Times New Roman"/>
                <w:sz w:val="24"/>
                <w:szCs w:val="24"/>
              </w:rPr>
              <w:tab/>
            </w:r>
          </w:p>
        </w:tc>
        <w:tc>
          <w:tcPr>
            <w:tcW w:w="1310" w:type="dxa"/>
            <w:tcBorders>
              <w:top w:val="nil"/>
              <w:left w:val="nil"/>
              <w:bottom w:val="nil"/>
              <w:right w:val="nil"/>
            </w:tcBorders>
            <w:shd w:val="clear" w:color="auto" w:fill="auto"/>
          </w:tcPr>
          <w:p w14:paraId="04A213A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72</w:t>
            </w:r>
          </w:p>
        </w:tc>
        <w:tc>
          <w:tcPr>
            <w:tcW w:w="1402" w:type="dxa"/>
            <w:tcBorders>
              <w:top w:val="nil"/>
              <w:left w:val="nil"/>
              <w:bottom w:val="nil"/>
              <w:right w:val="single" w:sz="4" w:space="0" w:color="auto"/>
            </w:tcBorders>
            <w:shd w:val="clear" w:color="auto" w:fill="auto"/>
          </w:tcPr>
          <w:p w14:paraId="58D9233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26.5</w:t>
            </w:r>
          </w:p>
        </w:tc>
      </w:tr>
      <w:tr w:rsidR="007B76A5" w:rsidRPr="00191694" w14:paraId="15DC05D8" w14:textId="77777777" w:rsidTr="007B76A5">
        <w:tc>
          <w:tcPr>
            <w:tcW w:w="6530" w:type="dxa"/>
            <w:tcBorders>
              <w:top w:val="nil"/>
              <w:left w:val="single" w:sz="4" w:space="0" w:color="auto"/>
              <w:bottom w:val="nil"/>
              <w:right w:val="nil"/>
            </w:tcBorders>
            <w:shd w:val="clear" w:color="auto" w:fill="auto"/>
          </w:tcPr>
          <w:p w14:paraId="47FC761E"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Times New Roman" w:hAnsi="Times New Roman" w:cs="Times New Roman"/>
                <w:sz w:val="24"/>
                <w:szCs w:val="24"/>
                <w:lang w:eastAsia="zh-CN"/>
              </w:rPr>
              <w:t>Television</w:t>
            </w:r>
            <w:r w:rsidRPr="00191694">
              <w:rPr>
                <w:rFonts w:ascii="Times New Roman" w:eastAsia="Times New Roman" w:hAnsi="Times New Roman" w:cs="Times New Roman"/>
                <w:sz w:val="24"/>
                <w:szCs w:val="24"/>
                <w:lang w:eastAsia="zh-CN"/>
              </w:rPr>
              <w:tab/>
            </w:r>
          </w:p>
        </w:tc>
        <w:tc>
          <w:tcPr>
            <w:tcW w:w="1310" w:type="dxa"/>
            <w:tcBorders>
              <w:top w:val="nil"/>
              <w:left w:val="nil"/>
              <w:bottom w:val="nil"/>
              <w:right w:val="nil"/>
            </w:tcBorders>
            <w:shd w:val="clear" w:color="auto" w:fill="auto"/>
          </w:tcPr>
          <w:p w14:paraId="3B4C295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w:t>
            </w:r>
          </w:p>
        </w:tc>
        <w:tc>
          <w:tcPr>
            <w:tcW w:w="1402" w:type="dxa"/>
            <w:tcBorders>
              <w:top w:val="nil"/>
              <w:left w:val="nil"/>
              <w:bottom w:val="nil"/>
              <w:right w:val="single" w:sz="4" w:space="0" w:color="auto"/>
            </w:tcBorders>
            <w:shd w:val="clear" w:color="auto" w:fill="auto"/>
          </w:tcPr>
          <w:p w14:paraId="73DA397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1.1</w:t>
            </w:r>
          </w:p>
        </w:tc>
      </w:tr>
      <w:tr w:rsidR="007B76A5" w:rsidRPr="00191694" w14:paraId="467A1E73" w14:textId="77777777" w:rsidTr="007B76A5">
        <w:tc>
          <w:tcPr>
            <w:tcW w:w="6530" w:type="dxa"/>
            <w:tcBorders>
              <w:top w:val="nil"/>
              <w:left w:val="single" w:sz="4" w:space="0" w:color="auto"/>
              <w:bottom w:val="single" w:sz="4" w:space="0" w:color="auto"/>
              <w:right w:val="nil"/>
            </w:tcBorders>
            <w:shd w:val="clear" w:color="auto" w:fill="auto"/>
          </w:tcPr>
          <w:p w14:paraId="34D8E126"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lang w:eastAsia="zh-CN"/>
              </w:rPr>
              <w:t>Community health volunteer</w:t>
            </w:r>
          </w:p>
          <w:p w14:paraId="7F4232B0"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lang w:eastAsia="zh-CN"/>
              </w:rPr>
              <w:t xml:space="preserve">Posters and </w:t>
            </w:r>
            <w:r w:rsidR="00317F6F" w:rsidRPr="00191694">
              <w:rPr>
                <w:rFonts w:ascii="Times New Roman" w:eastAsia="Times New Roman" w:hAnsi="Times New Roman" w:cs="Times New Roman"/>
                <w:sz w:val="24"/>
                <w:szCs w:val="24"/>
                <w:lang w:eastAsia="zh-CN"/>
              </w:rPr>
              <w:t>pamphlets</w:t>
            </w:r>
          </w:p>
        </w:tc>
        <w:tc>
          <w:tcPr>
            <w:tcW w:w="1310" w:type="dxa"/>
            <w:tcBorders>
              <w:top w:val="nil"/>
              <w:left w:val="nil"/>
              <w:bottom w:val="single" w:sz="4" w:space="0" w:color="auto"/>
              <w:right w:val="nil"/>
            </w:tcBorders>
            <w:shd w:val="clear" w:color="auto" w:fill="auto"/>
          </w:tcPr>
          <w:p w14:paraId="299F798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20</w:t>
            </w:r>
          </w:p>
          <w:p w14:paraId="6605358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w:t>
            </w:r>
          </w:p>
        </w:tc>
        <w:tc>
          <w:tcPr>
            <w:tcW w:w="1402" w:type="dxa"/>
            <w:tcBorders>
              <w:top w:val="nil"/>
              <w:left w:val="nil"/>
              <w:bottom w:val="single" w:sz="4" w:space="0" w:color="auto"/>
              <w:right w:val="single" w:sz="4" w:space="0" w:color="auto"/>
            </w:tcBorders>
            <w:shd w:val="clear" w:color="auto" w:fill="auto"/>
          </w:tcPr>
          <w:p w14:paraId="70E3A34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7.4</w:t>
            </w:r>
          </w:p>
          <w:p w14:paraId="67FBEB2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1.5</w:t>
            </w:r>
          </w:p>
        </w:tc>
      </w:tr>
    </w:tbl>
    <w:p w14:paraId="55EEFA57" w14:textId="77777777" w:rsidR="007B76A5" w:rsidRPr="00191694" w:rsidRDefault="007B76A5" w:rsidP="009C51E0">
      <w:pPr>
        <w:spacing w:line="276" w:lineRule="auto"/>
        <w:rPr>
          <w:rFonts w:ascii="Times New Roman" w:eastAsia="Calibri" w:hAnsi="Times New Roman" w:cs="Times New Roman"/>
          <w:b/>
          <w:sz w:val="24"/>
          <w:szCs w:val="24"/>
        </w:rPr>
      </w:pPr>
    </w:p>
    <w:p w14:paraId="4C06D045" w14:textId="77777777" w:rsidR="007B76A5" w:rsidRPr="00191694" w:rsidRDefault="00317F6F" w:rsidP="009C51E0">
      <w:pPr>
        <w:pStyle w:val="Heading3"/>
        <w:spacing w:line="276" w:lineRule="auto"/>
        <w:rPr>
          <w:rFonts w:ascii="Times New Roman" w:eastAsia="Calibri" w:hAnsi="Times New Roman"/>
          <w:sz w:val="24"/>
          <w:szCs w:val="24"/>
        </w:rPr>
      </w:pPr>
      <w:bookmarkStart w:id="200" w:name="_Toc1135173"/>
      <w:r w:rsidRPr="00191694">
        <w:rPr>
          <w:rFonts w:ascii="Times New Roman" w:eastAsia="Calibri" w:hAnsi="Times New Roman"/>
          <w:sz w:val="24"/>
          <w:szCs w:val="24"/>
        </w:rPr>
        <w:t xml:space="preserve">4.2.2. </w:t>
      </w:r>
      <w:r w:rsidR="007B76A5" w:rsidRPr="00191694">
        <w:rPr>
          <w:rFonts w:ascii="Times New Roman" w:eastAsia="Calibri" w:hAnsi="Times New Roman"/>
          <w:sz w:val="24"/>
          <w:szCs w:val="24"/>
        </w:rPr>
        <w:t>Community’s Attitude towards Hepatitis B infection</w:t>
      </w:r>
      <w:bookmarkEnd w:id="200"/>
    </w:p>
    <w:p w14:paraId="3C70B9CA" w14:textId="77777777" w:rsidR="007B76A5" w:rsidRPr="00191694" w:rsidRDefault="007B76A5" w:rsidP="009C51E0">
      <w:pPr>
        <w:spacing w:line="276" w:lineRule="auto"/>
        <w:jc w:val="both"/>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Seventy eighty (39.8%) of the respondents thought that they can get Hepatitis B, 106 (68%) reported that they would react with fear if found to have hepatitis B. </w:t>
      </w:r>
      <w:commentRangeStart w:id="201"/>
      <w:r w:rsidRPr="00191694">
        <w:rPr>
          <w:rFonts w:ascii="Times New Roman" w:eastAsia="Calibri" w:hAnsi="Times New Roman" w:cs="Times New Roman"/>
          <w:sz w:val="24"/>
          <w:szCs w:val="24"/>
        </w:rPr>
        <w:t xml:space="preserve">72(39.2%) </w:t>
      </w:r>
      <w:commentRangeEnd w:id="201"/>
      <w:r w:rsidR="00C96F62">
        <w:rPr>
          <w:rStyle w:val="CommentReference"/>
        </w:rPr>
        <w:commentReference w:id="201"/>
      </w:r>
      <w:r w:rsidRPr="00191694">
        <w:rPr>
          <w:rFonts w:ascii="Times New Roman" w:eastAsia="Calibri" w:hAnsi="Times New Roman" w:cs="Times New Roman"/>
          <w:sz w:val="24"/>
          <w:szCs w:val="24"/>
        </w:rPr>
        <w:t>of the respondents said they w</w:t>
      </w:r>
      <w:ins w:id="202" w:author="Maurice Owiny" w:date="2019-02-18T18:20:00Z">
        <w:r w:rsidR="00C96F62">
          <w:rPr>
            <w:rFonts w:ascii="Times New Roman" w:eastAsia="Calibri" w:hAnsi="Times New Roman" w:cs="Times New Roman"/>
            <w:sz w:val="24"/>
            <w:szCs w:val="24"/>
          </w:rPr>
          <w:t xml:space="preserve">ould </w:t>
        </w:r>
      </w:ins>
      <w:del w:id="203" w:author="Maurice Owiny" w:date="2019-02-18T18:20:00Z">
        <w:r w:rsidRPr="00191694" w:rsidDel="00C96F62">
          <w:rPr>
            <w:rFonts w:ascii="Times New Roman" w:eastAsia="Calibri" w:hAnsi="Times New Roman" w:cs="Times New Roman"/>
            <w:sz w:val="24"/>
            <w:szCs w:val="24"/>
          </w:rPr>
          <w:delText xml:space="preserve">ill </w:delText>
        </w:r>
      </w:del>
      <w:r w:rsidRPr="00191694">
        <w:rPr>
          <w:rFonts w:ascii="Times New Roman" w:eastAsia="Calibri" w:hAnsi="Times New Roman" w:cs="Times New Roman"/>
          <w:sz w:val="24"/>
          <w:szCs w:val="24"/>
        </w:rPr>
        <w:t>talk to neighbours about their illness, while 201 (73.9%) said they w</w:t>
      </w:r>
      <w:ins w:id="204" w:author="Maurice Owiny" w:date="2019-02-18T18:20:00Z">
        <w:r w:rsidR="00C96F62">
          <w:rPr>
            <w:rFonts w:ascii="Times New Roman" w:eastAsia="Calibri" w:hAnsi="Times New Roman" w:cs="Times New Roman"/>
            <w:sz w:val="24"/>
            <w:szCs w:val="24"/>
          </w:rPr>
          <w:t xml:space="preserve">ould </w:t>
        </w:r>
      </w:ins>
      <w:del w:id="205" w:author="Maurice Owiny" w:date="2019-02-18T18:20:00Z">
        <w:r w:rsidRPr="00191694" w:rsidDel="00C96F62">
          <w:rPr>
            <w:rFonts w:ascii="Times New Roman" w:eastAsia="Calibri" w:hAnsi="Times New Roman" w:cs="Times New Roman"/>
            <w:sz w:val="24"/>
            <w:szCs w:val="24"/>
          </w:rPr>
          <w:delText xml:space="preserve">ill </w:delText>
        </w:r>
      </w:del>
      <w:r w:rsidRPr="00191694">
        <w:rPr>
          <w:rFonts w:ascii="Times New Roman" w:eastAsia="Calibri" w:hAnsi="Times New Roman" w:cs="Times New Roman"/>
          <w:sz w:val="24"/>
          <w:szCs w:val="24"/>
        </w:rPr>
        <w:t xml:space="preserve">go to health facility if they think that they have symptoms of hepatitis B. 181 (92.3%) of the respondents said they will go to the health facility as soon as they had symptoms for hepatitis B. 60 (22.1%) said they trust messages from health care workers on hepatitis B, in </w:t>
      </w:r>
      <w:r w:rsidRPr="00191694">
        <w:rPr>
          <w:rFonts w:ascii="Times New Roman" w:eastAsia="Calibri" w:hAnsi="Times New Roman" w:cs="Times New Roman"/>
          <w:sz w:val="24"/>
          <w:szCs w:val="24"/>
        </w:rPr>
        <w:lastRenderedPageBreak/>
        <w:t xml:space="preserve">level of concern  if any member of your family may get sick with Hepatitis B 184 (89.8%) said they will be very concerned while 89 (44.1%) said </w:t>
      </w:r>
      <w:r w:rsidRPr="00191694">
        <w:rPr>
          <w:rFonts w:ascii="Times New Roman" w:eastAsia="Calibri" w:hAnsi="Times New Roman" w:cs="Times New Roman"/>
          <w:bCs/>
          <w:iCs/>
          <w:sz w:val="24"/>
          <w:szCs w:val="24"/>
        </w:rPr>
        <w:t>is free to diagnose and treating Hepatitis B</w:t>
      </w:r>
      <w:r w:rsidRPr="00191694">
        <w:rPr>
          <w:rFonts w:ascii="Times New Roman" w:eastAsia="Calibri" w:hAnsi="Times New Roman" w:cs="Times New Roman"/>
          <w:sz w:val="24"/>
          <w:szCs w:val="24"/>
        </w:rPr>
        <w:t xml:space="preserve"> </w:t>
      </w:r>
    </w:p>
    <w:p w14:paraId="4B94423D" w14:textId="77777777" w:rsidR="007B76A5" w:rsidRPr="00191694" w:rsidRDefault="007B76A5" w:rsidP="009C51E0">
      <w:pPr>
        <w:spacing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 xml:space="preserve">Table : </w:t>
      </w:r>
      <w:r w:rsidRPr="00191694">
        <w:rPr>
          <w:rFonts w:ascii="Times New Roman" w:eastAsia="Calibri" w:hAnsi="Times New Roman" w:cs="Times New Roman"/>
          <w:sz w:val="24"/>
          <w:szCs w:val="24"/>
        </w:rPr>
        <w:t>Responses to Attitude towards Hepatitis B infections among the community, Baringo County, Kenya, 2019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0"/>
        <w:gridCol w:w="1310"/>
        <w:gridCol w:w="1472"/>
      </w:tblGrid>
      <w:tr w:rsidR="007B76A5" w:rsidRPr="00191694" w14:paraId="472617AD" w14:textId="77777777" w:rsidTr="007B76A5">
        <w:tc>
          <w:tcPr>
            <w:tcW w:w="6460" w:type="dxa"/>
            <w:tcBorders>
              <w:bottom w:val="single" w:sz="4" w:space="0" w:color="auto"/>
            </w:tcBorders>
            <w:shd w:val="clear" w:color="auto" w:fill="auto"/>
          </w:tcPr>
          <w:p w14:paraId="11BDFF6C"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Attitude items</w:t>
            </w:r>
          </w:p>
        </w:tc>
        <w:tc>
          <w:tcPr>
            <w:tcW w:w="1310" w:type="dxa"/>
            <w:tcBorders>
              <w:bottom w:val="single" w:sz="4" w:space="0" w:color="auto"/>
            </w:tcBorders>
            <w:shd w:val="clear" w:color="auto" w:fill="auto"/>
          </w:tcPr>
          <w:p w14:paraId="40FC7CDE"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Frequency</w:t>
            </w:r>
          </w:p>
        </w:tc>
        <w:tc>
          <w:tcPr>
            <w:tcW w:w="1472" w:type="dxa"/>
            <w:tcBorders>
              <w:bottom w:val="single" w:sz="4" w:space="0" w:color="auto"/>
            </w:tcBorders>
            <w:shd w:val="clear" w:color="auto" w:fill="auto"/>
          </w:tcPr>
          <w:p w14:paraId="314F380D"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w:t>
            </w:r>
          </w:p>
        </w:tc>
      </w:tr>
      <w:tr w:rsidR="007B76A5" w:rsidRPr="00191694" w14:paraId="751D64CA" w14:textId="77777777" w:rsidTr="007B76A5">
        <w:tc>
          <w:tcPr>
            <w:tcW w:w="6460" w:type="dxa"/>
            <w:tcBorders>
              <w:bottom w:val="nil"/>
              <w:right w:val="nil"/>
            </w:tcBorders>
            <w:shd w:val="clear" w:color="auto" w:fill="auto"/>
          </w:tcPr>
          <w:p w14:paraId="1B67103B" w14:textId="77777777" w:rsidR="007B76A5" w:rsidRPr="00191694" w:rsidRDefault="007B76A5" w:rsidP="009C51E0">
            <w:pPr>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Do you think you can get Hepatitis B?</w:t>
            </w:r>
            <w:r w:rsidRPr="00191694">
              <w:rPr>
                <w:rFonts w:ascii="Times New Roman" w:eastAsia="Calibri" w:hAnsi="Times New Roman" w:cs="Times New Roman"/>
                <w:sz w:val="24"/>
                <w:szCs w:val="24"/>
              </w:rPr>
              <w:t xml:space="preserve"> (n=196)</w:t>
            </w:r>
          </w:p>
        </w:tc>
        <w:tc>
          <w:tcPr>
            <w:tcW w:w="1310" w:type="dxa"/>
            <w:tcBorders>
              <w:left w:val="nil"/>
              <w:bottom w:val="nil"/>
              <w:right w:val="nil"/>
            </w:tcBorders>
            <w:shd w:val="clear" w:color="auto" w:fill="auto"/>
          </w:tcPr>
          <w:p w14:paraId="5BE66CBE"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left w:val="nil"/>
              <w:bottom w:val="nil"/>
            </w:tcBorders>
            <w:shd w:val="clear" w:color="auto" w:fill="auto"/>
          </w:tcPr>
          <w:p w14:paraId="31E68F8A"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0013B18C" w14:textId="77777777" w:rsidTr="007B76A5">
        <w:tc>
          <w:tcPr>
            <w:tcW w:w="6460" w:type="dxa"/>
            <w:tcBorders>
              <w:top w:val="nil"/>
              <w:bottom w:val="nil"/>
              <w:right w:val="nil"/>
            </w:tcBorders>
            <w:shd w:val="clear" w:color="auto" w:fill="auto"/>
          </w:tcPr>
          <w:p w14:paraId="03B09A6A"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Yes</w:t>
            </w:r>
          </w:p>
        </w:tc>
        <w:tc>
          <w:tcPr>
            <w:tcW w:w="1310" w:type="dxa"/>
            <w:tcBorders>
              <w:top w:val="nil"/>
              <w:left w:val="nil"/>
              <w:bottom w:val="nil"/>
              <w:right w:val="nil"/>
            </w:tcBorders>
            <w:shd w:val="clear" w:color="auto" w:fill="auto"/>
          </w:tcPr>
          <w:p w14:paraId="29207FE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78</w:t>
            </w:r>
          </w:p>
        </w:tc>
        <w:tc>
          <w:tcPr>
            <w:tcW w:w="1472" w:type="dxa"/>
            <w:tcBorders>
              <w:top w:val="nil"/>
              <w:left w:val="nil"/>
              <w:bottom w:val="nil"/>
            </w:tcBorders>
            <w:shd w:val="clear" w:color="auto" w:fill="auto"/>
          </w:tcPr>
          <w:p w14:paraId="5ED72E2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39.8</w:t>
            </w:r>
          </w:p>
        </w:tc>
      </w:tr>
      <w:tr w:rsidR="007B76A5" w:rsidRPr="00191694" w14:paraId="3B065654" w14:textId="77777777" w:rsidTr="007B76A5">
        <w:tc>
          <w:tcPr>
            <w:tcW w:w="6460" w:type="dxa"/>
            <w:tcBorders>
              <w:top w:val="nil"/>
              <w:bottom w:val="single" w:sz="4" w:space="0" w:color="auto"/>
              <w:right w:val="nil"/>
            </w:tcBorders>
            <w:shd w:val="clear" w:color="auto" w:fill="auto"/>
          </w:tcPr>
          <w:p w14:paraId="0E8EEDA0"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No</w:t>
            </w:r>
          </w:p>
          <w:p w14:paraId="1C3EDB96"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Don’t Know</w:t>
            </w:r>
          </w:p>
        </w:tc>
        <w:tc>
          <w:tcPr>
            <w:tcW w:w="1310" w:type="dxa"/>
            <w:tcBorders>
              <w:top w:val="nil"/>
              <w:left w:val="nil"/>
              <w:bottom w:val="single" w:sz="4" w:space="0" w:color="auto"/>
              <w:right w:val="nil"/>
            </w:tcBorders>
            <w:shd w:val="clear" w:color="auto" w:fill="auto"/>
          </w:tcPr>
          <w:p w14:paraId="327ABD1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38</w:t>
            </w:r>
          </w:p>
          <w:p w14:paraId="29B3DF9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80</w:t>
            </w:r>
          </w:p>
        </w:tc>
        <w:tc>
          <w:tcPr>
            <w:tcW w:w="1472" w:type="dxa"/>
            <w:tcBorders>
              <w:top w:val="nil"/>
              <w:left w:val="nil"/>
              <w:bottom w:val="single" w:sz="4" w:space="0" w:color="auto"/>
            </w:tcBorders>
            <w:shd w:val="clear" w:color="auto" w:fill="auto"/>
          </w:tcPr>
          <w:p w14:paraId="74954FF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19.4</w:t>
            </w:r>
          </w:p>
          <w:p w14:paraId="1F2A763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40.8</w:t>
            </w:r>
          </w:p>
        </w:tc>
      </w:tr>
      <w:tr w:rsidR="007B76A5" w:rsidRPr="00191694" w14:paraId="6297F047" w14:textId="77777777" w:rsidTr="007B76A5">
        <w:tc>
          <w:tcPr>
            <w:tcW w:w="6460" w:type="dxa"/>
            <w:tcBorders>
              <w:bottom w:val="nil"/>
              <w:right w:val="nil"/>
            </w:tcBorders>
            <w:shd w:val="clear" w:color="auto" w:fill="auto"/>
          </w:tcPr>
          <w:p w14:paraId="7D2AA463" w14:textId="77777777" w:rsidR="007B76A5" w:rsidRPr="00191694" w:rsidRDefault="007B76A5" w:rsidP="009C51E0">
            <w:pPr>
              <w:spacing w:after="0" w:line="276" w:lineRule="auto"/>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What would be your reaction if you found that you have Hepatitis B? (n=177)</w:t>
            </w:r>
          </w:p>
        </w:tc>
        <w:tc>
          <w:tcPr>
            <w:tcW w:w="1310" w:type="dxa"/>
            <w:tcBorders>
              <w:left w:val="nil"/>
              <w:bottom w:val="nil"/>
              <w:right w:val="nil"/>
            </w:tcBorders>
            <w:shd w:val="clear" w:color="auto" w:fill="auto"/>
          </w:tcPr>
          <w:p w14:paraId="67F15BEE"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left w:val="nil"/>
              <w:bottom w:val="nil"/>
            </w:tcBorders>
            <w:shd w:val="clear" w:color="auto" w:fill="auto"/>
          </w:tcPr>
          <w:p w14:paraId="31609DF1"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5405BBBF" w14:textId="77777777" w:rsidTr="007B76A5">
        <w:tc>
          <w:tcPr>
            <w:tcW w:w="6460" w:type="dxa"/>
            <w:tcBorders>
              <w:top w:val="nil"/>
              <w:bottom w:val="nil"/>
              <w:right w:val="nil"/>
            </w:tcBorders>
            <w:shd w:val="clear" w:color="auto" w:fill="auto"/>
          </w:tcPr>
          <w:p w14:paraId="79E9C9CD" w14:textId="77777777" w:rsidR="007B76A5" w:rsidRPr="00191694" w:rsidRDefault="007B76A5" w:rsidP="009C51E0">
            <w:pPr>
              <w:spacing w:after="0" w:line="276" w:lineRule="auto"/>
              <w:ind w:left="720"/>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Fear  </w:t>
            </w:r>
          </w:p>
        </w:tc>
        <w:tc>
          <w:tcPr>
            <w:tcW w:w="1310" w:type="dxa"/>
            <w:tcBorders>
              <w:top w:val="nil"/>
              <w:left w:val="nil"/>
              <w:bottom w:val="nil"/>
              <w:right w:val="nil"/>
            </w:tcBorders>
            <w:shd w:val="clear" w:color="auto" w:fill="auto"/>
          </w:tcPr>
          <w:p w14:paraId="18EFC0E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106</w:t>
            </w:r>
          </w:p>
        </w:tc>
        <w:tc>
          <w:tcPr>
            <w:tcW w:w="1472" w:type="dxa"/>
            <w:tcBorders>
              <w:top w:val="nil"/>
              <w:left w:val="nil"/>
              <w:bottom w:val="nil"/>
            </w:tcBorders>
            <w:shd w:val="clear" w:color="auto" w:fill="auto"/>
          </w:tcPr>
          <w:p w14:paraId="40C8021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59.9</w:t>
            </w:r>
          </w:p>
        </w:tc>
      </w:tr>
      <w:tr w:rsidR="007B76A5" w:rsidRPr="00191694" w14:paraId="0982EA99" w14:textId="77777777" w:rsidTr="007B76A5">
        <w:tc>
          <w:tcPr>
            <w:tcW w:w="6460" w:type="dxa"/>
            <w:tcBorders>
              <w:top w:val="nil"/>
              <w:bottom w:val="nil"/>
              <w:right w:val="nil"/>
            </w:tcBorders>
            <w:shd w:val="clear" w:color="auto" w:fill="auto"/>
          </w:tcPr>
          <w:p w14:paraId="7B00647A"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Shame </w:t>
            </w:r>
          </w:p>
        </w:tc>
        <w:tc>
          <w:tcPr>
            <w:tcW w:w="1310" w:type="dxa"/>
            <w:tcBorders>
              <w:top w:val="nil"/>
              <w:left w:val="nil"/>
              <w:bottom w:val="nil"/>
              <w:right w:val="nil"/>
            </w:tcBorders>
            <w:shd w:val="clear" w:color="auto" w:fill="auto"/>
          </w:tcPr>
          <w:p w14:paraId="591B913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w:t>
            </w:r>
          </w:p>
        </w:tc>
        <w:tc>
          <w:tcPr>
            <w:tcW w:w="1472" w:type="dxa"/>
            <w:tcBorders>
              <w:top w:val="nil"/>
              <w:left w:val="nil"/>
              <w:bottom w:val="nil"/>
            </w:tcBorders>
            <w:shd w:val="clear" w:color="auto" w:fill="auto"/>
          </w:tcPr>
          <w:p w14:paraId="119E85E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 2.3</w:t>
            </w:r>
          </w:p>
        </w:tc>
      </w:tr>
      <w:tr w:rsidR="007B76A5" w:rsidRPr="00191694" w14:paraId="4F12DA15" w14:textId="77777777" w:rsidTr="007B76A5">
        <w:tc>
          <w:tcPr>
            <w:tcW w:w="6460" w:type="dxa"/>
            <w:tcBorders>
              <w:top w:val="nil"/>
              <w:bottom w:val="nil"/>
              <w:right w:val="nil"/>
            </w:tcBorders>
            <w:shd w:val="clear" w:color="auto" w:fill="auto"/>
          </w:tcPr>
          <w:p w14:paraId="7E6EAB99"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Surprise</w:t>
            </w:r>
          </w:p>
        </w:tc>
        <w:tc>
          <w:tcPr>
            <w:tcW w:w="1310" w:type="dxa"/>
            <w:tcBorders>
              <w:top w:val="nil"/>
              <w:left w:val="nil"/>
              <w:bottom w:val="nil"/>
              <w:right w:val="nil"/>
            </w:tcBorders>
            <w:shd w:val="clear" w:color="auto" w:fill="auto"/>
          </w:tcPr>
          <w:p w14:paraId="76B9F96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17</w:t>
            </w:r>
          </w:p>
        </w:tc>
        <w:tc>
          <w:tcPr>
            <w:tcW w:w="1472" w:type="dxa"/>
            <w:tcBorders>
              <w:top w:val="nil"/>
              <w:left w:val="nil"/>
              <w:bottom w:val="nil"/>
            </w:tcBorders>
            <w:shd w:val="clear" w:color="auto" w:fill="auto"/>
          </w:tcPr>
          <w:p w14:paraId="57A0CE3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 9.6</w:t>
            </w:r>
          </w:p>
        </w:tc>
      </w:tr>
      <w:tr w:rsidR="007B76A5" w:rsidRPr="00191694" w14:paraId="3F71073D" w14:textId="77777777" w:rsidTr="007B76A5">
        <w:tc>
          <w:tcPr>
            <w:tcW w:w="6460" w:type="dxa"/>
            <w:tcBorders>
              <w:top w:val="nil"/>
              <w:bottom w:val="nil"/>
              <w:right w:val="nil"/>
            </w:tcBorders>
            <w:shd w:val="clear" w:color="auto" w:fill="auto"/>
          </w:tcPr>
          <w:p w14:paraId="21453EE2" w14:textId="77777777" w:rsidR="007B76A5" w:rsidRPr="00191694" w:rsidRDefault="007B76A5" w:rsidP="009C51E0">
            <w:pPr>
              <w:spacing w:after="0" w:line="276" w:lineRule="auto"/>
              <w:ind w:left="720"/>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Sadness</w:t>
            </w:r>
          </w:p>
        </w:tc>
        <w:tc>
          <w:tcPr>
            <w:tcW w:w="1310" w:type="dxa"/>
            <w:tcBorders>
              <w:top w:val="nil"/>
              <w:left w:val="nil"/>
              <w:bottom w:val="nil"/>
              <w:right w:val="nil"/>
            </w:tcBorders>
            <w:shd w:val="clear" w:color="auto" w:fill="auto"/>
          </w:tcPr>
          <w:p w14:paraId="788A231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50</w:t>
            </w:r>
          </w:p>
        </w:tc>
        <w:tc>
          <w:tcPr>
            <w:tcW w:w="1472" w:type="dxa"/>
            <w:tcBorders>
              <w:top w:val="nil"/>
              <w:left w:val="nil"/>
              <w:bottom w:val="nil"/>
            </w:tcBorders>
            <w:shd w:val="clear" w:color="auto" w:fill="auto"/>
          </w:tcPr>
          <w:p w14:paraId="6672068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28.2</w:t>
            </w:r>
          </w:p>
        </w:tc>
      </w:tr>
      <w:tr w:rsidR="007B76A5" w:rsidRPr="00191694" w14:paraId="5EDA0D5B" w14:textId="77777777" w:rsidTr="007B76A5">
        <w:tc>
          <w:tcPr>
            <w:tcW w:w="6460" w:type="dxa"/>
            <w:tcBorders>
              <w:top w:val="nil"/>
              <w:bottom w:val="nil"/>
              <w:right w:val="nil"/>
            </w:tcBorders>
            <w:shd w:val="clear" w:color="auto" w:fill="auto"/>
          </w:tcPr>
          <w:p w14:paraId="6E2F90B7" w14:textId="77777777" w:rsidR="007B76A5" w:rsidRPr="00191694" w:rsidRDefault="007B76A5" w:rsidP="009C51E0">
            <w:pPr>
              <w:spacing w:after="0" w:line="276" w:lineRule="auto"/>
              <w:contextualSpacing/>
              <w:rPr>
                <w:rFonts w:ascii="Times New Roman" w:eastAsia="Times New Roman" w:hAnsi="Times New Roman" w:cs="Times New Roman"/>
                <w:bCs/>
                <w:iCs/>
                <w:sz w:val="24"/>
                <w:szCs w:val="24"/>
              </w:rPr>
            </w:pPr>
          </w:p>
        </w:tc>
        <w:tc>
          <w:tcPr>
            <w:tcW w:w="1310" w:type="dxa"/>
            <w:tcBorders>
              <w:top w:val="nil"/>
              <w:left w:val="nil"/>
              <w:bottom w:val="nil"/>
              <w:right w:val="nil"/>
            </w:tcBorders>
            <w:shd w:val="clear" w:color="auto" w:fill="auto"/>
          </w:tcPr>
          <w:p w14:paraId="31CFA95A"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top w:val="nil"/>
              <w:left w:val="nil"/>
              <w:bottom w:val="nil"/>
            </w:tcBorders>
            <w:shd w:val="clear" w:color="auto" w:fill="auto"/>
          </w:tcPr>
          <w:p w14:paraId="06A0B8B1"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0AD80023" w14:textId="77777777" w:rsidTr="007B76A5">
        <w:tc>
          <w:tcPr>
            <w:tcW w:w="6460" w:type="dxa"/>
            <w:tcBorders>
              <w:top w:val="nil"/>
              <w:bottom w:val="nil"/>
              <w:right w:val="nil"/>
            </w:tcBorders>
            <w:shd w:val="clear" w:color="auto" w:fill="auto"/>
          </w:tcPr>
          <w:p w14:paraId="6E3F3898" w14:textId="77777777" w:rsidR="007B76A5" w:rsidRPr="00191694" w:rsidRDefault="007B76A5" w:rsidP="009C51E0">
            <w:pPr>
              <w:spacing w:after="0" w:line="276" w:lineRule="auto"/>
              <w:contextualSpacing/>
              <w:rPr>
                <w:rFonts w:ascii="Times New Roman" w:eastAsia="Times New Roman" w:hAnsi="Times New Roman" w:cs="Times New Roman"/>
                <w:bCs/>
                <w:iCs/>
                <w:sz w:val="24"/>
                <w:szCs w:val="24"/>
              </w:rPr>
            </w:pPr>
          </w:p>
        </w:tc>
        <w:tc>
          <w:tcPr>
            <w:tcW w:w="1310" w:type="dxa"/>
            <w:tcBorders>
              <w:top w:val="nil"/>
              <w:left w:val="nil"/>
              <w:bottom w:val="nil"/>
              <w:right w:val="nil"/>
            </w:tcBorders>
            <w:shd w:val="clear" w:color="auto" w:fill="auto"/>
          </w:tcPr>
          <w:p w14:paraId="0A6B0593"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top w:val="nil"/>
              <w:left w:val="nil"/>
              <w:bottom w:val="nil"/>
            </w:tcBorders>
            <w:shd w:val="clear" w:color="auto" w:fill="auto"/>
          </w:tcPr>
          <w:p w14:paraId="46C190AC"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4EC26A51" w14:textId="77777777" w:rsidTr="007B76A5">
        <w:trPr>
          <w:trHeight w:val="80"/>
        </w:trPr>
        <w:tc>
          <w:tcPr>
            <w:tcW w:w="6460" w:type="dxa"/>
            <w:tcBorders>
              <w:top w:val="nil"/>
              <w:bottom w:val="single" w:sz="4" w:space="0" w:color="auto"/>
              <w:right w:val="nil"/>
            </w:tcBorders>
            <w:shd w:val="clear" w:color="auto" w:fill="auto"/>
          </w:tcPr>
          <w:p w14:paraId="1B89F68A" w14:textId="77777777" w:rsidR="007B76A5" w:rsidRPr="00191694" w:rsidRDefault="007B76A5" w:rsidP="009C51E0">
            <w:pPr>
              <w:spacing w:after="0" w:line="276" w:lineRule="auto"/>
              <w:contextualSpacing/>
              <w:rPr>
                <w:rFonts w:ascii="Times New Roman" w:eastAsia="Times New Roman" w:hAnsi="Times New Roman" w:cs="Times New Roman"/>
                <w:bCs/>
                <w:iCs/>
                <w:sz w:val="24"/>
                <w:szCs w:val="24"/>
              </w:rPr>
            </w:pPr>
          </w:p>
        </w:tc>
        <w:tc>
          <w:tcPr>
            <w:tcW w:w="1310" w:type="dxa"/>
            <w:tcBorders>
              <w:top w:val="nil"/>
              <w:left w:val="nil"/>
              <w:bottom w:val="single" w:sz="4" w:space="0" w:color="auto"/>
              <w:right w:val="nil"/>
            </w:tcBorders>
            <w:shd w:val="clear" w:color="auto" w:fill="auto"/>
          </w:tcPr>
          <w:p w14:paraId="16C3CBF9"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top w:val="nil"/>
              <w:left w:val="nil"/>
              <w:bottom w:val="single" w:sz="4" w:space="0" w:color="auto"/>
            </w:tcBorders>
            <w:shd w:val="clear" w:color="auto" w:fill="auto"/>
          </w:tcPr>
          <w:p w14:paraId="7074E001"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27A3F85F" w14:textId="77777777" w:rsidTr="007B76A5">
        <w:tc>
          <w:tcPr>
            <w:tcW w:w="6460" w:type="dxa"/>
            <w:tcBorders>
              <w:bottom w:val="nil"/>
              <w:right w:val="nil"/>
            </w:tcBorders>
            <w:shd w:val="clear" w:color="auto" w:fill="auto"/>
          </w:tcPr>
          <w:p w14:paraId="13758B42" w14:textId="77777777" w:rsidR="007B76A5" w:rsidRPr="00191694" w:rsidRDefault="007B76A5" w:rsidP="009C51E0">
            <w:pPr>
              <w:spacing w:after="0" w:line="276" w:lineRule="auto"/>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Who would you talk to about your illness? (n=183)</w:t>
            </w:r>
          </w:p>
        </w:tc>
        <w:tc>
          <w:tcPr>
            <w:tcW w:w="1310" w:type="dxa"/>
            <w:tcBorders>
              <w:left w:val="nil"/>
              <w:bottom w:val="nil"/>
              <w:right w:val="nil"/>
            </w:tcBorders>
            <w:shd w:val="clear" w:color="auto" w:fill="auto"/>
          </w:tcPr>
          <w:p w14:paraId="1F6C10AF"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left w:val="nil"/>
              <w:bottom w:val="nil"/>
            </w:tcBorders>
            <w:shd w:val="clear" w:color="auto" w:fill="auto"/>
          </w:tcPr>
          <w:p w14:paraId="0FC8DBC6"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24A5ADAF" w14:textId="77777777" w:rsidTr="007B76A5">
        <w:tc>
          <w:tcPr>
            <w:tcW w:w="6460" w:type="dxa"/>
            <w:tcBorders>
              <w:top w:val="nil"/>
              <w:bottom w:val="nil"/>
              <w:right w:val="nil"/>
            </w:tcBorders>
            <w:shd w:val="clear" w:color="auto" w:fill="auto"/>
          </w:tcPr>
          <w:p w14:paraId="587C2C40"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Health worker </w:t>
            </w:r>
            <w:r w:rsidRPr="00191694">
              <w:rPr>
                <w:rFonts w:ascii="Times New Roman" w:eastAsia="Times New Roman" w:hAnsi="Times New Roman" w:cs="Times New Roman"/>
                <w:bCs/>
                <w:iCs/>
                <w:sz w:val="24"/>
                <w:szCs w:val="24"/>
              </w:rPr>
              <w:tab/>
            </w:r>
          </w:p>
        </w:tc>
        <w:tc>
          <w:tcPr>
            <w:tcW w:w="1310" w:type="dxa"/>
            <w:tcBorders>
              <w:top w:val="nil"/>
              <w:left w:val="nil"/>
              <w:bottom w:val="nil"/>
              <w:right w:val="nil"/>
            </w:tcBorders>
            <w:shd w:val="clear" w:color="auto" w:fill="auto"/>
          </w:tcPr>
          <w:p w14:paraId="2EBA87F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60</w:t>
            </w:r>
          </w:p>
        </w:tc>
        <w:tc>
          <w:tcPr>
            <w:tcW w:w="1472" w:type="dxa"/>
            <w:tcBorders>
              <w:top w:val="nil"/>
              <w:left w:val="nil"/>
              <w:bottom w:val="nil"/>
            </w:tcBorders>
            <w:shd w:val="clear" w:color="auto" w:fill="auto"/>
          </w:tcPr>
          <w:p w14:paraId="44FFCE9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32.7</w:t>
            </w:r>
          </w:p>
        </w:tc>
      </w:tr>
      <w:tr w:rsidR="007B76A5" w:rsidRPr="00191694" w14:paraId="4FB6EDF2" w14:textId="77777777" w:rsidTr="007B76A5">
        <w:tc>
          <w:tcPr>
            <w:tcW w:w="6460" w:type="dxa"/>
            <w:tcBorders>
              <w:top w:val="nil"/>
              <w:bottom w:val="nil"/>
              <w:right w:val="nil"/>
            </w:tcBorders>
            <w:shd w:val="clear" w:color="auto" w:fill="auto"/>
          </w:tcPr>
          <w:p w14:paraId="0304CDD9"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Spouse </w:t>
            </w:r>
            <w:r w:rsidRPr="00191694">
              <w:rPr>
                <w:rFonts w:ascii="Times New Roman" w:eastAsia="Times New Roman" w:hAnsi="Times New Roman" w:cs="Times New Roman"/>
                <w:bCs/>
                <w:iCs/>
                <w:sz w:val="24"/>
                <w:szCs w:val="24"/>
              </w:rPr>
              <w:tab/>
            </w:r>
          </w:p>
        </w:tc>
        <w:tc>
          <w:tcPr>
            <w:tcW w:w="1310" w:type="dxa"/>
            <w:tcBorders>
              <w:top w:val="nil"/>
              <w:left w:val="nil"/>
              <w:bottom w:val="nil"/>
              <w:right w:val="nil"/>
            </w:tcBorders>
            <w:shd w:val="clear" w:color="auto" w:fill="auto"/>
          </w:tcPr>
          <w:p w14:paraId="6A59A4F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44</w:t>
            </w:r>
          </w:p>
        </w:tc>
        <w:tc>
          <w:tcPr>
            <w:tcW w:w="1472" w:type="dxa"/>
            <w:tcBorders>
              <w:top w:val="nil"/>
              <w:left w:val="nil"/>
              <w:bottom w:val="nil"/>
            </w:tcBorders>
            <w:shd w:val="clear" w:color="auto" w:fill="auto"/>
          </w:tcPr>
          <w:p w14:paraId="0C19AAB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24.1</w:t>
            </w:r>
          </w:p>
        </w:tc>
      </w:tr>
      <w:tr w:rsidR="007B76A5" w:rsidRPr="00191694" w14:paraId="1F32F5C2" w14:textId="77777777" w:rsidTr="007B76A5">
        <w:tc>
          <w:tcPr>
            <w:tcW w:w="6460" w:type="dxa"/>
            <w:tcBorders>
              <w:top w:val="nil"/>
              <w:bottom w:val="nil"/>
              <w:right w:val="nil"/>
            </w:tcBorders>
            <w:shd w:val="clear" w:color="auto" w:fill="auto"/>
          </w:tcPr>
          <w:p w14:paraId="37D330FC"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Parents </w:t>
            </w:r>
            <w:r w:rsidRPr="00191694">
              <w:rPr>
                <w:rFonts w:ascii="Times New Roman" w:eastAsia="Times New Roman" w:hAnsi="Times New Roman" w:cs="Times New Roman"/>
                <w:bCs/>
                <w:iCs/>
                <w:sz w:val="24"/>
                <w:szCs w:val="24"/>
              </w:rPr>
              <w:tab/>
            </w:r>
          </w:p>
        </w:tc>
        <w:tc>
          <w:tcPr>
            <w:tcW w:w="1310" w:type="dxa"/>
            <w:tcBorders>
              <w:top w:val="nil"/>
              <w:left w:val="nil"/>
              <w:bottom w:val="nil"/>
              <w:right w:val="nil"/>
            </w:tcBorders>
            <w:shd w:val="clear" w:color="auto" w:fill="auto"/>
          </w:tcPr>
          <w:p w14:paraId="3C0B05B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w:t>
            </w:r>
          </w:p>
        </w:tc>
        <w:tc>
          <w:tcPr>
            <w:tcW w:w="1472" w:type="dxa"/>
            <w:tcBorders>
              <w:top w:val="nil"/>
              <w:left w:val="nil"/>
              <w:bottom w:val="nil"/>
            </w:tcBorders>
            <w:shd w:val="clear" w:color="auto" w:fill="auto"/>
          </w:tcPr>
          <w:p w14:paraId="0DE82DD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2.1</w:t>
            </w:r>
          </w:p>
        </w:tc>
      </w:tr>
      <w:tr w:rsidR="007B76A5" w:rsidRPr="00191694" w14:paraId="51F242A9" w14:textId="77777777" w:rsidTr="007B76A5">
        <w:tc>
          <w:tcPr>
            <w:tcW w:w="6460" w:type="dxa"/>
            <w:tcBorders>
              <w:top w:val="nil"/>
              <w:bottom w:val="nil"/>
              <w:right w:val="nil"/>
            </w:tcBorders>
            <w:shd w:val="clear" w:color="auto" w:fill="auto"/>
          </w:tcPr>
          <w:p w14:paraId="010AE1DB"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Child(ren) </w:t>
            </w:r>
            <w:r w:rsidRPr="00191694">
              <w:rPr>
                <w:rFonts w:ascii="Times New Roman" w:eastAsia="Times New Roman" w:hAnsi="Times New Roman" w:cs="Times New Roman"/>
                <w:bCs/>
                <w:iCs/>
                <w:sz w:val="24"/>
                <w:szCs w:val="24"/>
              </w:rPr>
              <w:tab/>
            </w:r>
          </w:p>
        </w:tc>
        <w:tc>
          <w:tcPr>
            <w:tcW w:w="1310" w:type="dxa"/>
            <w:tcBorders>
              <w:top w:val="nil"/>
              <w:left w:val="nil"/>
              <w:bottom w:val="nil"/>
              <w:right w:val="nil"/>
            </w:tcBorders>
            <w:shd w:val="clear" w:color="auto" w:fill="auto"/>
          </w:tcPr>
          <w:p w14:paraId="198741E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72" w:type="dxa"/>
            <w:tcBorders>
              <w:top w:val="nil"/>
              <w:left w:val="nil"/>
              <w:bottom w:val="nil"/>
            </w:tcBorders>
            <w:shd w:val="clear" w:color="auto" w:fill="auto"/>
          </w:tcPr>
          <w:p w14:paraId="74F7653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0.01</w:t>
            </w:r>
          </w:p>
        </w:tc>
      </w:tr>
      <w:tr w:rsidR="007B76A5" w:rsidRPr="00191694" w14:paraId="5296E642" w14:textId="77777777" w:rsidTr="007B76A5">
        <w:tc>
          <w:tcPr>
            <w:tcW w:w="6460" w:type="dxa"/>
            <w:tcBorders>
              <w:top w:val="nil"/>
              <w:bottom w:val="nil"/>
              <w:right w:val="nil"/>
            </w:tcBorders>
            <w:shd w:val="clear" w:color="auto" w:fill="auto"/>
          </w:tcPr>
          <w:p w14:paraId="55F429A1"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lang w:eastAsia="zh-CN"/>
              </w:rPr>
              <w:t>Other relatives</w:t>
            </w:r>
          </w:p>
        </w:tc>
        <w:tc>
          <w:tcPr>
            <w:tcW w:w="1310" w:type="dxa"/>
            <w:tcBorders>
              <w:top w:val="nil"/>
              <w:left w:val="nil"/>
              <w:bottom w:val="nil"/>
              <w:right w:val="nil"/>
            </w:tcBorders>
            <w:shd w:val="clear" w:color="auto" w:fill="auto"/>
          </w:tcPr>
          <w:p w14:paraId="12EDF65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tc>
        <w:tc>
          <w:tcPr>
            <w:tcW w:w="1472" w:type="dxa"/>
            <w:tcBorders>
              <w:top w:val="nil"/>
              <w:left w:val="nil"/>
              <w:bottom w:val="nil"/>
            </w:tcBorders>
            <w:shd w:val="clear" w:color="auto" w:fill="auto"/>
          </w:tcPr>
          <w:p w14:paraId="4E0FE37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tc>
      </w:tr>
      <w:tr w:rsidR="007B76A5" w:rsidRPr="00191694" w14:paraId="5B089DDE" w14:textId="77777777" w:rsidTr="007B76A5">
        <w:tc>
          <w:tcPr>
            <w:tcW w:w="6460" w:type="dxa"/>
            <w:tcBorders>
              <w:top w:val="nil"/>
              <w:bottom w:val="nil"/>
              <w:right w:val="nil"/>
            </w:tcBorders>
            <w:shd w:val="clear" w:color="auto" w:fill="auto"/>
          </w:tcPr>
          <w:p w14:paraId="020C667F"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Neighbours</w:t>
            </w:r>
          </w:p>
        </w:tc>
        <w:tc>
          <w:tcPr>
            <w:tcW w:w="1310" w:type="dxa"/>
            <w:tcBorders>
              <w:top w:val="nil"/>
              <w:left w:val="nil"/>
              <w:bottom w:val="nil"/>
              <w:right w:val="nil"/>
            </w:tcBorders>
            <w:shd w:val="clear" w:color="auto" w:fill="auto"/>
          </w:tcPr>
          <w:p w14:paraId="30C4B48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72</w:t>
            </w:r>
          </w:p>
        </w:tc>
        <w:tc>
          <w:tcPr>
            <w:tcW w:w="1472" w:type="dxa"/>
            <w:tcBorders>
              <w:top w:val="nil"/>
              <w:left w:val="nil"/>
              <w:bottom w:val="nil"/>
            </w:tcBorders>
            <w:shd w:val="clear" w:color="auto" w:fill="auto"/>
          </w:tcPr>
          <w:p w14:paraId="054FA20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39.3</w:t>
            </w:r>
          </w:p>
        </w:tc>
      </w:tr>
      <w:tr w:rsidR="007B76A5" w:rsidRPr="00191694" w14:paraId="06898355" w14:textId="77777777" w:rsidTr="007B76A5">
        <w:tc>
          <w:tcPr>
            <w:tcW w:w="6460" w:type="dxa"/>
            <w:tcBorders>
              <w:top w:val="nil"/>
              <w:bottom w:val="nil"/>
              <w:right w:val="nil"/>
            </w:tcBorders>
            <w:shd w:val="clear" w:color="auto" w:fill="auto"/>
          </w:tcPr>
          <w:p w14:paraId="749D42FC" w14:textId="77777777" w:rsidR="007B76A5" w:rsidRPr="00191694" w:rsidRDefault="007B76A5" w:rsidP="009C51E0">
            <w:pPr>
              <w:spacing w:after="0" w:line="276" w:lineRule="auto"/>
              <w:ind w:left="720"/>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Religious leaders </w:t>
            </w:r>
            <w:r w:rsidRPr="00191694">
              <w:rPr>
                <w:rFonts w:ascii="Times New Roman" w:eastAsia="Times New Roman" w:hAnsi="Times New Roman" w:cs="Times New Roman"/>
                <w:bCs/>
                <w:iCs/>
                <w:sz w:val="24"/>
                <w:szCs w:val="24"/>
              </w:rPr>
              <w:tab/>
            </w:r>
            <w:r w:rsidRPr="00191694">
              <w:rPr>
                <w:rFonts w:ascii="Times New Roman" w:eastAsia="Times New Roman" w:hAnsi="Times New Roman" w:cs="Times New Roman"/>
                <w:bCs/>
                <w:iCs/>
                <w:sz w:val="24"/>
                <w:szCs w:val="24"/>
              </w:rPr>
              <w:tab/>
            </w:r>
          </w:p>
        </w:tc>
        <w:tc>
          <w:tcPr>
            <w:tcW w:w="1310" w:type="dxa"/>
            <w:tcBorders>
              <w:top w:val="nil"/>
              <w:left w:val="nil"/>
              <w:bottom w:val="nil"/>
              <w:right w:val="nil"/>
            </w:tcBorders>
            <w:shd w:val="clear" w:color="auto" w:fill="auto"/>
          </w:tcPr>
          <w:p w14:paraId="501FA89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72" w:type="dxa"/>
            <w:tcBorders>
              <w:top w:val="nil"/>
              <w:left w:val="nil"/>
              <w:bottom w:val="nil"/>
            </w:tcBorders>
            <w:shd w:val="clear" w:color="auto" w:fill="auto"/>
          </w:tcPr>
          <w:p w14:paraId="6994A4F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0.01</w:t>
            </w:r>
          </w:p>
        </w:tc>
      </w:tr>
      <w:tr w:rsidR="007B76A5" w:rsidRPr="00191694" w14:paraId="11632759" w14:textId="77777777" w:rsidTr="007B76A5">
        <w:tc>
          <w:tcPr>
            <w:tcW w:w="6460" w:type="dxa"/>
            <w:tcBorders>
              <w:top w:val="nil"/>
              <w:bottom w:val="single" w:sz="4" w:space="0" w:color="auto"/>
              <w:right w:val="nil"/>
            </w:tcBorders>
            <w:shd w:val="clear" w:color="auto" w:fill="auto"/>
          </w:tcPr>
          <w:p w14:paraId="6480010F" w14:textId="77777777" w:rsidR="007B76A5" w:rsidRPr="00191694" w:rsidRDefault="007B76A5" w:rsidP="009C51E0">
            <w:pPr>
              <w:spacing w:after="0" w:line="276" w:lineRule="auto"/>
              <w:ind w:left="720"/>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No one</w:t>
            </w:r>
          </w:p>
        </w:tc>
        <w:tc>
          <w:tcPr>
            <w:tcW w:w="1310" w:type="dxa"/>
            <w:tcBorders>
              <w:top w:val="nil"/>
              <w:left w:val="nil"/>
              <w:bottom w:val="single" w:sz="4" w:space="0" w:color="auto"/>
              <w:right w:val="nil"/>
            </w:tcBorders>
            <w:shd w:val="clear" w:color="auto" w:fill="auto"/>
          </w:tcPr>
          <w:p w14:paraId="1DB58A9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72" w:type="dxa"/>
            <w:tcBorders>
              <w:top w:val="nil"/>
              <w:left w:val="nil"/>
              <w:bottom w:val="single" w:sz="4" w:space="0" w:color="auto"/>
            </w:tcBorders>
            <w:shd w:val="clear" w:color="auto" w:fill="auto"/>
          </w:tcPr>
          <w:p w14:paraId="5892C38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0.01</w:t>
            </w:r>
          </w:p>
        </w:tc>
      </w:tr>
      <w:tr w:rsidR="007B76A5" w:rsidRPr="00191694" w14:paraId="3A111F55" w14:textId="77777777" w:rsidTr="007B76A5">
        <w:tc>
          <w:tcPr>
            <w:tcW w:w="6460" w:type="dxa"/>
            <w:tcBorders>
              <w:bottom w:val="nil"/>
              <w:right w:val="nil"/>
            </w:tcBorders>
            <w:shd w:val="clear" w:color="auto" w:fill="auto"/>
          </w:tcPr>
          <w:p w14:paraId="23E941FF" w14:textId="77777777" w:rsidR="007B76A5" w:rsidRPr="00191694" w:rsidRDefault="007B76A5" w:rsidP="009C51E0">
            <w:pPr>
              <w:spacing w:after="0" w:line="276" w:lineRule="auto"/>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What will you do if you think that you have symptoms of Hepatitis B?</w:t>
            </w:r>
            <w:r w:rsidRPr="00191694">
              <w:rPr>
                <w:rFonts w:ascii="Times New Roman" w:eastAsia="Times New Roman" w:hAnsi="Times New Roman" w:cs="Times New Roman"/>
                <w:sz w:val="24"/>
                <w:szCs w:val="24"/>
              </w:rPr>
              <w:t xml:space="preserve"> (n=272)</w:t>
            </w:r>
          </w:p>
        </w:tc>
        <w:tc>
          <w:tcPr>
            <w:tcW w:w="1310" w:type="dxa"/>
            <w:tcBorders>
              <w:left w:val="nil"/>
              <w:bottom w:val="nil"/>
              <w:right w:val="nil"/>
            </w:tcBorders>
            <w:shd w:val="clear" w:color="auto" w:fill="auto"/>
          </w:tcPr>
          <w:p w14:paraId="4695A41C"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left w:val="nil"/>
              <w:bottom w:val="nil"/>
            </w:tcBorders>
            <w:shd w:val="clear" w:color="auto" w:fill="auto"/>
          </w:tcPr>
          <w:p w14:paraId="75C5A328"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6CA445DA" w14:textId="77777777" w:rsidTr="007B76A5">
        <w:tc>
          <w:tcPr>
            <w:tcW w:w="6460" w:type="dxa"/>
            <w:tcBorders>
              <w:top w:val="nil"/>
              <w:bottom w:val="nil"/>
              <w:right w:val="nil"/>
            </w:tcBorders>
            <w:shd w:val="clear" w:color="auto" w:fill="auto"/>
          </w:tcPr>
          <w:p w14:paraId="3DEBC5A3"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Go to health facility </w:t>
            </w:r>
            <w:r w:rsidRPr="00191694">
              <w:rPr>
                <w:rFonts w:ascii="Times New Roman" w:eastAsia="Times New Roman" w:hAnsi="Times New Roman" w:cs="Times New Roman"/>
                <w:sz w:val="24"/>
                <w:szCs w:val="24"/>
              </w:rPr>
              <w:tab/>
            </w:r>
          </w:p>
        </w:tc>
        <w:tc>
          <w:tcPr>
            <w:tcW w:w="1310" w:type="dxa"/>
            <w:tcBorders>
              <w:top w:val="nil"/>
              <w:left w:val="nil"/>
              <w:bottom w:val="nil"/>
              <w:right w:val="nil"/>
            </w:tcBorders>
            <w:shd w:val="clear" w:color="auto" w:fill="auto"/>
          </w:tcPr>
          <w:p w14:paraId="1909DC2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201</w:t>
            </w:r>
          </w:p>
        </w:tc>
        <w:tc>
          <w:tcPr>
            <w:tcW w:w="1472" w:type="dxa"/>
            <w:tcBorders>
              <w:top w:val="nil"/>
              <w:left w:val="nil"/>
              <w:bottom w:val="nil"/>
            </w:tcBorders>
            <w:shd w:val="clear" w:color="auto" w:fill="auto"/>
          </w:tcPr>
          <w:p w14:paraId="2A507BA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73.9</w:t>
            </w:r>
          </w:p>
        </w:tc>
      </w:tr>
      <w:tr w:rsidR="007B76A5" w:rsidRPr="00191694" w14:paraId="645913DE" w14:textId="77777777" w:rsidTr="007B76A5">
        <w:tc>
          <w:tcPr>
            <w:tcW w:w="6460" w:type="dxa"/>
            <w:tcBorders>
              <w:top w:val="nil"/>
              <w:bottom w:val="nil"/>
              <w:right w:val="nil"/>
            </w:tcBorders>
            <w:shd w:val="clear" w:color="auto" w:fill="auto"/>
          </w:tcPr>
          <w:p w14:paraId="75189F06"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Go to Traditional healer </w:t>
            </w:r>
            <w:r w:rsidRPr="00191694">
              <w:rPr>
                <w:rFonts w:ascii="Times New Roman" w:eastAsia="Times New Roman" w:hAnsi="Times New Roman" w:cs="Times New Roman"/>
                <w:sz w:val="24"/>
                <w:szCs w:val="24"/>
              </w:rPr>
              <w:tab/>
            </w:r>
          </w:p>
        </w:tc>
        <w:tc>
          <w:tcPr>
            <w:tcW w:w="1310" w:type="dxa"/>
            <w:tcBorders>
              <w:top w:val="nil"/>
              <w:left w:val="nil"/>
              <w:bottom w:val="nil"/>
              <w:right w:val="nil"/>
            </w:tcBorders>
            <w:shd w:val="clear" w:color="auto" w:fill="auto"/>
          </w:tcPr>
          <w:p w14:paraId="4C99997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tc>
        <w:tc>
          <w:tcPr>
            <w:tcW w:w="1472" w:type="dxa"/>
            <w:tcBorders>
              <w:top w:val="nil"/>
              <w:left w:val="nil"/>
              <w:bottom w:val="nil"/>
            </w:tcBorders>
            <w:shd w:val="clear" w:color="auto" w:fill="auto"/>
          </w:tcPr>
          <w:p w14:paraId="3BA281C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tc>
      </w:tr>
      <w:tr w:rsidR="007B76A5" w:rsidRPr="00191694" w14:paraId="739554F9" w14:textId="77777777" w:rsidTr="007B76A5">
        <w:tc>
          <w:tcPr>
            <w:tcW w:w="6460" w:type="dxa"/>
            <w:tcBorders>
              <w:top w:val="nil"/>
              <w:bottom w:val="single" w:sz="4" w:space="0" w:color="auto"/>
              <w:right w:val="nil"/>
            </w:tcBorders>
            <w:shd w:val="clear" w:color="auto" w:fill="auto"/>
          </w:tcPr>
          <w:p w14:paraId="485C196B" w14:textId="77777777" w:rsidR="007B76A5" w:rsidRPr="00191694" w:rsidRDefault="007B76A5" w:rsidP="009C51E0">
            <w:pPr>
              <w:spacing w:after="0" w:line="276" w:lineRule="auto"/>
              <w:ind w:left="720"/>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Self-medication</w:t>
            </w:r>
          </w:p>
        </w:tc>
        <w:tc>
          <w:tcPr>
            <w:tcW w:w="1310" w:type="dxa"/>
            <w:tcBorders>
              <w:top w:val="nil"/>
              <w:left w:val="nil"/>
              <w:bottom w:val="single" w:sz="4" w:space="0" w:color="auto"/>
              <w:right w:val="nil"/>
            </w:tcBorders>
            <w:shd w:val="clear" w:color="auto" w:fill="auto"/>
          </w:tcPr>
          <w:p w14:paraId="1047FBA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tc>
        <w:tc>
          <w:tcPr>
            <w:tcW w:w="1472" w:type="dxa"/>
            <w:tcBorders>
              <w:top w:val="nil"/>
              <w:left w:val="nil"/>
              <w:bottom w:val="single" w:sz="4" w:space="0" w:color="auto"/>
            </w:tcBorders>
            <w:shd w:val="clear" w:color="auto" w:fill="auto"/>
          </w:tcPr>
          <w:p w14:paraId="348F2BF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tc>
      </w:tr>
      <w:tr w:rsidR="007B76A5" w:rsidRPr="00191694" w14:paraId="5F3E4B18" w14:textId="77777777" w:rsidTr="007B76A5">
        <w:tc>
          <w:tcPr>
            <w:tcW w:w="6460" w:type="dxa"/>
            <w:tcBorders>
              <w:bottom w:val="nil"/>
              <w:right w:val="nil"/>
            </w:tcBorders>
            <w:shd w:val="clear" w:color="auto" w:fill="auto"/>
          </w:tcPr>
          <w:p w14:paraId="42E9DCE7" w14:textId="77777777" w:rsidR="007B76A5" w:rsidRPr="00191694" w:rsidRDefault="007B76A5" w:rsidP="009C51E0">
            <w:pPr>
              <w:spacing w:after="0" w:line="276" w:lineRule="auto"/>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 xml:space="preserve">If you had symptoms of Hepatitis B, at what stage will you go to the health facility? </w:t>
            </w:r>
            <w:r w:rsidRPr="00191694">
              <w:rPr>
                <w:rFonts w:ascii="Times New Roman" w:eastAsia="Times New Roman" w:hAnsi="Times New Roman" w:cs="Times New Roman"/>
                <w:sz w:val="24"/>
                <w:szCs w:val="24"/>
              </w:rPr>
              <w:t>(n=196)</w:t>
            </w:r>
          </w:p>
        </w:tc>
        <w:tc>
          <w:tcPr>
            <w:tcW w:w="1310" w:type="dxa"/>
            <w:tcBorders>
              <w:left w:val="nil"/>
              <w:bottom w:val="nil"/>
              <w:right w:val="nil"/>
            </w:tcBorders>
            <w:shd w:val="clear" w:color="auto" w:fill="auto"/>
          </w:tcPr>
          <w:p w14:paraId="20CC5AEB"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left w:val="nil"/>
              <w:bottom w:val="nil"/>
            </w:tcBorders>
            <w:shd w:val="clear" w:color="auto" w:fill="auto"/>
          </w:tcPr>
          <w:p w14:paraId="5AC8AA68"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2112B3D6" w14:textId="77777777" w:rsidTr="007B76A5">
        <w:tc>
          <w:tcPr>
            <w:tcW w:w="6460" w:type="dxa"/>
            <w:tcBorders>
              <w:top w:val="nil"/>
              <w:bottom w:val="nil"/>
              <w:right w:val="nil"/>
            </w:tcBorders>
            <w:shd w:val="clear" w:color="auto" w:fill="auto"/>
          </w:tcPr>
          <w:p w14:paraId="73D3C676" w14:textId="77777777" w:rsidR="007B76A5" w:rsidRPr="00191694" w:rsidRDefault="007B76A5" w:rsidP="009C51E0">
            <w:pPr>
              <w:spacing w:after="0" w:line="276" w:lineRule="auto"/>
              <w:ind w:left="540"/>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 xml:space="preserve">After 3-4 weeks of the appearance of symptoms </w:t>
            </w:r>
          </w:p>
        </w:tc>
        <w:tc>
          <w:tcPr>
            <w:tcW w:w="1310" w:type="dxa"/>
            <w:tcBorders>
              <w:top w:val="nil"/>
              <w:left w:val="nil"/>
              <w:bottom w:val="nil"/>
              <w:right w:val="nil"/>
            </w:tcBorders>
            <w:shd w:val="clear" w:color="auto" w:fill="auto"/>
          </w:tcPr>
          <w:p w14:paraId="1E71888B"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15</w:t>
            </w:r>
          </w:p>
        </w:tc>
        <w:tc>
          <w:tcPr>
            <w:tcW w:w="1472" w:type="dxa"/>
            <w:tcBorders>
              <w:top w:val="nil"/>
              <w:left w:val="nil"/>
              <w:bottom w:val="nil"/>
            </w:tcBorders>
            <w:shd w:val="clear" w:color="auto" w:fill="auto"/>
          </w:tcPr>
          <w:p w14:paraId="048FF0B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7.7</w:t>
            </w:r>
          </w:p>
        </w:tc>
      </w:tr>
      <w:tr w:rsidR="007B76A5" w:rsidRPr="00191694" w14:paraId="731497A9" w14:textId="77777777" w:rsidTr="007B76A5">
        <w:tc>
          <w:tcPr>
            <w:tcW w:w="6460" w:type="dxa"/>
            <w:tcBorders>
              <w:top w:val="nil"/>
              <w:bottom w:val="nil"/>
              <w:right w:val="nil"/>
            </w:tcBorders>
            <w:shd w:val="clear" w:color="auto" w:fill="auto"/>
          </w:tcPr>
          <w:p w14:paraId="6589EF48" w14:textId="77777777" w:rsidR="007B76A5" w:rsidRPr="00191694" w:rsidRDefault="007B76A5" w:rsidP="009C51E0">
            <w:pPr>
              <w:spacing w:after="0" w:line="276" w:lineRule="auto"/>
              <w:ind w:left="54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lang w:eastAsia="zh-CN"/>
              </w:rPr>
              <w:t>As s</w:t>
            </w:r>
            <w:r w:rsidRPr="00191694">
              <w:rPr>
                <w:rFonts w:ascii="Times New Roman" w:eastAsia="Times New Roman" w:hAnsi="Times New Roman" w:cs="Times New Roman"/>
                <w:sz w:val="24"/>
                <w:szCs w:val="24"/>
              </w:rPr>
              <w:t xml:space="preserve">oon as I realize the symptoms are of Hepatitis B </w:t>
            </w:r>
          </w:p>
        </w:tc>
        <w:tc>
          <w:tcPr>
            <w:tcW w:w="1310" w:type="dxa"/>
            <w:tcBorders>
              <w:top w:val="nil"/>
              <w:left w:val="nil"/>
              <w:bottom w:val="nil"/>
              <w:right w:val="nil"/>
            </w:tcBorders>
            <w:shd w:val="clear" w:color="auto" w:fill="auto"/>
          </w:tcPr>
          <w:p w14:paraId="77AD957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181</w:t>
            </w:r>
          </w:p>
        </w:tc>
        <w:tc>
          <w:tcPr>
            <w:tcW w:w="1472" w:type="dxa"/>
            <w:tcBorders>
              <w:top w:val="nil"/>
              <w:left w:val="nil"/>
              <w:bottom w:val="nil"/>
            </w:tcBorders>
            <w:shd w:val="clear" w:color="auto" w:fill="auto"/>
          </w:tcPr>
          <w:p w14:paraId="594CD1A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92.3</w:t>
            </w:r>
          </w:p>
        </w:tc>
      </w:tr>
      <w:tr w:rsidR="007B76A5" w:rsidRPr="00191694" w14:paraId="078F0D41" w14:textId="77777777" w:rsidTr="007B76A5">
        <w:tc>
          <w:tcPr>
            <w:tcW w:w="6460" w:type="dxa"/>
            <w:tcBorders>
              <w:top w:val="nil"/>
              <w:bottom w:val="nil"/>
              <w:right w:val="nil"/>
            </w:tcBorders>
            <w:shd w:val="clear" w:color="auto" w:fill="auto"/>
          </w:tcPr>
          <w:p w14:paraId="780B28F9" w14:textId="77777777" w:rsidR="007B76A5" w:rsidRPr="00191694" w:rsidRDefault="007B76A5" w:rsidP="009C51E0">
            <w:pPr>
              <w:spacing w:after="0" w:line="276" w:lineRule="auto"/>
              <w:ind w:left="540"/>
              <w:contextualSpacing/>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lang w:eastAsia="zh-CN"/>
              </w:rPr>
              <w:t>After two weeks</w:t>
            </w:r>
          </w:p>
        </w:tc>
        <w:tc>
          <w:tcPr>
            <w:tcW w:w="1310" w:type="dxa"/>
            <w:tcBorders>
              <w:top w:val="nil"/>
              <w:left w:val="nil"/>
              <w:bottom w:val="nil"/>
              <w:right w:val="nil"/>
            </w:tcBorders>
            <w:shd w:val="clear" w:color="auto" w:fill="auto"/>
          </w:tcPr>
          <w:p w14:paraId="5F2FDEF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tc>
        <w:tc>
          <w:tcPr>
            <w:tcW w:w="1472" w:type="dxa"/>
            <w:tcBorders>
              <w:top w:val="nil"/>
              <w:left w:val="nil"/>
              <w:bottom w:val="nil"/>
            </w:tcBorders>
            <w:shd w:val="clear" w:color="auto" w:fill="auto"/>
          </w:tcPr>
          <w:p w14:paraId="4A89124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tc>
      </w:tr>
      <w:tr w:rsidR="007B76A5" w:rsidRPr="00191694" w14:paraId="3E8AD0A1" w14:textId="77777777" w:rsidTr="007B76A5">
        <w:tc>
          <w:tcPr>
            <w:tcW w:w="6460" w:type="dxa"/>
            <w:tcBorders>
              <w:bottom w:val="nil"/>
              <w:right w:val="nil"/>
            </w:tcBorders>
            <w:shd w:val="clear" w:color="auto" w:fill="auto"/>
          </w:tcPr>
          <w:p w14:paraId="15FC39D4" w14:textId="77777777" w:rsidR="007B76A5" w:rsidRPr="00191694" w:rsidRDefault="007B76A5" w:rsidP="009C51E0">
            <w:pPr>
              <w:spacing w:after="0" w:line="276" w:lineRule="auto"/>
              <w:contextualSpacing/>
              <w:rPr>
                <w:rFonts w:ascii="Times New Roman" w:eastAsia="Times New Roman" w:hAnsi="Times New Roman" w:cs="Times New Roman"/>
                <w:sz w:val="24"/>
                <w:szCs w:val="24"/>
              </w:rPr>
            </w:pPr>
            <w:r w:rsidRPr="00191694">
              <w:rPr>
                <w:rFonts w:ascii="Times New Roman" w:eastAsia="Times New Roman" w:hAnsi="Times New Roman" w:cs="Times New Roman"/>
                <w:bCs/>
                <w:iCs/>
                <w:sz w:val="24"/>
                <w:szCs w:val="24"/>
              </w:rPr>
              <w:t>How expensive do you think is the diagnosis and treatment of Hepatitis B?</w:t>
            </w:r>
            <w:r w:rsidRPr="00191694">
              <w:rPr>
                <w:rFonts w:ascii="Times New Roman" w:eastAsia="Times New Roman" w:hAnsi="Times New Roman" w:cs="Times New Roman"/>
                <w:sz w:val="24"/>
                <w:szCs w:val="24"/>
              </w:rPr>
              <w:t xml:space="preserve"> (n=202)</w:t>
            </w:r>
          </w:p>
        </w:tc>
        <w:tc>
          <w:tcPr>
            <w:tcW w:w="1310" w:type="dxa"/>
            <w:tcBorders>
              <w:left w:val="nil"/>
              <w:bottom w:val="nil"/>
              <w:right w:val="nil"/>
            </w:tcBorders>
            <w:shd w:val="clear" w:color="auto" w:fill="auto"/>
          </w:tcPr>
          <w:p w14:paraId="08432ADF"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left w:val="nil"/>
              <w:bottom w:val="nil"/>
            </w:tcBorders>
            <w:shd w:val="clear" w:color="auto" w:fill="auto"/>
          </w:tcPr>
          <w:p w14:paraId="13D070FA"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45F89425" w14:textId="77777777" w:rsidTr="007B76A5">
        <w:tc>
          <w:tcPr>
            <w:tcW w:w="6460" w:type="dxa"/>
            <w:tcBorders>
              <w:top w:val="nil"/>
              <w:bottom w:val="nil"/>
              <w:right w:val="nil"/>
            </w:tcBorders>
            <w:shd w:val="clear" w:color="auto" w:fill="auto"/>
          </w:tcPr>
          <w:p w14:paraId="6E7297F6" w14:textId="77777777" w:rsidR="007B76A5" w:rsidRPr="00191694" w:rsidRDefault="007B76A5" w:rsidP="009C51E0">
            <w:pPr>
              <w:spacing w:after="0" w:line="276" w:lineRule="auto"/>
              <w:ind w:left="720"/>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lastRenderedPageBreak/>
              <w:t xml:space="preserve">Free </w:t>
            </w:r>
            <w:r w:rsidRPr="00191694">
              <w:rPr>
                <w:rFonts w:ascii="Times New Roman" w:eastAsia="Times New Roman" w:hAnsi="Times New Roman" w:cs="Times New Roman"/>
                <w:sz w:val="24"/>
                <w:szCs w:val="24"/>
              </w:rPr>
              <w:tab/>
            </w:r>
          </w:p>
        </w:tc>
        <w:tc>
          <w:tcPr>
            <w:tcW w:w="1310" w:type="dxa"/>
            <w:tcBorders>
              <w:top w:val="nil"/>
              <w:left w:val="nil"/>
              <w:bottom w:val="nil"/>
              <w:right w:val="nil"/>
            </w:tcBorders>
            <w:shd w:val="clear" w:color="auto" w:fill="auto"/>
          </w:tcPr>
          <w:p w14:paraId="3D3CB2A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89</w:t>
            </w:r>
          </w:p>
        </w:tc>
        <w:tc>
          <w:tcPr>
            <w:tcW w:w="1472" w:type="dxa"/>
            <w:tcBorders>
              <w:top w:val="nil"/>
              <w:left w:val="nil"/>
              <w:bottom w:val="nil"/>
            </w:tcBorders>
            <w:shd w:val="clear" w:color="auto" w:fill="auto"/>
          </w:tcPr>
          <w:p w14:paraId="5C9E74E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44.1</w:t>
            </w:r>
          </w:p>
        </w:tc>
      </w:tr>
      <w:tr w:rsidR="007B76A5" w:rsidRPr="00191694" w14:paraId="3D2A624D" w14:textId="77777777" w:rsidTr="007B76A5">
        <w:tc>
          <w:tcPr>
            <w:tcW w:w="6460" w:type="dxa"/>
            <w:tcBorders>
              <w:top w:val="nil"/>
              <w:bottom w:val="nil"/>
              <w:right w:val="nil"/>
            </w:tcBorders>
            <w:shd w:val="clear" w:color="auto" w:fill="auto"/>
          </w:tcPr>
          <w:p w14:paraId="6C58266E" w14:textId="77777777" w:rsidR="007B76A5" w:rsidRPr="00191694" w:rsidRDefault="007B76A5" w:rsidP="009C51E0">
            <w:pPr>
              <w:spacing w:after="0" w:line="276" w:lineRule="auto"/>
              <w:ind w:left="720"/>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Reasonable</w:t>
            </w:r>
          </w:p>
        </w:tc>
        <w:tc>
          <w:tcPr>
            <w:tcW w:w="1310" w:type="dxa"/>
            <w:tcBorders>
              <w:top w:val="nil"/>
              <w:left w:val="nil"/>
              <w:bottom w:val="nil"/>
              <w:right w:val="nil"/>
            </w:tcBorders>
            <w:shd w:val="clear" w:color="auto" w:fill="auto"/>
          </w:tcPr>
          <w:p w14:paraId="0CC745B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17</w:t>
            </w:r>
          </w:p>
        </w:tc>
        <w:tc>
          <w:tcPr>
            <w:tcW w:w="1472" w:type="dxa"/>
            <w:tcBorders>
              <w:top w:val="nil"/>
              <w:left w:val="nil"/>
              <w:bottom w:val="nil"/>
            </w:tcBorders>
            <w:shd w:val="clear" w:color="auto" w:fill="auto"/>
          </w:tcPr>
          <w:p w14:paraId="53CB668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  8.4</w:t>
            </w:r>
          </w:p>
        </w:tc>
      </w:tr>
      <w:tr w:rsidR="007B76A5" w:rsidRPr="00191694" w14:paraId="79951D3B" w14:textId="77777777" w:rsidTr="007B76A5">
        <w:tc>
          <w:tcPr>
            <w:tcW w:w="6460" w:type="dxa"/>
            <w:tcBorders>
              <w:top w:val="nil"/>
              <w:bottom w:val="nil"/>
              <w:right w:val="nil"/>
            </w:tcBorders>
            <w:shd w:val="clear" w:color="auto" w:fill="auto"/>
          </w:tcPr>
          <w:p w14:paraId="1E0A0276" w14:textId="77777777" w:rsidR="007B76A5" w:rsidRPr="00191694" w:rsidRDefault="007B76A5" w:rsidP="009C51E0">
            <w:pPr>
              <w:spacing w:after="0" w:line="276" w:lineRule="auto"/>
              <w:ind w:left="720"/>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Somewhat expensive</w:t>
            </w:r>
          </w:p>
        </w:tc>
        <w:tc>
          <w:tcPr>
            <w:tcW w:w="1310" w:type="dxa"/>
            <w:tcBorders>
              <w:top w:val="nil"/>
              <w:left w:val="nil"/>
              <w:bottom w:val="nil"/>
              <w:right w:val="nil"/>
            </w:tcBorders>
            <w:shd w:val="clear" w:color="auto" w:fill="auto"/>
          </w:tcPr>
          <w:p w14:paraId="010D1E3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w:t>
            </w:r>
          </w:p>
        </w:tc>
        <w:tc>
          <w:tcPr>
            <w:tcW w:w="1472" w:type="dxa"/>
            <w:tcBorders>
              <w:top w:val="nil"/>
              <w:left w:val="nil"/>
              <w:bottom w:val="nil"/>
            </w:tcBorders>
            <w:shd w:val="clear" w:color="auto" w:fill="auto"/>
          </w:tcPr>
          <w:p w14:paraId="6F4D0A6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 3.5</w:t>
            </w:r>
          </w:p>
        </w:tc>
      </w:tr>
      <w:tr w:rsidR="007B76A5" w:rsidRPr="00191694" w14:paraId="360FB9D2" w14:textId="77777777" w:rsidTr="007B76A5">
        <w:tc>
          <w:tcPr>
            <w:tcW w:w="6460" w:type="dxa"/>
            <w:tcBorders>
              <w:top w:val="nil"/>
              <w:bottom w:val="nil"/>
              <w:right w:val="nil"/>
            </w:tcBorders>
            <w:shd w:val="clear" w:color="auto" w:fill="auto"/>
          </w:tcPr>
          <w:p w14:paraId="688F69ED" w14:textId="77777777" w:rsidR="007B76A5" w:rsidRPr="00191694" w:rsidRDefault="007B76A5" w:rsidP="009C51E0">
            <w:pPr>
              <w:spacing w:after="0" w:line="276" w:lineRule="auto"/>
              <w:ind w:left="720"/>
              <w:contextualSpacing/>
              <w:rPr>
                <w:rFonts w:ascii="Times New Roman" w:eastAsia="Times New Roman" w:hAnsi="Times New Roman" w:cs="Times New Roman"/>
                <w:bCs/>
                <w:iCs/>
                <w:sz w:val="24"/>
                <w:szCs w:val="24"/>
              </w:rPr>
            </w:pPr>
            <w:r w:rsidRPr="00191694">
              <w:rPr>
                <w:rFonts w:ascii="Times New Roman" w:eastAsia="Times New Roman" w:hAnsi="Times New Roman" w:cs="Times New Roman"/>
                <w:sz w:val="24"/>
                <w:szCs w:val="24"/>
              </w:rPr>
              <w:t>Expensive</w:t>
            </w:r>
          </w:p>
        </w:tc>
        <w:tc>
          <w:tcPr>
            <w:tcW w:w="1310" w:type="dxa"/>
            <w:tcBorders>
              <w:top w:val="nil"/>
              <w:left w:val="nil"/>
              <w:bottom w:val="nil"/>
              <w:right w:val="nil"/>
            </w:tcBorders>
            <w:shd w:val="clear" w:color="auto" w:fill="auto"/>
          </w:tcPr>
          <w:p w14:paraId="60DF8EE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50</w:t>
            </w:r>
          </w:p>
        </w:tc>
        <w:tc>
          <w:tcPr>
            <w:tcW w:w="1472" w:type="dxa"/>
            <w:tcBorders>
              <w:top w:val="nil"/>
              <w:left w:val="nil"/>
              <w:bottom w:val="nil"/>
            </w:tcBorders>
            <w:shd w:val="clear" w:color="auto" w:fill="auto"/>
          </w:tcPr>
          <w:p w14:paraId="7B7AEE2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24.8</w:t>
            </w:r>
          </w:p>
        </w:tc>
      </w:tr>
      <w:tr w:rsidR="007B76A5" w:rsidRPr="00191694" w14:paraId="3D8E98D4" w14:textId="77777777" w:rsidTr="007B76A5">
        <w:tc>
          <w:tcPr>
            <w:tcW w:w="6460" w:type="dxa"/>
            <w:tcBorders>
              <w:top w:val="nil"/>
              <w:bottom w:val="single" w:sz="4" w:space="0" w:color="auto"/>
              <w:right w:val="nil"/>
            </w:tcBorders>
            <w:shd w:val="clear" w:color="auto" w:fill="auto"/>
          </w:tcPr>
          <w:p w14:paraId="14586ACF"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Don’t know</w:t>
            </w:r>
          </w:p>
          <w:p w14:paraId="1F063F8C"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p>
          <w:p w14:paraId="4DC0A81D" w14:textId="77777777" w:rsidR="007B76A5" w:rsidRPr="00191694" w:rsidRDefault="007B76A5" w:rsidP="009C51E0">
            <w:pPr>
              <w:spacing w:after="0" w:line="276" w:lineRule="auto"/>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What worries you most if you will be diagnosed with Hepatitis</w:t>
            </w:r>
          </w:p>
          <w:p w14:paraId="72FE3A99" w14:textId="77777777" w:rsidR="007B76A5" w:rsidRPr="00191694" w:rsidRDefault="007B76A5" w:rsidP="009C51E0">
            <w:pPr>
              <w:spacing w:after="0" w:line="276" w:lineRule="auto"/>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 B? (n=215)</w:t>
            </w:r>
          </w:p>
          <w:p w14:paraId="1E1AE629"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Fear of death</w:t>
            </w:r>
          </w:p>
          <w:p w14:paraId="08FC8000" w14:textId="77777777" w:rsidR="007B76A5" w:rsidRPr="00191694" w:rsidRDefault="007B76A5" w:rsidP="009C51E0">
            <w:pPr>
              <w:spacing w:after="0" w:line="276" w:lineRule="auto"/>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           </w:t>
            </w:r>
          </w:p>
          <w:p w14:paraId="59C72FF4" w14:textId="77777777" w:rsidR="007B76A5" w:rsidRPr="00191694" w:rsidRDefault="007B76A5" w:rsidP="009C51E0">
            <w:pPr>
              <w:spacing w:after="0" w:line="276" w:lineRule="auto"/>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           Cost of treatment</w:t>
            </w:r>
          </w:p>
          <w:p w14:paraId="49878712"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p>
          <w:p w14:paraId="6F5598CD"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Fear of disease spread of the family</w:t>
            </w:r>
          </w:p>
          <w:p w14:paraId="41D3D374"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p>
          <w:p w14:paraId="7663E107"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Isolation from the society </w:t>
            </w:r>
          </w:p>
          <w:p w14:paraId="70BCCC37" w14:textId="77777777" w:rsidR="007B76A5" w:rsidRPr="00191694" w:rsidRDefault="007B76A5" w:rsidP="009C51E0">
            <w:pPr>
              <w:spacing w:after="0" w:line="276" w:lineRule="auto"/>
              <w:ind w:left="720"/>
              <w:contextualSpacing/>
              <w:rPr>
                <w:rFonts w:ascii="Times New Roman" w:eastAsia="Times New Roman" w:hAnsi="Times New Roman" w:cs="Times New Roman"/>
                <w:bCs/>
                <w:iCs/>
                <w:sz w:val="24"/>
                <w:szCs w:val="24"/>
              </w:rPr>
            </w:pPr>
          </w:p>
        </w:tc>
        <w:tc>
          <w:tcPr>
            <w:tcW w:w="1310" w:type="dxa"/>
            <w:tcBorders>
              <w:top w:val="nil"/>
              <w:left w:val="nil"/>
              <w:bottom w:val="single" w:sz="4" w:space="0" w:color="auto"/>
              <w:right w:val="nil"/>
            </w:tcBorders>
            <w:shd w:val="clear" w:color="auto" w:fill="auto"/>
          </w:tcPr>
          <w:p w14:paraId="15F351CB"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39</w:t>
            </w:r>
          </w:p>
          <w:p w14:paraId="32959D4E" w14:textId="77777777" w:rsidR="007B76A5" w:rsidRPr="00191694" w:rsidRDefault="007B76A5" w:rsidP="009C51E0">
            <w:pPr>
              <w:spacing w:line="276" w:lineRule="auto"/>
              <w:rPr>
                <w:rFonts w:ascii="Times New Roman" w:eastAsia="Calibri" w:hAnsi="Times New Roman" w:cs="Times New Roman"/>
                <w:sz w:val="24"/>
                <w:szCs w:val="24"/>
              </w:rPr>
            </w:pPr>
          </w:p>
          <w:p w14:paraId="30C09AE5" w14:textId="77777777" w:rsidR="007B76A5" w:rsidRPr="00191694" w:rsidRDefault="007B76A5" w:rsidP="009C51E0">
            <w:pPr>
              <w:spacing w:line="276" w:lineRule="auto"/>
              <w:rPr>
                <w:rFonts w:ascii="Times New Roman" w:eastAsia="Calibri" w:hAnsi="Times New Roman" w:cs="Times New Roman"/>
                <w:sz w:val="24"/>
                <w:szCs w:val="24"/>
              </w:rPr>
            </w:pPr>
          </w:p>
          <w:p w14:paraId="680309B2" w14:textId="77777777" w:rsidR="007B76A5" w:rsidRPr="00191694" w:rsidRDefault="007B76A5" w:rsidP="009C51E0">
            <w:pPr>
              <w:spacing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70</w:t>
            </w:r>
          </w:p>
          <w:p w14:paraId="5797EEF1" w14:textId="77777777" w:rsidR="007B76A5" w:rsidRPr="00191694" w:rsidRDefault="007B76A5" w:rsidP="009C51E0">
            <w:pPr>
              <w:spacing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p w14:paraId="7AB6885C" w14:textId="77777777" w:rsidR="007B76A5" w:rsidRPr="00191694" w:rsidRDefault="007B76A5" w:rsidP="009C51E0">
            <w:pPr>
              <w:spacing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122</w:t>
            </w:r>
          </w:p>
          <w:p w14:paraId="479A3871" w14:textId="77777777" w:rsidR="007B76A5" w:rsidRPr="00191694" w:rsidRDefault="007B76A5" w:rsidP="009C51E0">
            <w:pPr>
              <w:spacing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23</w:t>
            </w:r>
          </w:p>
        </w:tc>
        <w:tc>
          <w:tcPr>
            <w:tcW w:w="1472" w:type="dxa"/>
            <w:tcBorders>
              <w:top w:val="nil"/>
              <w:left w:val="nil"/>
              <w:bottom w:val="single" w:sz="4" w:space="0" w:color="auto"/>
            </w:tcBorders>
            <w:shd w:val="clear" w:color="auto" w:fill="auto"/>
          </w:tcPr>
          <w:p w14:paraId="02742D2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19.3</w:t>
            </w:r>
          </w:p>
          <w:p w14:paraId="3DF6074A" w14:textId="77777777" w:rsidR="007B76A5" w:rsidRPr="00191694" w:rsidRDefault="007B76A5" w:rsidP="009C51E0">
            <w:pPr>
              <w:spacing w:after="0" w:line="276" w:lineRule="auto"/>
              <w:rPr>
                <w:rFonts w:ascii="Times New Roman" w:eastAsia="Calibri" w:hAnsi="Times New Roman" w:cs="Times New Roman"/>
                <w:sz w:val="24"/>
                <w:szCs w:val="24"/>
              </w:rPr>
            </w:pPr>
          </w:p>
          <w:p w14:paraId="228289F6" w14:textId="77777777" w:rsidR="007B76A5" w:rsidRPr="00191694" w:rsidRDefault="007B76A5" w:rsidP="009C51E0">
            <w:pPr>
              <w:spacing w:after="0" w:line="276" w:lineRule="auto"/>
              <w:rPr>
                <w:rFonts w:ascii="Times New Roman" w:eastAsia="Calibri" w:hAnsi="Times New Roman" w:cs="Times New Roman"/>
                <w:sz w:val="24"/>
                <w:szCs w:val="24"/>
              </w:rPr>
            </w:pPr>
          </w:p>
          <w:p w14:paraId="04F37850" w14:textId="77777777" w:rsidR="007B76A5" w:rsidRPr="00191694" w:rsidRDefault="007B76A5" w:rsidP="009C51E0">
            <w:pPr>
              <w:spacing w:after="0" w:line="276" w:lineRule="auto"/>
              <w:rPr>
                <w:rFonts w:ascii="Times New Roman" w:eastAsia="Calibri" w:hAnsi="Times New Roman" w:cs="Times New Roman"/>
                <w:sz w:val="24"/>
                <w:szCs w:val="24"/>
              </w:rPr>
            </w:pPr>
          </w:p>
          <w:p w14:paraId="0B5B55A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25.7</w:t>
            </w:r>
          </w:p>
          <w:p w14:paraId="49F1B12C" w14:textId="77777777" w:rsidR="007B76A5" w:rsidRPr="00191694" w:rsidRDefault="007B76A5" w:rsidP="009C51E0">
            <w:pPr>
              <w:spacing w:after="0" w:line="276" w:lineRule="auto"/>
              <w:rPr>
                <w:rFonts w:ascii="Times New Roman" w:eastAsia="Calibri" w:hAnsi="Times New Roman" w:cs="Times New Roman"/>
                <w:sz w:val="24"/>
                <w:szCs w:val="24"/>
              </w:rPr>
            </w:pPr>
          </w:p>
          <w:p w14:paraId="5826C61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w:t>
            </w:r>
          </w:p>
          <w:p w14:paraId="628A49C7" w14:textId="77777777" w:rsidR="007B76A5" w:rsidRPr="00191694" w:rsidRDefault="007B76A5" w:rsidP="009C51E0">
            <w:pPr>
              <w:spacing w:after="0" w:line="276" w:lineRule="auto"/>
              <w:rPr>
                <w:rFonts w:ascii="Times New Roman" w:eastAsia="Calibri" w:hAnsi="Times New Roman" w:cs="Times New Roman"/>
                <w:sz w:val="24"/>
                <w:szCs w:val="24"/>
              </w:rPr>
            </w:pPr>
          </w:p>
          <w:p w14:paraId="6E3D46E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55.2</w:t>
            </w:r>
          </w:p>
          <w:p w14:paraId="3FD7316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8.5</w:t>
            </w:r>
          </w:p>
        </w:tc>
      </w:tr>
      <w:tr w:rsidR="007B76A5" w:rsidRPr="00191694" w14:paraId="3599B8E2" w14:textId="77777777" w:rsidTr="007B76A5">
        <w:tc>
          <w:tcPr>
            <w:tcW w:w="6460" w:type="dxa"/>
            <w:tcBorders>
              <w:bottom w:val="nil"/>
              <w:right w:val="nil"/>
            </w:tcBorders>
            <w:shd w:val="clear" w:color="auto" w:fill="auto"/>
          </w:tcPr>
          <w:p w14:paraId="2289CC24" w14:textId="77777777" w:rsidR="007B76A5" w:rsidRPr="00191694" w:rsidRDefault="007B76A5" w:rsidP="009C51E0">
            <w:pPr>
              <w:spacing w:after="0" w:line="276" w:lineRule="auto"/>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Of the sources of information about Hepatitis B you mentioned, which one(s) do you trust the most? (n=250)</w:t>
            </w:r>
          </w:p>
        </w:tc>
        <w:tc>
          <w:tcPr>
            <w:tcW w:w="1310" w:type="dxa"/>
            <w:tcBorders>
              <w:left w:val="nil"/>
              <w:bottom w:val="nil"/>
              <w:right w:val="nil"/>
            </w:tcBorders>
            <w:shd w:val="clear" w:color="auto" w:fill="auto"/>
          </w:tcPr>
          <w:p w14:paraId="1B6953BA"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left w:val="nil"/>
              <w:bottom w:val="nil"/>
            </w:tcBorders>
            <w:shd w:val="clear" w:color="auto" w:fill="auto"/>
          </w:tcPr>
          <w:p w14:paraId="32BDC776"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4B4ACA5E" w14:textId="77777777" w:rsidTr="007B76A5">
        <w:tc>
          <w:tcPr>
            <w:tcW w:w="6460" w:type="dxa"/>
            <w:tcBorders>
              <w:top w:val="nil"/>
              <w:bottom w:val="nil"/>
              <w:right w:val="nil"/>
            </w:tcBorders>
            <w:shd w:val="clear" w:color="auto" w:fill="auto"/>
          </w:tcPr>
          <w:p w14:paraId="655686B9"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lang w:eastAsia="zh-CN"/>
              </w:rPr>
            </w:pPr>
            <w:r w:rsidRPr="00191694">
              <w:rPr>
                <w:rFonts w:ascii="Times New Roman" w:eastAsia="Times New Roman" w:hAnsi="Times New Roman" w:cs="Times New Roman"/>
                <w:sz w:val="24"/>
                <w:szCs w:val="24"/>
              </w:rPr>
              <w:t>Relative or neighbours</w:t>
            </w:r>
          </w:p>
        </w:tc>
        <w:tc>
          <w:tcPr>
            <w:tcW w:w="1310" w:type="dxa"/>
            <w:tcBorders>
              <w:top w:val="nil"/>
              <w:left w:val="nil"/>
              <w:bottom w:val="nil"/>
              <w:right w:val="nil"/>
            </w:tcBorders>
            <w:shd w:val="clear" w:color="auto" w:fill="auto"/>
          </w:tcPr>
          <w:p w14:paraId="437B522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72</w:t>
            </w:r>
          </w:p>
        </w:tc>
        <w:tc>
          <w:tcPr>
            <w:tcW w:w="1472" w:type="dxa"/>
            <w:tcBorders>
              <w:top w:val="nil"/>
              <w:left w:val="nil"/>
              <w:bottom w:val="nil"/>
            </w:tcBorders>
            <w:shd w:val="clear" w:color="auto" w:fill="auto"/>
          </w:tcPr>
          <w:p w14:paraId="6D0A9D8B"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26.5</w:t>
            </w:r>
          </w:p>
        </w:tc>
      </w:tr>
      <w:tr w:rsidR="007B76A5" w:rsidRPr="00191694" w14:paraId="64B995E9" w14:textId="77777777" w:rsidTr="007B76A5">
        <w:tc>
          <w:tcPr>
            <w:tcW w:w="6460" w:type="dxa"/>
            <w:tcBorders>
              <w:top w:val="nil"/>
              <w:bottom w:val="nil"/>
              <w:right w:val="nil"/>
            </w:tcBorders>
            <w:shd w:val="clear" w:color="auto" w:fill="auto"/>
          </w:tcPr>
          <w:p w14:paraId="0F424F25"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Imams, pastors, or religious leaders</w:t>
            </w:r>
          </w:p>
        </w:tc>
        <w:tc>
          <w:tcPr>
            <w:tcW w:w="1310" w:type="dxa"/>
            <w:tcBorders>
              <w:top w:val="nil"/>
              <w:left w:val="nil"/>
              <w:bottom w:val="nil"/>
              <w:right w:val="nil"/>
            </w:tcBorders>
            <w:shd w:val="clear" w:color="auto" w:fill="auto"/>
          </w:tcPr>
          <w:p w14:paraId="7DE2ED7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w:t>
            </w:r>
          </w:p>
        </w:tc>
        <w:tc>
          <w:tcPr>
            <w:tcW w:w="1472" w:type="dxa"/>
            <w:tcBorders>
              <w:top w:val="nil"/>
              <w:left w:val="nil"/>
              <w:bottom w:val="nil"/>
            </w:tcBorders>
            <w:shd w:val="clear" w:color="auto" w:fill="auto"/>
          </w:tcPr>
          <w:p w14:paraId="05BDFDA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2.9</w:t>
            </w:r>
          </w:p>
        </w:tc>
      </w:tr>
      <w:tr w:rsidR="007B76A5" w:rsidRPr="00191694" w14:paraId="777B2673" w14:textId="77777777" w:rsidTr="007B76A5">
        <w:tc>
          <w:tcPr>
            <w:tcW w:w="6460" w:type="dxa"/>
            <w:tcBorders>
              <w:top w:val="nil"/>
              <w:bottom w:val="nil"/>
              <w:right w:val="nil"/>
            </w:tcBorders>
            <w:shd w:val="clear" w:color="auto" w:fill="auto"/>
          </w:tcPr>
          <w:p w14:paraId="3EB8F119"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Community’s traditional leaders/elders and mobilizers</w:t>
            </w:r>
          </w:p>
        </w:tc>
        <w:tc>
          <w:tcPr>
            <w:tcW w:w="1310" w:type="dxa"/>
            <w:tcBorders>
              <w:top w:val="nil"/>
              <w:left w:val="nil"/>
              <w:bottom w:val="nil"/>
              <w:right w:val="nil"/>
            </w:tcBorders>
            <w:shd w:val="clear" w:color="auto" w:fill="auto"/>
          </w:tcPr>
          <w:p w14:paraId="580623A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19</w:t>
            </w:r>
          </w:p>
        </w:tc>
        <w:tc>
          <w:tcPr>
            <w:tcW w:w="1472" w:type="dxa"/>
            <w:tcBorders>
              <w:top w:val="nil"/>
              <w:left w:val="nil"/>
              <w:bottom w:val="nil"/>
            </w:tcBorders>
            <w:shd w:val="clear" w:color="auto" w:fill="auto"/>
          </w:tcPr>
          <w:p w14:paraId="7E93644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6.9</w:t>
            </w:r>
          </w:p>
        </w:tc>
      </w:tr>
      <w:tr w:rsidR="007B76A5" w:rsidRPr="00191694" w14:paraId="0BFCB1C2" w14:textId="77777777" w:rsidTr="007B76A5">
        <w:tc>
          <w:tcPr>
            <w:tcW w:w="6460" w:type="dxa"/>
            <w:tcBorders>
              <w:top w:val="nil"/>
              <w:bottom w:val="nil"/>
              <w:right w:val="nil"/>
            </w:tcBorders>
            <w:shd w:val="clear" w:color="auto" w:fill="auto"/>
          </w:tcPr>
          <w:p w14:paraId="4A7EF333"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Chief and administration leaders</w:t>
            </w:r>
          </w:p>
        </w:tc>
        <w:tc>
          <w:tcPr>
            <w:tcW w:w="1310" w:type="dxa"/>
            <w:tcBorders>
              <w:top w:val="nil"/>
              <w:left w:val="nil"/>
              <w:bottom w:val="nil"/>
              <w:right w:val="nil"/>
            </w:tcBorders>
            <w:shd w:val="clear" w:color="auto" w:fill="auto"/>
          </w:tcPr>
          <w:p w14:paraId="0344DB4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15</w:t>
            </w:r>
          </w:p>
        </w:tc>
        <w:tc>
          <w:tcPr>
            <w:tcW w:w="1472" w:type="dxa"/>
            <w:tcBorders>
              <w:top w:val="nil"/>
              <w:left w:val="nil"/>
              <w:bottom w:val="nil"/>
            </w:tcBorders>
            <w:shd w:val="clear" w:color="auto" w:fill="auto"/>
          </w:tcPr>
          <w:p w14:paraId="039BD31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5.5</w:t>
            </w:r>
          </w:p>
        </w:tc>
      </w:tr>
      <w:tr w:rsidR="007B76A5" w:rsidRPr="00191694" w14:paraId="5785BB9B" w14:textId="77777777" w:rsidTr="007B76A5">
        <w:tc>
          <w:tcPr>
            <w:tcW w:w="6460" w:type="dxa"/>
            <w:tcBorders>
              <w:top w:val="nil"/>
              <w:bottom w:val="nil"/>
              <w:right w:val="nil"/>
            </w:tcBorders>
            <w:shd w:val="clear" w:color="auto" w:fill="auto"/>
          </w:tcPr>
          <w:p w14:paraId="783C18A2"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rPr>
              <w:t xml:space="preserve">Healthcare care workers </w:t>
            </w:r>
          </w:p>
        </w:tc>
        <w:tc>
          <w:tcPr>
            <w:tcW w:w="1310" w:type="dxa"/>
            <w:tcBorders>
              <w:top w:val="nil"/>
              <w:left w:val="nil"/>
              <w:bottom w:val="nil"/>
              <w:right w:val="nil"/>
            </w:tcBorders>
            <w:shd w:val="clear" w:color="auto" w:fill="auto"/>
          </w:tcPr>
          <w:p w14:paraId="348A068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60</w:t>
            </w:r>
          </w:p>
        </w:tc>
        <w:tc>
          <w:tcPr>
            <w:tcW w:w="1472" w:type="dxa"/>
            <w:tcBorders>
              <w:top w:val="nil"/>
              <w:left w:val="nil"/>
              <w:bottom w:val="nil"/>
            </w:tcBorders>
            <w:shd w:val="clear" w:color="auto" w:fill="auto"/>
          </w:tcPr>
          <w:p w14:paraId="2E2834F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22.1</w:t>
            </w:r>
          </w:p>
        </w:tc>
      </w:tr>
      <w:tr w:rsidR="007B76A5" w:rsidRPr="00191694" w14:paraId="19E530C8" w14:textId="77777777" w:rsidTr="007B76A5">
        <w:tc>
          <w:tcPr>
            <w:tcW w:w="6460" w:type="dxa"/>
            <w:tcBorders>
              <w:top w:val="nil"/>
              <w:bottom w:val="nil"/>
              <w:right w:val="nil"/>
            </w:tcBorders>
            <w:shd w:val="clear" w:color="auto" w:fill="auto"/>
          </w:tcPr>
          <w:p w14:paraId="407B0027"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Community health volunteers</w:t>
            </w:r>
            <w:r w:rsidRPr="00191694">
              <w:rPr>
                <w:rFonts w:ascii="Times New Roman" w:eastAsia="Times New Roman" w:hAnsi="Times New Roman" w:cs="Times New Roman"/>
                <w:sz w:val="24"/>
                <w:szCs w:val="24"/>
              </w:rPr>
              <w:tab/>
            </w:r>
          </w:p>
          <w:p w14:paraId="49C19FA6"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lang w:eastAsia="zh-CN"/>
              </w:rPr>
            </w:pPr>
            <w:r w:rsidRPr="00191694">
              <w:rPr>
                <w:rFonts w:ascii="Times New Roman" w:eastAsia="Times New Roman" w:hAnsi="Times New Roman" w:cs="Times New Roman"/>
                <w:sz w:val="24"/>
                <w:szCs w:val="24"/>
              </w:rPr>
              <w:t>Vaccination campaign/community mobilizers</w:t>
            </w:r>
          </w:p>
        </w:tc>
        <w:tc>
          <w:tcPr>
            <w:tcW w:w="1310" w:type="dxa"/>
            <w:tcBorders>
              <w:top w:val="nil"/>
              <w:left w:val="nil"/>
              <w:bottom w:val="nil"/>
              <w:right w:val="nil"/>
            </w:tcBorders>
            <w:shd w:val="clear" w:color="auto" w:fill="auto"/>
          </w:tcPr>
          <w:p w14:paraId="2416881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32</w:t>
            </w:r>
          </w:p>
          <w:p w14:paraId="0F6F733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w:t>
            </w:r>
          </w:p>
        </w:tc>
        <w:tc>
          <w:tcPr>
            <w:tcW w:w="1472" w:type="dxa"/>
            <w:tcBorders>
              <w:top w:val="nil"/>
              <w:left w:val="nil"/>
              <w:bottom w:val="nil"/>
            </w:tcBorders>
            <w:shd w:val="clear" w:color="auto" w:fill="auto"/>
          </w:tcPr>
          <w:p w14:paraId="41A483F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11.8</w:t>
            </w:r>
          </w:p>
          <w:p w14:paraId="5F6752ED"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1.5</w:t>
            </w:r>
          </w:p>
        </w:tc>
      </w:tr>
      <w:tr w:rsidR="007B76A5" w:rsidRPr="00191694" w14:paraId="7B9EBF2C" w14:textId="77777777" w:rsidTr="007B76A5">
        <w:tc>
          <w:tcPr>
            <w:tcW w:w="6460" w:type="dxa"/>
            <w:tcBorders>
              <w:top w:val="nil"/>
              <w:bottom w:val="nil"/>
              <w:right w:val="nil"/>
            </w:tcBorders>
            <w:shd w:val="clear" w:color="auto" w:fill="auto"/>
          </w:tcPr>
          <w:p w14:paraId="088D249A"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 xml:space="preserve">Poster </w:t>
            </w:r>
            <w:r w:rsidRPr="00191694">
              <w:rPr>
                <w:rFonts w:ascii="Times New Roman" w:eastAsia="Times New Roman" w:hAnsi="Times New Roman" w:cs="Times New Roman"/>
                <w:sz w:val="24"/>
                <w:szCs w:val="24"/>
              </w:rPr>
              <w:tab/>
            </w:r>
          </w:p>
        </w:tc>
        <w:tc>
          <w:tcPr>
            <w:tcW w:w="1310" w:type="dxa"/>
            <w:tcBorders>
              <w:top w:val="nil"/>
              <w:left w:val="nil"/>
              <w:bottom w:val="nil"/>
              <w:right w:val="nil"/>
            </w:tcBorders>
            <w:shd w:val="clear" w:color="auto" w:fill="auto"/>
          </w:tcPr>
          <w:p w14:paraId="29C1E76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w:t>
            </w:r>
          </w:p>
        </w:tc>
        <w:tc>
          <w:tcPr>
            <w:tcW w:w="1472" w:type="dxa"/>
            <w:tcBorders>
              <w:top w:val="nil"/>
              <w:left w:val="nil"/>
              <w:bottom w:val="nil"/>
            </w:tcBorders>
            <w:shd w:val="clear" w:color="auto" w:fill="auto"/>
          </w:tcPr>
          <w:p w14:paraId="0ED77B3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0.7</w:t>
            </w:r>
          </w:p>
        </w:tc>
      </w:tr>
      <w:tr w:rsidR="007B76A5" w:rsidRPr="00191694" w14:paraId="2012647A" w14:textId="77777777" w:rsidTr="007B76A5">
        <w:tc>
          <w:tcPr>
            <w:tcW w:w="6460" w:type="dxa"/>
            <w:tcBorders>
              <w:top w:val="nil"/>
              <w:bottom w:val="nil"/>
              <w:right w:val="nil"/>
            </w:tcBorders>
            <w:shd w:val="clear" w:color="auto" w:fill="auto"/>
          </w:tcPr>
          <w:p w14:paraId="14190528"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Television</w:t>
            </w:r>
          </w:p>
          <w:p w14:paraId="1EE780E9"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News paper</w:t>
            </w:r>
          </w:p>
        </w:tc>
        <w:tc>
          <w:tcPr>
            <w:tcW w:w="1310" w:type="dxa"/>
            <w:tcBorders>
              <w:top w:val="nil"/>
              <w:left w:val="nil"/>
              <w:bottom w:val="nil"/>
              <w:right w:val="nil"/>
            </w:tcBorders>
            <w:shd w:val="clear" w:color="auto" w:fill="auto"/>
          </w:tcPr>
          <w:p w14:paraId="3249390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w:t>
            </w:r>
          </w:p>
          <w:p w14:paraId="3E1D4E8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w:t>
            </w:r>
          </w:p>
        </w:tc>
        <w:tc>
          <w:tcPr>
            <w:tcW w:w="1472" w:type="dxa"/>
            <w:tcBorders>
              <w:top w:val="nil"/>
              <w:left w:val="nil"/>
              <w:bottom w:val="nil"/>
            </w:tcBorders>
            <w:shd w:val="clear" w:color="auto" w:fill="auto"/>
          </w:tcPr>
          <w:p w14:paraId="055994F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0.7</w:t>
            </w:r>
          </w:p>
          <w:p w14:paraId="58B482F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0.7</w:t>
            </w:r>
          </w:p>
        </w:tc>
      </w:tr>
      <w:tr w:rsidR="007B76A5" w:rsidRPr="00191694" w14:paraId="237E1F6B" w14:textId="77777777" w:rsidTr="007B76A5">
        <w:tc>
          <w:tcPr>
            <w:tcW w:w="6460" w:type="dxa"/>
            <w:tcBorders>
              <w:top w:val="nil"/>
              <w:bottom w:val="single" w:sz="4" w:space="0" w:color="auto"/>
              <w:right w:val="nil"/>
            </w:tcBorders>
            <w:shd w:val="clear" w:color="auto" w:fill="auto"/>
          </w:tcPr>
          <w:p w14:paraId="7CA56F1D"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Radio</w:t>
            </w:r>
            <w:r w:rsidRPr="00191694">
              <w:rPr>
                <w:rFonts w:ascii="Times New Roman" w:eastAsia="Times New Roman" w:hAnsi="Times New Roman" w:cs="Times New Roman"/>
                <w:sz w:val="24"/>
                <w:szCs w:val="24"/>
              </w:rPr>
              <w:tab/>
            </w:r>
          </w:p>
        </w:tc>
        <w:tc>
          <w:tcPr>
            <w:tcW w:w="1310" w:type="dxa"/>
            <w:tcBorders>
              <w:top w:val="nil"/>
              <w:left w:val="nil"/>
              <w:bottom w:val="single" w:sz="4" w:space="0" w:color="auto"/>
              <w:right w:val="nil"/>
            </w:tcBorders>
            <w:shd w:val="clear" w:color="auto" w:fill="auto"/>
          </w:tcPr>
          <w:p w14:paraId="71A4A0B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42</w:t>
            </w:r>
          </w:p>
        </w:tc>
        <w:tc>
          <w:tcPr>
            <w:tcW w:w="1472" w:type="dxa"/>
            <w:tcBorders>
              <w:top w:val="nil"/>
              <w:left w:val="nil"/>
              <w:bottom w:val="single" w:sz="4" w:space="0" w:color="auto"/>
            </w:tcBorders>
            <w:shd w:val="clear" w:color="auto" w:fill="auto"/>
          </w:tcPr>
          <w:p w14:paraId="53B6B65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15.4</w:t>
            </w:r>
          </w:p>
        </w:tc>
      </w:tr>
      <w:tr w:rsidR="007B76A5" w:rsidRPr="00191694" w14:paraId="3F58DE5E" w14:textId="77777777" w:rsidTr="007B76A5">
        <w:tc>
          <w:tcPr>
            <w:tcW w:w="6460" w:type="dxa"/>
            <w:tcBorders>
              <w:bottom w:val="nil"/>
              <w:right w:val="nil"/>
            </w:tcBorders>
            <w:shd w:val="clear" w:color="auto" w:fill="auto"/>
          </w:tcPr>
          <w:p w14:paraId="3888105B" w14:textId="77777777" w:rsidR="007B76A5" w:rsidRPr="00191694" w:rsidRDefault="007B76A5" w:rsidP="009C51E0">
            <w:pPr>
              <w:spacing w:after="0" w:line="276" w:lineRule="auto"/>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How concerned are you if any member of your family may get sick with Hepatitis B?  ( n=205)</w:t>
            </w:r>
          </w:p>
        </w:tc>
        <w:tc>
          <w:tcPr>
            <w:tcW w:w="1310" w:type="dxa"/>
            <w:tcBorders>
              <w:left w:val="nil"/>
              <w:bottom w:val="nil"/>
              <w:right w:val="nil"/>
            </w:tcBorders>
            <w:shd w:val="clear" w:color="auto" w:fill="auto"/>
          </w:tcPr>
          <w:p w14:paraId="56E84DA5"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72" w:type="dxa"/>
            <w:tcBorders>
              <w:left w:val="nil"/>
              <w:bottom w:val="nil"/>
            </w:tcBorders>
            <w:shd w:val="clear" w:color="auto" w:fill="auto"/>
          </w:tcPr>
          <w:p w14:paraId="28F7A3EF"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714AEC40" w14:textId="77777777" w:rsidTr="007B76A5">
        <w:tc>
          <w:tcPr>
            <w:tcW w:w="6460" w:type="dxa"/>
            <w:tcBorders>
              <w:top w:val="nil"/>
              <w:bottom w:val="nil"/>
              <w:right w:val="nil"/>
            </w:tcBorders>
            <w:shd w:val="clear" w:color="auto" w:fill="auto"/>
          </w:tcPr>
          <w:p w14:paraId="4F578E1F"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Very concerned</w:t>
            </w:r>
          </w:p>
        </w:tc>
        <w:tc>
          <w:tcPr>
            <w:tcW w:w="1310" w:type="dxa"/>
            <w:tcBorders>
              <w:top w:val="nil"/>
              <w:left w:val="nil"/>
              <w:bottom w:val="nil"/>
              <w:right w:val="nil"/>
            </w:tcBorders>
            <w:shd w:val="clear" w:color="auto" w:fill="auto"/>
          </w:tcPr>
          <w:p w14:paraId="6CF40A2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184</w:t>
            </w:r>
          </w:p>
        </w:tc>
        <w:tc>
          <w:tcPr>
            <w:tcW w:w="1472" w:type="dxa"/>
            <w:tcBorders>
              <w:top w:val="nil"/>
              <w:left w:val="nil"/>
              <w:bottom w:val="nil"/>
            </w:tcBorders>
            <w:shd w:val="clear" w:color="auto" w:fill="auto"/>
          </w:tcPr>
          <w:p w14:paraId="6936AAF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89.8</w:t>
            </w:r>
          </w:p>
        </w:tc>
      </w:tr>
      <w:tr w:rsidR="007B76A5" w:rsidRPr="00191694" w14:paraId="7A077503" w14:textId="77777777" w:rsidTr="007B76A5">
        <w:trPr>
          <w:trHeight w:val="301"/>
        </w:trPr>
        <w:tc>
          <w:tcPr>
            <w:tcW w:w="6460" w:type="dxa"/>
            <w:tcBorders>
              <w:top w:val="nil"/>
              <w:bottom w:val="nil"/>
              <w:right w:val="nil"/>
            </w:tcBorders>
            <w:shd w:val="clear" w:color="auto" w:fill="auto"/>
          </w:tcPr>
          <w:p w14:paraId="62563781"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Somewhat concerned</w:t>
            </w:r>
          </w:p>
        </w:tc>
        <w:tc>
          <w:tcPr>
            <w:tcW w:w="1310" w:type="dxa"/>
            <w:tcBorders>
              <w:top w:val="nil"/>
              <w:left w:val="nil"/>
              <w:bottom w:val="nil"/>
              <w:right w:val="nil"/>
            </w:tcBorders>
            <w:shd w:val="clear" w:color="auto" w:fill="auto"/>
          </w:tcPr>
          <w:p w14:paraId="209C2B3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16</w:t>
            </w:r>
          </w:p>
        </w:tc>
        <w:tc>
          <w:tcPr>
            <w:tcW w:w="1472" w:type="dxa"/>
            <w:tcBorders>
              <w:top w:val="nil"/>
              <w:left w:val="nil"/>
              <w:bottom w:val="nil"/>
            </w:tcBorders>
            <w:shd w:val="clear" w:color="auto" w:fill="auto"/>
          </w:tcPr>
          <w:p w14:paraId="22322D7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7.8</w:t>
            </w:r>
          </w:p>
        </w:tc>
      </w:tr>
      <w:tr w:rsidR="007B76A5" w:rsidRPr="00191694" w14:paraId="3452D4D6" w14:textId="77777777" w:rsidTr="007B76A5">
        <w:tc>
          <w:tcPr>
            <w:tcW w:w="6460" w:type="dxa"/>
            <w:tcBorders>
              <w:top w:val="nil"/>
              <w:bottom w:val="single" w:sz="4" w:space="0" w:color="auto"/>
              <w:right w:val="nil"/>
            </w:tcBorders>
            <w:shd w:val="clear" w:color="auto" w:fill="auto"/>
          </w:tcPr>
          <w:p w14:paraId="0B20F02D"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Not very concerned</w:t>
            </w:r>
          </w:p>
          <w:p w14:paraId="09AA9A09"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rPr>
            </w:pPr>
            <w:r w:rsidRPr="00191694">
              <w:rPr>
                <w:rFonts w:ascii="Times New Roman" w:eastAsia="Times New Roman" w:hAnsi="Times New Roman" w:cs="Times New Roman"/>
                <w:sz w:val="24"/>
                <w:szCs w:val="24"/>
              </w:rPr>
              <w:t>Don’t know</w:t>
            </w:r>
          </w:p>
        </w:tc>
        <w:tc>
          <w:tcPr>
            <w:tcW w:w="1310" w:type="dxa"/>
            <w:tcBorders>
              <w:top w:val="nil"/>
              <w:left w:val="nil"/>
              <w:bottom w:val="single" w:sz="4" w:space="0" w:color="auto"/>
              <w:right w:val="nil"/>
            </w:tcBorders>
            <w:shd w:val="clear" w:color="auto" w:fill="auto"/>
          </w:tcPr>
          <w:p w14:paraId="70E3FAC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p w14:paraId="75185DE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w:t>
            </w:r>
          </w:p>
        </w:tc>
        <w:tc>
          <w:tcPr>
            <w:tcW w:w="1472" w:type="dxa"/>
            <w:tcBorders>
              <w:top w:val="nil"/>
              <w:left w:val="nil"/>
              <w:bottom w:val="single" w:sz="4" w:space="0" w:color="auto"/>
            </w:tcBorders>
            <w:shd w:val="clear" w:color="auto" w:fill="auto"/>
          </w:tcPr>
          <w:p w14:paraId="42D7A7B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0.5</w:t>
            </w:r>
          </w:p>
          <w:p w14:paraId="6649B28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1.9</w:t>
            </w:r>
          </w:p>
        </w:tc>
      </w:tr>
    </w:tbl>
    <w:p w14:paraId="68BBEFE1" w14:textId="77777777" w:rsidR="007B76A5" w:rsidRPr="00191694" w:rsidRDefault="007B76A5" w:rsidP="009C51E0">
      <w:pPr>
        <w:spacing w:after="0" w:line="276" w:lineRule="auto"/>
        <w:rPr>
          <w:rFonts w:ascii="Times New Roman" w:eastAsia="Calibri" w:hAnsi="Times New Roman" w:cs="Times New Roman"/>
          <w:sz w:val="24"/>
          <w:szCs w:val="24"/>
        </w:rPr>
      </w:pPr>
    </w:p>
    <w:p w14:paraId="0CEE7849" w14:textId="77777777" w:rsidR="009B041B" w:rsidRPr="00191694" w:rsidRDefault="009B041B" w:rsidP="009C51E0">
      <w:pPr>
        <w:spacing w:after="0" w:line="276" w:lineRule="auto"/>
        <w:rPr>
          <w:rFonts w:ascii="Times New Roman" w:eastAsia="Calibri" w:hAnsi="Times New Roman" w:cs="Times New Roman"/>
          <w:b/>
          <w:sz w:val="24"/>
          <w:szCs w:val="24"/>
        </w:rPr>
      </w:pPr>
    </w:p>
    <w:p w14:paraId="3389516D" w14:textId="77777777" w:rsidR="009B041B" w:rsidRPr="00191694" w:rsidRDefault="009B041B" w:rsidP="009C51E0">
      <w:pPr>
        <w:spacing w:after="0" w:line="276" w:lineRule="auto"/>
        <w:rPr>
          <w:rFonts w:ascii="Times New Roman" w:eastAsia="Calibri" w:hAnsi="Times New Roman" w:cs="Times New Roman"/>
          <w:b/>
          <w:sz w:val="24"/>
          <w:szCs w:val="24"/>
        </w:rPr>
      </w:pPr>
    </w:p>
    <w:p w14:paraId="36059253" w14:textId="77777777" w:rsidR="009B041B" w:rsidRPr="00191694" w:rsidRDefault="009B041B" w:rsidP="009C51E0">
      <w:pPr>
        <w:spacing w:after="0" w:line="276" w:lineRule="auto"/>
        <w:rPr>
          <w:rFonts w:ascii="Times New Roman" w:eastAsia="Calibri" w:hAnsi="Times New Roman" w:cs="Times New Roman"/>
          <w:b/>
          <w:sz w:val="24"/>
          <w:szCs w:val="24"/>
        </w:rPr>
      </w:pPr>
    </w:p>
    <w:p w14:paraId="0ECB37D2" w14:textId="77777777" w:rsidR="007B76A5" w:rsidRPr="00191694" w:rsidRDefault="009B041B" w:rsidP="009C51E0">
      <w:pPr>
        <w:pStyle w:val="Heading3"/>
        <w:spacing w:line="276" w:lineRule="auto"/>
        <w:rPr>
          <w:rFonts w:ascii="Times New Roman" w:eastAsia="Calibri" w:hAnsi="Times New Roman"/>
          <w:sz w:val="24"/>
          <w:szCs w:val="24"/>
        </w:rPr>
      </w:pPr>
      <w:bookmarkStart w:id="206" w:name="_Toc1135174"/>
      <w:r w:rsidRPr="00191694">
        <w:rPr>
          <w:rFonts w:ascii="Times New Roman" w:eastAsia="Calibri" w:hAnsi="Times New Roman"/>
          <w:sz w:val="24"/>
          <w:szCs w:val="24"/>
        </w:rPr>
        <w:lastRenderedPageBreak/>
        <w:t xml:space="preserve">4.2.3. </w:t>
      </w:r>
      <w:r w:rsidR="007B76A5" w:rsidRPr="00191694">
        <w:rPr>
          <w:rFonts w:ascii="Times New Roman" w:eastAsia="Calibri" w:hAnsi="Times New Roman"/>
          <w:sz w:val="24"/>
          <w:szCs w:val="24"/>
        </w:rPr>
        <w:t>Community practices related to Hepatitis B</w:t>
      </w:r>
      <w:bookmarkEnd w:id="206"/>
    </w:p>
    <w:p w14:paraId="25293993" w14:textId="77777777" w:rsidR="007B76A5" w:rsidRPr="00191694" w:rsidRDefault="009B041B"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Twenty percent</w:t>
      </w:r>
      <w:r w:rsidR="007B76A5" w:rsidRPr="00191694">
        <w:rPr>
          <w:rFonts w:ascii="Times New Roman" w:eastAsia="Calibri" w:hAnsi="Times New Roman" w:cs="Times New Roman"/>
          <w:sz w:val="24"/>
          <w:szCs w:val="24"/>
        </w:rPr>
        <w:t xml:space="preserve"> of the respondents ha</w:t>
      </w:r>
      <w:r w:rsidR="00C96F62">
        <w:rPr>
          <w:rFonts w:ascii="Times New Roman" w:eastAsia="Calibri" w:hAnsi="Times New Roman" w:cs="Times New Roman"/>
          <w:sz w:val="24"/>
          <w:szCs w:val="24"/>
        </w:rPr>
        <w:t>d</w:t>
      </w:r>
      <w:r w:rsidR="007B76A5" w:rsidRPr="00191694">
        <w:rPr>
          <w:rFonts w:ascii="Times New Roman" w:eastAsia="Calibri" w:hAnsi="Times New Roman" w:cs="Times New Roman"/>
          <w:sz w:val="24"/>
          <w:szCs w:val="24"/>
        </w:rPr>
        <w:t xml:space="preserve"> never been screened for hepatitis B before, while 30 (11%) ha</w:t>
      </w:r>
      <w:ins w:id="207" w:author="Maurice Owiny" w:date="2019-02-18T18:22:00Z">
        <w:r w:rsidR="00C96F62">
          <w:rPr>
            <w:rFonts w:ascii="Times New Roman" w:eastAsia="Calibri" w:hAnsi="Times New Roman" w:cs="Times New Roman"/>
            <w:sz w:val="24"/>
            <w:szCs w:val="24"/>
          </w:rPr>
          <w:t>d</w:t>
        </w:r>
      </w:ins>
      <w:del w:id="208" w:author="Maurice Owiny" w:date="2019-02-18T18:22:00Z">
        <w:r w:rsidR="007B76A5" w:rsidRPr="00191694" w:rsidDel="00C96F62">
          <w:rPr>
            <w:rFonts w:ascii="Times New Roman" w:eastAsia="Calibri" w:hAnsi="Times New Roman" w:cs="Times New Roman"/>
            <w:sz w:val="24"/>
            <w:szCs w:val="24"/>
          </w:rPr>
          <w:delText>ve</w:delText>
        </w:r>
      </w:del>
      <w:r w:rsidR="007B76A5" w:rsidRPr="00191694">
        <w:rPr>
          <w:rFonts w:ascii="Times New Roman" w:eastAsia="Calibri" w:hAnsi="Times New Roman" w:cs="Times New Roman"/>
          <w:sz w:val="24"/>
          <w:szCs w:val="24"/>
        </w:rPr>
        <w:t xml:space="preserve"> never been vaccinated against hepatitis B disease. </w:t>
      </w:r>
      <w:r w:rsidRPr="00191694">
        <w:rPr>
          <w:rFonts w:ascii="Times New Roman" w:eastAsia="Calibri" w:hAnsi="Times New Roman" w:cs="Times New Roman"/>
          <w:sz w:val="24"/>
          <w:szCs w:val="24"/>
        </w:rPr>
        <w:t xml:space="preserve">Majority </w:t>
      </w:r>
      <w:r w:rsidR="007B76A5" w:rsidRPr="00191694">
        <w:rPr>
          <w:rFonts w:ascii="Times New Roman" w:eastAsia="Calibri" w:hAnsi="Times New Roman" w:cs="Times New Roman"/>
          <w:sz w:val="24"/>
          <w:szCs w:val="24"/>
        </w:rPr>
        <w:t>138 (80.7%) of the respondents regularly visit</w:t>
      </w:r>
      <w:r w:rsidR="00C96F62">
        <w:rPr>
          <w:rFonts w:ascii="Times New Roman" w:eastAsia="Calibri" w:hAnsi="Times New Roman" w:cs="Times New Roman"/>
          <w:sz w:val="24"/>
          <w:szCs w:val="24"/>
        </w:rPr>
        <w:t>ed</w:t>
      </w:r>
      <w:r w:rsidR="007B76A5" w:rsidRPr="00191694">
        <w:rPr>
          <w:rFonts w:ascii="Times New Roman" w:eastAsia="Calibri" w:hAnsi="Times New Roman" w:cs="Times New Roman"/>
          <w:sz w:val="24"/>
          <w:szCs w:val="24"/>
        </w:rPr>
        <w:t xml:space="preserve"> barber shop to shave, and 138 (80</w:t>
      </w:r>
      <w:r w:rsidRPr="00191694">
        <w:rPr>
          <w:rFonts w:ascii="Times New Roman" w:eastAsia="Calibri" w:hAnsi="Times New Roman" w:cs="Times New Roman"/>
          <w:sz w:val="24"/>
          <w:szCs w:val="24"/>
        </w:rPr>
        <w:t>.</w:t>
      </w:r>
      <w:r w:rsidR="007B76A5" w:rsidRPr="00191694">
        <w:rPr>
          <w:rFonts w:ascii="Times New Roman" w:eastAsia="Calibri" w:hAnsi="Times New Roman" w:cs="Times New Roman"/>
          <w:sz w:val="24"/>
          <w:szCs w:val="24"/>
        </w:rPr>
        <w:t>7%) of them had their blades either change</w:t>
      </w:r>
      <w:r w:rsidR="00C96F62">
        <w:rPr>
          <w:rFonts w:ascii="Times New Roman" w:eastAsia="Calibri" w:hAnsi="Times New Roman" w:cs="Times New Roman"/>
          <w:sz w:val="24"/>
          <w:szCs w:val="24"/>
        </w:rPr>
        <w:t>d</w:t>
      </w:r>
      <w:r w:rsidR="007B76A5" w:rsidRPr="00191694">
        <w:rPr>
          <w:rFonts w:ascii="Times New Roman" w:eastAsia="Calibri" w:hAnsi="Times New Roman" w:cs="Times New Roman"/>
          <w:sz w:val="24"/>
          <w:szCs w:val="24"/>
        </w:rPr>
        <w:t xml:space="preserve"> or sanitized.</w:t>
      </w:r>
    </w:p>
    <w:p w14:paraId="39927E6A" w14:textId="77777777" w:rsidR="007B76A5" w:rsidRDefault="007B76A5" w:rsidP="009C51E0">
      <w:pPr>
        <w:spacing w:after="0" w:line="276" w:lineRule="auto"/>
        <w:rPr>
          <w:ins w:id="209" w:author="Maurice Owiny" w:date="2019-02-18T18:23:00Z"/>
          <w:rFonts w:ascii="Times New Roman" w:eastAsia="Calibri" w:hAnsi="Times New Roman" w:cs="Times New Roman"/>
          <w:sz w:val="24"/>
          <w:szCs w:val="24"/>
        </w:rPr>
      </w:pPr>
    </w:p>
    <w:p w14:paraId="44088352" w14:textId="77777777" w:rsidR="00C96F62" w:rsidRDefault="00C96F62" w:rsidP="009C51E0">
      <w:pPr>
        <w:spacing w:after="0" w:line="276" w:lineRule="auto"/>
        <w:rPr>
          <w:ins w:id="210" w:author="Maurice Owiny" w:date="2019-02-18T18:23:00Z"/>
          <w:rFonts w:ascii="Times New Roman" w:eastAsia="Calibri" w:hAnsi="Times New Roman" w:cs="Times New Roman"/>
          <w:sz w:val="24"/>
          <w:szCs w:val="24"/>
        </w:rPr>
      </w:pPr>
    </w:p>
    <w:p w14:paraId="15A2C053" w14:textId="77777777" w:rsidR="00C96F62" w:rsidRDefault="00C96F62" w:rsidP="009C51E0">
      <w:pPr>
        <w:spacing w:after="0" w:line="276" w:lineRule="auto"/>
        <w:rPr>
          <w:ins w:id="211" w:author="Maurice Owiny" w:date="2019-02-18T18:23:00Z"/>
          <w:rFonts w:ascii="Times New Roman" w:eastAsia="Calibri" w:hAnsi="Times New Roman" w:cs="Times New Roman"/>
          <w:sz w:val="24"/>
          <w:szCs w:val="24"/>
        </w:rPr>
      </w:pPr>
    </w:p>
    <w:p w14:paraId="1FB8FA55" w14:textId="77777777" w:rsidR="00C96F62" w:rsidRPr="00191694" w:rsidRDefault="00C96F62" w:rsidP="009C51E0">
      <w:pPr>
        <w:spacing w:after="0" w:line="276" w:lineRule="auto"/>
        <w:rPr>
          <w:rFonts w:ascii="Times New Roman" w:eastAsia="Calibri" w:hAnsi="Times New Roman" w:cs="Times New Roman"/>
          <w:sz w:val="24"/>
          <w:szCs w:val="24"/>
        </w:rPr>
      </w:pPr>
    </w:p>
    <w:p w14:paraId="166861FA"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 xml:space="preserve">Table 3: Practice related to Hepatitis B among the community, </w:t>
      </w:r>
      <w:r w:rsidR="009B041B" w:rsidRPr="00191694">
        <w:rPr>
          <w:rFonts w:ascii="Times New Roman" w:eastAsia="Calibri" w:hAnsi="Times New Roman" w:cs="Times New Roman"/>
          <w:b/>
          <w:sz w:val="24"/>
          <w:szCs w:val="24"/>
        </w:rPr>
        <w:t xml:space="preserve">Baringo </w:t>
      </w:r>
      <w:r w:rsidRPr="00191694">
        <w:rPr>
          <w:rFonts w:ascii="Times New Roman" w:eastAsia="Calibri" w:hAnsi="Times New Roman" w:cs="Times New Roman"/>
          <w:b/>
          <w:sz w:val="24"/>
          <w:szCs w:val="24"/>
        </w:rPr>
        <w:t xml:space="preserve">County, </w:t>
      </w:r>
      <w:r w:rsidR="009B041B" w:rsidRPr="00191694">
        <w:rPr>
          <w:rFonts w:ascii="Times New Roman" w:eastAsia="Calibri" w:hAnsi="Times New Roman" w:cs="Times New Roman"/>
          <w:b/>
          <w:sz w:val="24"/>
          <w:szCs w:val="24"/>
        </w:rPr>
        <w:t xml:space="preserve">Kenya, </w:t>
      </w:r>
      <w:r w:rsidRPr="00191694">
        <w:rPr>
          <w:rFonts w:ascii="Times New Roman" w:eastAsia="Calibri" w:hAnsi="Times New Roman" w:cs="Times New Roman"/>
          <w:b/>
          <w:sz w:val="24"/>
          <w:szCs w:val="24"/>
        </w:rPr>
        <w:t>2019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8"/>
        <w:gridCol w:w="1310"/>
        <w:gridCol w:w="1428"/>
      </w:tblGrid>
      <w:tr w:rsidR="007B76A5" w:rsidRPr="00191694" w14:paraId="4C281DDB" w14:textId="77777777" w:rsidTr="007B76A5">
        <w:tc>
          <w:tcPr>
            <w:tcW w:w="6278" w:type="dxa"/>
            <w:tcBorders>
              <w:bottom w:val="single" w:sz="4" w:space="0" w:color="auto"/>
            </w:tcBorders>
            <w:shd w:val="clear" w:color="auto" w:fill="auto"/>
          </w:tcPr>
          <w:p w14:paraId="3D837828"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Practice items</w:t>
            </w:r>
          </w:p>
        </w:tc>
        <w:tc>
          <w:tcPr>
            <w:tcW w:w="1310" w:type="dxa"/>
            <w:tcBorders>
              <w:bottom w:val="single" w:sz="4" w:space="0" w:color="auto"/>
            </w:tcBorders>
            <w:shd w:val="clear" w:color="auto" w:fill="auto"/>
          </w:tcPr>
          <w:p w14:paraId="77A5632E"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Frequency</w:t>
            </w:r>
          </w:p>
        </w:tc>
        <w:tc>
          <w:tcPr>
            <w:tcW w:w="1428" w:type="dxa"/>
            <w:tcBorders>
              <w:bottom w:val="single" w:sz="4" w:space="0" w:color="auto"/>
            </w:tcBorders>
            <w:shd w:val="clear" w:color="auto" w:fill="auto"/>
          </w:tcPr>
          <w:p w14:paraId="1EDAD4F3" w14:textId="77777777" w:rsidR="007B76A5" w:rsidRPr="00191694" w:rsidRDefault="007B76A5" w:rsidP="009C51E0">
            <w:pPr>
              <w:spacing w:after="0" w:line="276" w:lineRule="auto"/>
              <w:rPr>
                <w:rFonts w:ascii="Times New Roman" w:eastAsia="Calibri" w:hAnsi="Times New Roman" w:cs="Times New Roman"/>
                <w:b/>
                <w:sz w:val="24"/>
                <w:szCs w:val="24"/>
              </w:rPr>
            </w:pPr>
            <w:r w:rsidRPr="00191694">
              <w:rPr>
                <w:rFonts w:ascii="Times New Roman" w:eastAsia="Calibri" w:hAnsi="Times New Roman" w:cs="Times New Roman"/>
                <w:b/>
                <w:sz w:val="24"/>
                <w:szCs w:val="24"/>
              </w:rPr>
              <w:t>%</w:t>
            </w:r>
          </w:p>
        </w:tc>
      </w:tr>
      <w:tr w:rsidR="007B76A5" w:rsidRPr="00191694" w14:paraId="4AA0C513" w14:textId="77777777" w:rsidTr="007B76A5">
        <w:trPr>
          <w:trHeight w:val="313"/>
        </w:trPr>
        <w:tc>
          <w:tcPr>
            <w:tcW w:w="6278" w:type="dxa"/>
            <w:tcBorders>
              <w:bottom w:val="nil"/>
              <w:right w:val="nil"/>
            </w:tcBorders>
            <w:shd w:val="clear" w:color="auto" w:fill="auto"/>
          </w:tcPr>
          <w:p w14:paraId="3A0E4183" w14:textId="77777777" w:rsidR="007B76A5" w:rsidRPr="00191694" w:rsidRDefault="007B76A5" w:rsidP="009C51E0">
            <w:pPr>
              <w:spacing w:after="0" w:line="276" w:lineRule="auto"/>
              <w:rPr>
                <w:rFonts w:ascii="Times New Roman" w:eastAsia="Times New Roman" w:hAnsi="Times New Roman" w:cs="Times New Roman"/>
                <w:bCs/>
                <w:color w:val="000000"/>
                <w:sz w:val="24"/>
                <w:szCs w:val="24"/>
              </w:rPr>
            </w:pPr>
            <w:r w:rsidRPr="00191694">
              <w:rPr>
                <w:rFonts w:ascii="Times New Roman" w:eastAsia="Times New Roman" w:hAnsi="Times New Roman" w:cs="Times New Roman"/>
                <w:bCs/>
                <w:color w:val="000000"/>
                <w:sz w:val="24"/>
                <w:szCs w:val="24"/>
              </w:rPr>
              <w:t>Have you ever been screened for Hepatitis B? (n=206)</w:t>
            </w:r>
          </w:p>
        </w:tc>
        <w:tc>
          <w:tcPr>
            <w:tcW w:w="1310" w:type="dxa"/>
            <w:tcBorders>
              <w:left w:val="nil"/>
              <w:bottom w:val="nil"/>
              <w:right w:val="nil"/>
            </w:tcBorders>
            <w:shd w:val="clear" w:color="auto" w:fill="auto"/>
          </w:tcPr>
          <w:p w14:paraId="4FF40818"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28" w:type="dxa"/>
            <w:tcBorders>
              <w:left w:val="nil"/>
              <w:bottom w:val="nil"/>
            </w:tcBorders>
            <w:shd w:val="clear" w:color="auto" w:fill="auto"/>
          </w:tcPr>
          <w:p w14:paraId="5FE761D3"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57FD2951" w14:textId="77777777" w:rsidTr="007B76A5">
        <w:tc>
          <w:tcPr>
            <w:tcW w:w="6278" w:type="dxa"/>
            <w:tcBorders>
              <w:top w:val="nil"/>
              <w:bottom w:val="nil"/>
              <w:right w:val="nil"/>
            </w:tcBorders>
            <w:shd w:val="clear" w:color="auto" w:fill="auto"/>
          </w:tcPr>
          <w:p w14:paraId="14B5598C"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Yes </w:t>
            </w:r>
            <w:r w:rsidRPr="00191694">
              <w:rPr>
                <w:rFonts w:ascii="Times New Roman" w:eastAsia="Calibri" w:hAnsi="Times New Roman" w:cs="Times New Roman"/>
                <w:sz w:val="24"/>
                <w:szCs w:val="24"/>
              </w:rPr>
              <w:tab/>
            </w:r>
          </w:p>
        </w:tc>
        <w:tc>
          <w:tcPr>
            <w:tcW w:w="1310" w:type="dxa"/>
            <w:tcBorders>
              <w:top w:val="nil"/>
              <w:left w:val="nil"/>
              <w:bottom w:val="nil"/>
              <w:right w:val="nil"/>
            </w:tcBorders>
            <w:shd w:val="clear" w:color="auto" w:fill="auto"/>
          </w:tcPr>
          <w:p w14:paraId="0C391C11"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41</w:t>
            </w:r>
          </w:p>
        </w:tc>
        <w:tc>
          <w:tcPr>
            <w:tcW w:w="1428" w:type="dxa"/>
            <w:tcBorders>
              <w:top w:val="nil"/>
              <w:left w:val="nil"/>
              <w:bottom w:val="nil"/>
            </w:tcBorders>
            <w:shd w:val="clear" w:color="auto" w:fill="auto"/>
          </w:tcPr>
          <w:p w14:paraId="05F6613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19.9</w:t>
            </w:r>
          </w:p>
        </w:tc>
      </w:tr>
      <w:tr w:rsidR="007B76A5" w:rsidRPr="00191694" w14:paraId="72BE0471" w14:textId="77777777" w:rsidTr="007B76A5">
        <w:tc>
          <w:tcPr>
            <w:tcW w:w="6278" w:type="dxa"/>
            <w:tcBorders>
              <w:top w:val="nil"/>
              <w:bottom w:val="single" w:sz="4" w:space="0" w:color="auto"/>
              <w:right w:val="nil"/>
            </w:tcBorders>
            <w:shd w:val="clear" w:color="auto" w:fill="auto"/>
          </w:tcPr>
          <w:p w14:paraId="2626DF32"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No</w:t>
            </w:r>
          </w:p>
          <w:p w14:paraId="3C4D41AE" w14:textId="77777777" w:rsidR="007B76A5" w:rsidRPr="00191694" w:rsidRDefault="007B76A5" w:rsidP="009C51E0">
            <w:pPr>
              <w:spacing w:after="0" w:line="276" w:lineRule="auto"/>
              <w:ind w:left="720"/>
              <w:rPr>
                <w:rFonts w:ascii="Times New Roman" w:eastAsia="Times New Roman" w:hAnsi="Times New Roman" w:cs="Times New Roman"/>
                <w:bCs/>
                <w:color w:val="000000"/>
                <w:sz w:val="24"/>
                <w:szCs w:val="24"/>
              </w:rPr>
            </w:pPr>
            <w:r w:rsidRPr="00191694">
              <w:rPr>
                <w:rFonts w:ascii="Times New Roman" w:eastAsia="Calibri" w:hAnsi="Times New Roman" w:cs="Times New Roman"/>
                <w:sz w:val="24"/>
                <w:szCs w:val="24"/>
              </w:rPr>
              <w:t>Don’t know</w:t>
            </w:r>
          </w:p>
        </w:tc>
        <w:tc>
          <w:tcPr>
            <w:tcW w:w="1310" w:type="dxa"/>
            <w:tcBorders>
              <w:top w:val="nil"/>
              <w:left w:val="nil"/>
              <w:bottom w:val="single" w:sz="4" w:space="0" w:color="auto"/>
              <w:right w:val="nil"/>
            </w:tcBorders>
            <w:shd w:val="clear" w:color="auto" w:fill="auto"/>
          </w:tcPr>
          <w:p w14:paraId="7ADD72B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164</w:t>
            </w:r>
          </w:p>
          <w:p w14:paraId="1C87EE9E"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w:t>
            </w:r>
          </w:p>
        </w:tc>
        <w:tc>
          <w:tcPr>
            <w:tcW w:w="1428" w:type="dxa"/>
            <w:tcBorders>
              <w:top w:val="nil"/>
              <w:left w:val="nil"/>
              <w:bottom w:val="single" w:sz="4" w:space="0" w:color="auto"/>
            </w:tcBorders>
            <w:shd w:val="clear" w:color="auto" w:fill="auto"/>
          </w:tcPr>
          <w:p w14:paraId="25D9E62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79.6</w:t>
            </w:r>
          </w:p>
          <w:p w14:paraId="335F86A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2.6</w:t>
            </w:r>
          </w:p>
        </w:tc>
      </w:tr>
      <w:tr w:rsidR="007B76A5" w:rsidRPr="00191694" w14:paraId="139B0381" w14:textId="77777777" w:rsidTr="007B76A5">
        <w:tc>
          <w:tcPr>
            <w:tcW w:w="6278" w:type="dxa"/>
            <w:tcBorders>
              <w:bottom w:val="nil"/>
              <w:right w:val="nil"/>
            </w:tcBorders>
            <w:shd w:val="clear" w:color="auto" w:fill="auto"/>
          </w:tcPr>
          <w:p w14:paraId="7EBD5756" w14:textId="77777777" w:rsidR="007B76A5" w:rsidRPr="00191694" w:rsidRDefault="007B76A5" w:rsidP="009C51E0">
            <w:pPr>
              <w:spacing w:after="0" w:line="276" w:lineRule="auto"/>
              <w:rPr>
                <w:rFonts w:ascii="Times New Roman" w:eastAsia="Times New Roman" w:hAnsi="Times New Roman" w:cs="Times New Roman"/>
                <w:bCs/>
                <w:iCs/>
                <w:sz w:val="24"/>
                <w:szCs w:val="24"/>
              </w:rPr>
            </w:pPr>
            <w:r w:rsidRPr="00191694">
              <w:rPr>
                <w:rFonts w:ascii="Times New Roman" w:eastAsia="Times New Roman" w:hAnsi="Times New Roman" w:cs="Times New Roman"/>
                <w:bCs/>
                <w:iCs/>
                <w:sz w:val="24"/>
                <w:szCs w:val="24"/>
              </w:rPr>
              <w:t>Have you been vaccinated against Hepatitis B? (n=272)</w:t>
            </w:r>
          </w:p>
        </w:tc>
        <w:tc>
          <w:tcPr>
            <w:tcW w:w="1310" w:type="dxa"/>
            <w:tcBorders>
              <w:left w:val="nil"/>
              <w:bottom w:val="nil"/>
              <w:right w:val="nil"/>
            </w:tcBorders>
            <w:shd w:val="clear" w:color="auto" w:fill="auto"/>
          </w:tcPr>
          <w:p w14:paraId="40CC7AD9"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28" w:type="dxa"/>
            <w:tcBorders>
              <w:left w:val="nil"/>
              <w:bottom w:val="nil"/>
            </w:tcBorders>
            <w:shd w:val="clear" w:color="auto" w:fill="auto"/>
          </w:tcPr>
          <w:p w14:paraId="7F91B35D"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6ADCDD46" w14:textId="77777777" w:rsidTr="007B76A5">
        <w:tc>
          <w:tcPr>
            <w:tcW w:w="6278" w:type="dxa"/>
            <w:tcBorders>
              <w:top w:val="nil"/>
              <w:bottom w:val="nil"/>
              <w:right w:val="nil"/>
            </w:tcBorders>
            <w:shd w:val="clear" w:color="auto" w:fill="auto"/>
          </w:tcPr>
          <w:p w14:paraId="3CE22423"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Yes </w:t>
            </w:r>
            <w:r w:rsidRPr="00191694">
              <w:rPr>
                <w:rFonts w:ascii="Times New Roman" w:eastAsia="Calibri" w:hAnsi="Times New Roman" w:cs="Times New Roman"/>
                <w:sz w:val="24"/>
                <w:szCs w:val="24"/>
              </w:rPr>
              <w:tab/>
            </w:r>
          </w:p>
        </w:tc>
        <w:tc>
          <w:tcPr>
            <w:tcW w:w="1310" w:type="dxa"/>
            <w:tcBorders>
              <w:top w:val="nil"/>
              <w:left w:val="nil"/>
              <w:bottom w:val="nil"/>
              <w:right w:val="nil"/>
            </w:tcBorders>
            <w:shd w:val="clear" w:color="auto" w:fill="auto"/>
          </w:tcPr>
          <w:p w14:paraId="4A911600" w14:textId="77777777" w:rsidR="007B76A5" w:rsidRPr="00191694" w:rsidRDefault="007B76A5" w:rsidP="009C51E0">
            <w:pPr>
              <w:spacing w:after="0" w:line="276" w:lineRule="auto"/>
              <w:rPr>
                <w:rFonts w:ascii="Times New Roman" w:eastAsia="Calibri" w:hAnsi="Times New Roman" w:cs="Times New Roman"/>
                <w:sz w:val="24"/>
                <w:szCs w:val="24"/>
                <w:lang w:val="en-US"/>
              </w:rPr>
            </w:pPr>
            <w:r w:rsidRPr="00191694">
              <w:rPr>
                <w:rFonts w:ascii="Times New Roman" w:eastAsia="Calibri" w:hAnsi="Times New Roman" w:cs="Times New Roman"/>
                <w:sz w:val="24"/>
                <w:szCs w:val="24"/>
              </w:rPr>
              <w:t>30</w:t>
            </w:r>
          </w:p>
        </w:tc>
        <w:tc>
          <w:tcPr>
            <w:tcW w:w="1428" w:type="dxa"/>
            <w:tcBorders>
              <w:top w:val="nil"/>
              <w:left w:val="nil"/>
              <w:bottom w:val="nil"/>
            </w:tcBorders>
            <w:shd w:val="clear" w:color="auto" w:fill="auto"/>
          </w:tcPr>
          <w:p w14:paraId="3B05DC2F"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11.0</w:t>
            </w:r>
          </w:p>
        </w:tc>
      </w:tr>
      <w:tr w:rsidR="007B76A5" w:rsidRPr="00191694" w14:paraId="5B063DD1" w14:textId="77777777" w:rsidTr="007B76A5">
        <w:tc>
          <w:tcPr>
            <w:tcW w:w="6278" w:type="dxa"/>
            <w:tcBorders>
              <w:top w:val="nil"/>
              <w:bottom w:val="single" w:sz="4" w:space="0" w:color="auto"/>
              <w:right w:val="nil"/>
            </w:tcBorders>
            <w:shd w:val="clear" w:color="auto" w:fill="auto"/>
          </w:tcPr>
          <w:p w14:paraId="3621BD58" w14:textId="77777777" w:rsidR="007B76A5" w:rsidRPr="00191694" w:rsidRDefault="007B76A5" w:rsidP="009C51E0">
            <w:pPr>
              <w:spacing w:after="0" w:line="276" w:lineRule="auto"/>
              <w:ind w:left="720"/>
              <w:rPr>
                <w:rFonts w:ascii="Times New Roman" w:eastAsia="Calibri" w:hAnsi="Times New Roman" w:cs="Times New Roman"/>
                <w:sz w:val="24"/>
                <w:szCs w:val="24"/>
              </w:rPr>
            </w:pPr>
            <w:r w:rsidRPr="00191694">
              <w:rPr>
                <w:rFonts w:ascii="Times New Roman" w:eastAsia="Calibri" w:hAnsi="Times New Roman" w:cs="Times New Roman"/>
                <w:sz w:val="24"/>
                <w:szCs w:val="24"/>
              </w:rPr>
              <w:t>No</w:t>
            </w:r>
          </w:p>
          <w:p w14:paraId="476996A2" w14:textId="77777777" w:rsidR="007B76A5" w:rsidRPr="00191694" w:rsidRDefault="007B76A5" w:rsidP="009C51E0">
            <w:pPr>
              <w:spacing w:after="0" w:line="276" w:lineRule="auto"/>
              <w:ind w:left="720"/>
              <w:rPr>
                <w:rFonts w:ascii="Times New Roman" w:eastAsia="Times New Roman" w:hAnsi="Times New Roman" w:cs="Times New Roman"/>
                <w:bCs/>
                <w:color w:val="000000"/>
                <w:sz w:val="24"/>
                <w:szCs w:val="24"/>
              </w:rPr>
            </w:pPr>
            <w:r w:rsidRPr="00191694">
              <w:rPr>
                <w:rFonts w:ascii="Times New Roman" w:eastAsia="Calibri" w:hAnsi="Times New Roman" w:cs="Times New Roman"/>
                <w:sz w:val="24"/>
                <w:szCs w:val="24"/>
              </w:rPr>
              <w:t>Don’t know</w:t>
            </w:r>
          </w:p>
        </w:tc>
        <w:tc>
          <w:tcPr>
            <w:tcW w:w="1310" w:type="dxa"/>
            <w:tcBorders>
              <w:top w:val="nil"/>
              <w:left w:val="nil"/>
              <w:bottom w:val="single" w:sz="4" w:space="0" w:color="auto"/>
              <w:right w:val="nil"/>
            </w:tcBorders>
            <w:shd w:val="clear" w:color="auto" w:fill="auto"/>
          </w:tcPr>
          <w:p w14:paraId="38C4B180"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235</w:t>
            </w:r>
          </w:p>
          <w:p w14:paraId="6CDA3D8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7</w:t>
            </w:r>
          </w:p>
        </w:tc>
        <w:tc>
          <w:tcPr>
            <w:tcW w:w="1428" w:type="dxa"/>
            <w:tcBorders>
              <w:top w:val="nil"/>
              <w:left w:val="nil"/>
              <w:bottom w:val="single" w:sz="4" w:space="0" w:color="auto"/>
            </w:tcBorders>
            <w:shd w:val="clear" w:color="auto" w:fill="auto"/>
          </w:tcPr>
          <w:p w14:paraId="0B76A56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86.4</w:t>
            </w:r>
          </w:p>
          <w:p w14:paraId="61B43FF3"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2.6</w:t>
            </w:r>
          </w:p>
        </w:tc>
      </w:tr>
      <w:tr w:rsidR="007B76A5" w:rsidRPr="00191694" w14:paraId="05363900" w14:textId="77777777" w:rsidTr="007B76A5">
        <w:tc>
          <w:tcPr>
            <w:tcW w:w="6278" w:type="dxa"/>
            <w:tcBorders>
              <w:bottom w:val="nil"/>
              <w:right w:val="nil"/>
            </w:tcBorders>
            <w:shd w:val="clear" w:color="auto" w:fill="auto"/>
          </w:tcPr>
          <w:p w14:paraId="197E7463" w14:textId="77777777" w:rsidR="007B76A5" w:rsidRPr="00191694" w:rsidRDefault="007B76A5" w:rsidP="009C51E0">
            <w:pPr>
              <w:spacing w:after="0" w:line="276" w:lineRule="auto"/>
              <w:contextualSpacing/>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color w:val="000000"/>
                <w:sz w:val="24"/>
                <w:szCs w:val="24"/>
              </w:rPr>
              <w:t>Do you go to a barber shop regularly? (n=272)</w:t>
            </w:r>
          </w:p>
        </w:tc>
        <w:tc>
          <w:tcPr>
            <w:tcW w:w="1310" w:type="dxa"/>
            <w:tcBorders>
              <w:left w:val="nil"/>
              <w:bottom w:val="nil"/>
              <w:right w:val="nil"/>
            </w:tcBorders>
            <w:shd w:val="clear" w:color="auto" w:fill="auto"/>
          </w:tcPr>
          <w:p w14:paraId="2343BE4D"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28" w:type="dxa"/>
            <w:tcBorders>
              <w:left w:val="nil"/>
              <w:bottom w:val="nil"/>
            </w:tcBorders>
            <w:shd w:val="clear" w:color="auto" w:fill="auto"/>
          </w:tcPr>
          <w:p w14:paraId="78E85C9F"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75E54B83" w14:textId="77777777" w:rsidTr="007B76A5">
        <w:tc>
          <w:tcPr>
            <w:tcW w:w="6278" w:type="dxa"/>
            <w:tcBorders>
              <w:top w:val="nil"/>
              <w:bottom w:val="nil"/>
              <w:right w:val="nil"/>
            </w:tcBorders>
            <w:shd w:val="clear" w:color="auto" w:fill="auto"/>
          </w:tcPr>
          <w:p w14:paraId="0C356495"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iCs/>
                <w:sz w:val="24"/>
                <w:szCs w:val="24"/>
              </w:rPr>
              <w:t xml:space="preserve">Yes </w:t>
            </w:r>
          </w:p>
        </w:tc>
        <w:tc>
          <w:tcPr>
            <w:tcW w:w="1310" w:type="dxa"/>
            <w:tcBorders>
              <w:top w:val="nil"/>
              <w:left w:val="nil"/>
              <w:bottom w:val="nil"/>
              <w:right w:val="nil"/>
            </w:tcBorders>
            <w:shd w:val="clear" w:color="auto" w:fill="auto"/>
          </w:tcPr>
          <w:p w14:paraId="776068B7"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162</w:t>
            </w:r>
          </w:p>
        </w:tc>
        <w:tc>
          <w:tcPr>
            <w:tcW w:w="1428" w:type="dxa"/>
            <w:tcBorders>
              <w:top w:val="nil"/>
              <w:left w:val="nil"/>
              <w:bottom w:val="nil"/>
            </w:tcBorders>
            <w:shd w:val="clear" w:color="auto" w:fill="auto"/>
          </w:tcPr>
          <w:p w14:paraId="489E245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64.8</w:t>
            </w:r>
          </w:p>
        </w:tc>
      </w:tr>
      <w:tr w:rsidR="007B76A5" w:rsidRPr="00191694" w14:paraId="6403FCA6" w14:textId="77777777" w:rsidTr="007B76A5">
        <w:tc>
          <w:tcPr>
            <w:tcW w:w="6278" w:type="dxa"/>
            <w:tcBorders>
              <w:top w:val="nil"/>
              <w:bottom w:val="single" w:sz="4" w:space="0" w:color="auto"/>
              <w:right w:val="nil"/>
            </w:tcBorders>
            <w:shd w:val="clear" w:color="auto" w:fill="auto"/>
          </w:tcPr>
          <w:p w14:paraId="788ED0FB" w14:textId="77777777" w:rsidR="007B76A5" w:rsidRPr="00191694" w:rsidRDefault="007B76A5" w:rsidP="009C51E0">
            <w:pPr>
              <w:spacing w:after="0" w:line="276" w:lineRule="auto"/>
              <w:ind w:left="720"/>
              <w:contextualSpacing/>
              <w:rPr>
                <w:rFonts w:ascii="Times New Roman" w:eastAsia="Times New Roman" w:hAnsi="Times New Roman" w:cs="Times New Roman"/>
                <w:bCs/>
                <w:color w:val="000000"/>
                <w:sz w:val="24"/>
                <w:szCs w:val="24"/>
              </w:rPr>
            </w:pPr>
            <w:r w:rsidRPr="00191694">
              <w:rPr>
                <w:rFonts w:ascii="Times New Roman" w:eastAsia="Times New Roman" w:hAnsi="Times New Roman" w:cs="Times New Roman"/>
                <w:bCs/>
                <w:iCs/>
                <w:sz w:val="24"/>
                <w:szCs w:val="24"/>
              </w:rPr>
              <w:t>No</w:t>
            </w:r>
          </w:p>
        </w:tc>
        <w:tc>
          <w:tcPr>
            <w:tcW w:w="1310" w:type="dxa"/>
            <w:tcBorders>
              <w:top w:val="nil"/>
              <w:left w:val="nil"/>
              <w:bottom w:val="single" w:sz="4" w:space="0" w:color="auto"/>
              <w:right w:val="nil"/>
            </w:tcBorders>
            <w:shd w:val="clear" w:color="auto" w:fill="auto"/>
          </w:tcPr>
          <w:p w14:paraId="19F418B5"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 88</w:t>
            </w:r>
          </w:p>
        </w:tc>
        <w:tc>
          <w:tcPr>
            <w:tcW w:w="1428" w:type="dxa"/>
            <w:tcBorders>
              <w:top w:val="nil"/>
              <w:left w:val="nil"/>
              <w:bottom w:val="single" w:sz="4" w:space="0" w:color="auto"/>
            </w:tcBorders>
            <w:shd w:val="clear" w:color="auto" w:fill="auto"/>
          </w:tcPr>
          <w:p w14:paraId="4464A468"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35.2</w:t>
            </w:r>
          </w:p>
        </w:tc>
      </w:tr>
      <w:tr w:rsidR="007B76A5" w:rsidRPr="00191694" w14:paraId="2801FF31" w14:textId="77777777" w:rsidTr="007B76A5">
        <w:tc>
          <w:tcPr>
            <w:tcW w:w="6278" w:type="dxa"/>
            <w:tcBorders>
              <w:bottom w:val="nil"/>
              <w:right w:val="nil"/>
            </w:tcBorders>
            <w:shd w:val="clear" w:color="auto" w:fill="auto"/>
          </w:tcPr>
          <w:p w14:paraId="08006877" w14:textId="77777777" w:rsidR="007B76A5" w:rsidRPr="00191694" w:rsidRDefault="007B76A5" w:rsidP="009C51E0">
            <w:pPr>
              <w:spacing w:after="0" w:line="276" w:lineRule="auto"/>
              <w:contextualSpacing/>
              <w:rPr>
                <w:rFonts w:ascii="Times New Roman" w:eastAsia="Times New Roman" w:hAnsi="Times New Roman" w:cs="Times New Roman"/>
                <w:sz w:val="24"/>
                <w:szCs w:val="24"/>
                <w:lang w:eastAsia="zh-CN"/>
              </w:rPr>
            </w:pPr>
            <w:r w:rsidRPr="00191694">
              <w:rPr>
                <w:rFonts w:ascii="Times New Roman" w:eastAsia="Times New Roman" w:hAnsi="Times New Roman" w:cs="Times New Roman"/>
                <w:bCs/>
                <w:color w:val="000000"/>
                <w:sz w:val="24"/>
                <w:szCs w:val="24"/>
              </w:rPr>
              <w:t xml:space="preserve">Does your barber change/sanitize blade or use safe equipment for ear/nose piercing? </w:t>
            </w:r>
            <w:r w:rsidRPr="00191694">
              <w:rPr>
                <w:rFonts w:ascii="Times New Roman" w:eastAsia="Times New Roman" w:hAnsi="Times New Roman" w:cs="Times New Roman"/>
                <w:bCs/>
                <w:iCs/>
                <w:sz w:val="24"/>
                <w:szCs w:val="24"/>
              </w:rPr>
              <w:t xml:space="preserve"> </w:t>
            </w:r>
            <w:r w:rsidRPr="00191694">
              <w:rPr>
                <w:rFonts w:ascii="Times New Roman" w:eastAsia="Times New Roman" w:hAnsi="Times New Roman" w:cs="Times New Roman"/>
                <w:bCs/>
                <w:color w:val="000000"/>
                <w:sz w:val="24"/>
                <w:szCs w:val="24"/>
              </w:rPr>
              <w:t>(n=100)</w:t>
            </w:r>
          </w:p>
        </w:tc>
        <w:tc>
          <w:tcPr>
            <w:tcW w:w="1310" w:type="dxa"/>
            <w:tcBorders>
              <w:left w:val="nil"/>
              <w:bottom w:val="nil"/>
              <w:right w:val="nil"/>
            </w:tcBorders>
            <w:shd w:val="clear" w:color="auto" w:fill="auto"/>
          </w:tcPr>
          <w:p w14:paraId="12B44FE3" w14:textId="77777777" w:rsidR="007B76A5" w:rsidRPr="00191694" w:rsidRDefault="007B76A5" w:rsidP="009C51E0">
            <w:pPr>
              <w:spacing w:after="0" w:line="276" w:lineRule="auto"/>
              <w:rPr>
                <w:rFonts w:ascii="Times New Roman" w:eastAsia="Calibri" w:hAnsi="Times New Roman" w:cs="Times New Roman"/>
                <w:sz w:val="24"/>
                <w:szCs w:val="24"/>
              </w:rPr>
            </w:pPr>
          </w:p>
        </w:tc>
        <w:tc>
          <w:tcPr>
            <w:tcW w:w="1428" w:type="dxa"/>
            <w:tcBorders>
              <w:left w:val="nil"/>
              <w:bottom w:val="nil"/>
            </w:tcBorders>
            <w:shd w:val="clear" w:color="auto" w:fill="auto"/>
          </w:tcPr>
          <w:p w14:paraId="2A6962DA" w14:textId="77777777" w:rsidR="007B76A5" w:rsidRPr="00191694" w:rsidRDefault="007B76A5" w:rsidP="009C51E0">
            <w:pPr>
              <w:spacing w:after="0" w:line="276" w:lineRule="auto"/>
              <w:rPr>
                <w:rFonts w:ascii="Times New Roman" w:eastAsia="Calibri" w:hAnsi="Times New Roman" w:cs="Times New Roman"/>
                <w:sz w:val="24"/>
                <w:szCs w:val="24"/>
              </w:rPr>
            </w:pPr>
          </w:p>
        </w:tc>
      </w:tr>
      <w:tr w:rsidR="007B76A5" w:rsidRPr="00191694" w14:paraId="6126B838" w14:textId="77777777" w:rsidTr="007B76A5">
        <w:tc>
          <w:tcPr>
            <w:tcW w:w="6278" w:type="dxa"/>
            <w:tcBorders>
              <w:top w:val="nil"/>
              <w:bottom w:val="nil"/>
              <w:right w:val="nil"/>
            </w:tcBorders>
            <w:shd w:val="clear" w:color="auto" w:fill="auto"/>
          </w:tcPr>
          <w:p w14:paraId="6FA7C4E7" w14:textId="77777777" w:rsidR="007B76A5" w:rsidRPr="00191694" w:rsidRDefault="007B76A5" w:rsidP="009C51E0">
            <w:pPr>
              <w:spacing w:after="0" w:line="276" w:lineRule="auto"/>
              <w:ind w:left="720"/>
              <w:contextualSpacing/>
              <w:rPr>
                <w:rFonts w:ascii="Times New Roman" w:eastAsia="Times New Roman" w:hAnsi="Times New Roman" w:cs="Times New Roman"/>
                <w:bCs/>
                <w:color w:val="000000"/>
                <w:sz w:val="24"/>
                <w:szCs w:val="24"/>
              </w:rPr>
            </w:pPr>
            <w:r w:rsidRPr="00191694">
              <w:rPr>
                <w:rFonts w:ascii="Times New Roman" w:eastAsia="Calibri" w:hAnsi="Times New Roman" w:cs="Times New Roman"/>
                <w:sz w:val="24"/>
                <w:szCs w:val="24"/>
              </w:rPr>
              <w:t xml:space="preserve">Yes </w:t>
            </w:r>
            <w:r w:rsidRPr="00191694">
              <w:rPr>
                <w:rFonts w:ascii="Times New Roman" w:eastAsia="Calibri" w:hAnsi="Times New Roman" w:cs="Times New Roman"/>
                <w:sz w:val="24"/>
                <w:szCs w:val="24"/>
              </w:rPr>
              <w:tab/>
            </w:r>
          </w:p>
        </w:tc>
        <w:tc>
          <w:tcPr>
            <w:tcW w:w="1310" w:type="dxa"/>
            <w:tcBorders>
              <w:top w:val="nil"/>
              <w:left w:val="nil"/>
              <w:bottom w:val="nil"/>
              <w:right w:val="nil"/>
            </w:tcBorders>
            <w:shd w:val="clear" w:color="auto" w:fill="auto"/>
          </w:tcPr>
          <w:p w14:paraId="1239C469"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138</w:t>
            </w:r>
          </w:p>
        </w:tc>
        <w:tc>
          <w:tcPr>
            <w:tcW w:w="1428" w:type="dxa"/>
            <w:tcBorders>
              <w:top w:val="nil"/>
              <w:left w:val="nil"/>
              <w:bottom w:val="nil"/>
            </w:tcBorders>
            <w:shd w:val="clear" w:color="auto" w:fill="auto"/>
          </w:tcPr>
          <w:p w14:paraId="4D30B89A"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80.7</w:t>
            </w:r>
          </w:p>
        </w:tc>
      </w:tr>
      <w:tr w:rsidR="007B76A5" w:rsidRPr="00191694" w14:paraId="4C922AD0" w14:textId="77777777" w:rsidTr="007B76A5">
        <w:tc>
          <w:tcPr>
            <w:tcW w:w="6278" w:type="dxa"/>
            <w:tcBorders>
              <w:top w:val="nil"/>
              <w:right w:val="nil"/>
            </w:tcBorders>
            <w:shd w:val="clear" w:color="auto" w:fill="auto"/>
          </w:tcPr>
          <w:p w14:paraId="2576391A" w14:textId="77777777" w:rsidR="007B76A5" w:rsidRPr="00191694" w:rsidRDefault="007B76A5" w:rsidP="009C51E0">
            <w:pPr>
              <w:spacing w:after="0" w:line="276" w:lineRule="auto"/>
              <w:ind w:left="720"/>
              <w:contextualSpacing/>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No </w:t>
            </w:r>
          </w:p>
          <w:p w14:paraId="43795E7B" w14:textId="77777777" w:rsidR="007B76A5" w:rsidRPr="00191694" w:rsidRDefault="007B76A5" w:rsidP="009C51E0">
            <w:pPr>
              <w:spacing w:after="0" w:line="276" w:lineRule="auto"/>
              <w:ind w:left="720"/>
              <w:contextualSpacing/>
              <w:rPr>
                <w:rFonts w:ascii="Times New Roman" w:eastAsia="Times New Roman" w:hAnsi="Times New Roman" w:cs="Times New Roman"/>
                <w:sz w:val="24"/>
                <w:szCs w:val="24"/>
                <w:lang w:eastAsia="zh-CN"/>
              </w:rPr>
            </w:pPr>
            <w:r w:rsidRPr="00191694">
              <w:rPr>
                <w:rFonts w:ascii="Times New Roman" w:eastAsia="Calibri" w:hAnsi="Times New Roman" w:cs="Times New Roman"/>
                <w:sz w:val="24"/>
                <w:szCs w:val="24"/>
              </w:rPr>
              <w:t>Don’t know</w:t>
            </w:r>
            <w:r w:rsidRPr="00191694">
              <w:rPr>
                <w:rFonts w:ascii="Times New Roman" w:eastAsia="Calibri" w:hAnsi="Times New Roman" w:cs="Times New Roman"/>
                <w:sz w:val="24"/>
                <w:szCs w:val="24"/>
              </w:rPr>
              <w:tab/>
            </w:r>
          </w:p>
        </w:tc>
        <w:tc>
          <w:tcPr>
            <w:tcW w:w="1310" w:type="dxa"/>
            <w:tcBorders>
              <w:top w:val="nil"/>
              <w:left w:val="nil"/>
              <w:right w:val="nil"/>
            </w:tcBorders>
            <w:shd w:val="clear" w:color="auto" w:fill="auto"/>
          </w:tcPr>
          <w:p w14:paraId="222A6BD4"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 19</w:t>
            </w:r>
          </w:p>
          <w:p w14:paraId="50776102"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 xml:space="preserve"> 14</w:t>
            </w:r>
          </w:p>
        </w:tc>
        <w:tc>
          <w:tcPr>
            <w:tcW w:w="1428" w:type="dxa"/>
            <w:tcBorders>
              <w:top w:val="nil"/>
              <w:left w:val="nil"/>
            </w:tcBorders>
            <w:shd w:val="clear" w:color="auto" w:fill="auto"/>
          </w:tcPr>
          <w:p w14:paraId="0ED15E06"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11.1</w:t>
            </w:r>
          </w:p>
          <w:p w14:paraId="1110CCEC" w14:textId="77777777" w:rsidR="007B76A5" w:rsidRPr="00191694" w:rsidRDefault="007B76A5" w:rsidP="009C51E0">
            <w:pPr>
              <w:spacing w:after="0" w:line="276" w:lineRule="auto"/>
              <w:rPr>
                <w:rFonts w:ascii="Times New Roman" w:eastAsia="Calibri" w:hAnsi="Times New Roman" w:cs="Times New Roman"/>
                <w:sz w:val="24"/>
                <w:szCs w:val="24"/>
              </w:rPr>
            </w:pPr>
            <w:r w:rsidRPr="00191694">
              <w:rPr>
                <w:rFonts w:ascii="Times New Roman" w:eastAsia="Calibri" w:hAnsi="Times New Roman" w:cs="Times New Roman"/>
                <w:sz w:val="24"/>
                <w:szCs w:val="24"/>
              </w:rPr>
              <w:t>8.2</w:t>
            </w:r>
          </w:p>
        </w:tc>
      </w:tr>
    </w:tbl>
    <w:p w14:paraId="1E81466E" w14:textId="77777777" w:rsidR="007B76A5" w:rsidRPr="00191694" w:rsidRDefault="007B76A5" w:rsidP="009C51E0">
      <w:pPr>
        <w:spacing w:after="0" w:line="276" w:lineRule="auto"/>
        <w:rPr>
          <w:rFonts w:ascii="Times New Roman" w:eastAsia="Calibri" w:hAnsi="Times New Roman" w:cs="Times New Roman"/>
          <w:sz w:val="24"/>
          <w:szCs w:val="24"/>
        </w:rPr>
      </w:pPr>
    </w:p>
    <w:p w14:paraId="6077ADC5" w14:textId="77777777" w:rsidR="007B76A5" w:rsidRPr="00191694" w:rsidRDefault="007B76A5" w:rsidP="009C51E0">
      <w:pPr>
        <w:spacing w:line="276" w:lineRule="auto"/>
        <w:rPr>
          <w:rFonts w:ascii="Times New Roman" w:hAnsi="Times New Roman" w:cs="Times New Roman"/>
          <w:sz w:val="24"/>
          <w:szCs w:val="24"/>
        </w:rPr>
      </w:pPr>
    </w:p>
    <w:p w14:paraId="6A52472A" w14:textId="77777777" w:rsidR="007B76A5" w:rsidRPr="00191694" w:rsidDel="00C96F62" w:rsidRDefault="007B76A5" w:rsidP="009C51E0">
      <w:pPr>
        <w:spacing w:after="0" w:line="276" w:lineRule="auto"/>
        <w:jc w:val="both"/>
        <w:rPr>
          <w:del w:id="212" w:author="Maurice Owiny" w:date="2019-02-18T18:23:00Z"/>
          <w:rFonts w:ascii="Times New Roman" w:hAnsi="Times New Roman" w:cs="Times New Roman"/>
          <w:b/>
          <w:sz w:val="24"/>
          <w:szCs w:val="24"/>
        </w:rPr>
      </w:pPr>
    </w:p>
    <w:p w14:paraId="718105F9" w14:textId="77777777" w:rsidR="007B76A5" w:rsidRPr="00191694" w:rsidDel="00C96F62" w:rsidRDefault="007B76A5" w:rsidP="009C51E0">
      <w:pPr>
        <w:spacing w:after="0" w:line="276" w:lineRule="auto"/>
        <w:jc w:val="both"/>
        <w:rPr>
          <w:del w:id="213" w:author="Maurice Owiny" w:date="2019-02-18T18:23:00Z"/>
          <w:rFonts w:ascii="Times New Roman" w:hAnsi="Times New Roman" w:cs="Times New Roman"/>
          <w:b/>
          <w:sz w:val="24"/>
          <w:szCs w:val="24"/>
        </w:rPr>
      </w:pPr>
    </w:p>
    <w:p w14:paraId="7DCF1AFD" w14:textId="77777777" w:rsidR="007B76A5" w:rsidRPr="00191694" w:rsidDel="00C96F62" w:rsidRDefault="007B76A5" w:rsidP="009C51E0">
      <w:pPr>
        <w:spacing w:after="0" w:line="276" w:lineRule="auto"/>
        <w:jc w:val="both"/>
        <w:rPr>
          <w:del w:id="214" w:author="Maurice Owiny" w:date="2019-02-18T18:23:00Z"/>
          <w:rFonts w:ascii="Times New Roman" w:hAnsi="Times New Roman" w:cs="Times New Roman"/>
          <w:b/>
          <w:sz w:val="24"/>
          <w:szCs w:val="24"/>
        </w:rPr>
      </w:pPr>
    </w:p>
    <w:p w14:paraId="0D4B4DBB" w14:textId="77777777" w:rsidR="007B76A5" w:rsidRPr="00191694" w:rsidDel="00C96F62" w:rsidRDefault="007B76A5" w:rsidP="009C51E0">
      <w:pPr>
        <w:spacing w:after="0" w:line="276" w:lineRule="auto"/>
        <w:jc w:val="both"/>
        <w:rPr>
          <w:del w:id="215" w:author="Maurice Owiny" w:date="2019-02-18T18:23:00Z"/>
          <w:rFonts w:ascii="Times New Roman" w:hAnsi="Times New Roman" w:cs="Times New Roman"/>
          <w:b/>
          <w:sz w:val="24"/>
          <w:szCs w:val="24"/>
        </w:rPr>
      </w:pPr>
    </w:p>
    <w:p w14:paraId="1CF1AF1D" w14:textId="77777777" w:rsidR="007B76A5" w:rsidRPr="00191694" w:rsidDel="00C96F62" w:rsidRDefault="007B76A5" w:rsidP="009C51E0">
      <w:pPr>
        <w:spacing w:after="0" w:line="276" w:lineRule="auto"/>
        <w:jc w:val="both"/>
        <w:rPr>
          <w:del w:id="216" w:author="Maurice Owiny" w:date="2019-02-18T18:23:00Z"/>
          <w:rFonts w:ascii="Times New Roman" w:hAnsi="Times New Roman" w:cs="Times New Roman"/>
          <w:b/>
          <w:sz w:val="24"/>
          <w:szCs w:val="24"/>
        </w:rPr>
      </w:pPr>
    </w:p>
    <w:p w14:paraId="7ED7BD81" w14:textId="77777777" w:rsidR="00B47877" w:rsidRPr="00191694" w:rsidRDefault="007B76A5" w:rsidP="009C51E0">
      <w:pPr>
        <w:pStyle w:val="Heading1"/>
        <w:spacing w:line="276" w:lineRule="auto"/>
        <w:rPr>
          <w:rFonts w:ascii="Times New Roman" w:hAnsi="Times New Roman" w:cs="Times New Roman"/>
        </w:rPr>
      </w:pPr>
      <w:bookmarkStart w:id="217" w:name="_Toc1135175"/>
      <w:r w:rsidRPr="00191694">
        <w:rPr>
          <w:rFonts w:ascii="Times New Roman" w:hAnsi="Times New Roman" w:cs="Times New Roman"/>
        </w:rPr>
        <w:t xml:space="preserve">5.0. </w:t>
      </w:r>
      <w:r w:rsidR="00CF3D8D" w:rsidRPr="00191694">
        <w:rPr>
          <w:rFonts w:ascii="Times New Roman" w:hAnsi="Times New Roman" w:cs="Times New Roman"/>
        </w:rPr>
        <w:t>Conclusions</w:t>
      </w:r>
      <w:bookmarkEnd w:id="217"/>
    </w:p>
    <w:p w14:paraId="358DF321" w14:textId="77777777" w:rsidR="00CF3D8D" w:rsidRPr="00191694" w:rsidRDefault="00CF3D8D" w:rsidP="009C51E0">
      <w:pPr>
        <w:pStyle w:val="ListParagraph"/>
        <w:numPr>
          <w:ilvl w:val="0"/>
          <w:numId w:val="27"/>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The teams did not identify any acute jaundice cases</w:t>
      </w:r>
    </w:p>
    <w:p w14:paraId="21B4F6CE" w14:textId="77777777" w:rsidR="00CF3D8D" w:rsidRPr="00191694" w:rsidRDefault="00CF3D8D" w:rsidP="009C51E0">
      <w:pPr>
        <w:pStyle w:val="ListParagraph"/>
        <w:numPr>
          <w:ilvl w:val="0"/>
          <w:numId w:val="27"/>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On records review the age group of &gt;60 years had the </w:t>
      </w:r>
      <w:commentRangeStart w:id="218"/>
      <w:r w:rsidRPr="00191694">
        <w:rPr>
          <w:rFonts w:ascii="Times New Roman" w:hAnsi="Times New Roman" w:cs="Times New Roman"/>
          <w:sz w:val="24"/>
          <w:szCs w:val="24"/>
        </w:rPr>
        <w:t>highest risk of jaundice</w:t>
      </w:r>
      <w:commentRangeEnd w:id="218"/>
      <w:r w:rsidR="00C96F62">
        <w:rPr>
          <w:rStyle w:val="CommentReference"/>
        </w:rPr>
        <w:commentReference w:id="218"/>
      </w:r>
    </w:p>
    <w:p w14:paraId="366D110E" w14:textId="77777777" w:rsidR="00CF3D8D" w:rsidRPr="00191694" w:rsidRDefault="00CF3D8D" w:rsidP="009C51E0">
      <w:pPr>
        <w:pStyle w:val="ListParagraph"/>
        <w:numPr>
          <w:ilvl w:val="0"/>
          <w:numId w:val="27"/>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lastRenderedPageBreak/>
        <w:t>Both Counties are screening and vaccinating HCWs, people in prisons and community members in some of the sub-counties.</w:t>
      </w:r>
    </w:p>
    <w:p w14:paraId="11342639" w14:textId="77777777" w:rsidR="00CF3D8D" w:rsidRPr="00191694" w:rsidRDefault="00CF3D8D" w:rsidP="009C51E0">
      <w:pPr>
        <w:pStyle w:val="ListParagraph"/>
        <w:numPr>
          <w:ilvl w:val="0"/>
          <w:numId w:val="27"/>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Hepatitis B prevalence in Elgeyo-Marakwet was within the </w:t>
      </w:r>
      <w:commentRangeStart w:id="219"/>
      <w:r w:rsidRPr="00191694">
        <w:rPr>
          <w:rFonts w:ascii="Times New Roman" w:hAnsi="Times New Roman" w:cs="Times New Roman"/>
          <w:sz w:val="24"/>
          <w:szCs w:val="24"/>
        </w:rPr>
        <w:t xml:space="preserve">national threshold </w:t>
      </w:r>
      <w:commentRangeEnd w:id="219"/>
      <w:r w:rsidR="00C96F62">
        <w:rPr>
          <w:rStyle w:val="CommentReference"/>
        </w:rPr>
        <w:commentReference w:id="219"/>
      </w:r>
      <w:r w:rsidRPr="00191694">
        <w:rPr>
          <w:rFonts w:ascii="Times New Roman" w:hAnsi="Times New Roman" w:cs="Times New Roman"/>
          <w:sz w:val="24"/>
          <w:szCs w:val="24"/>
        </w:rPr>
        <w:t>among the HCW, community and prison while the prevalence in Baringo was high among the general population (13.1%).</w:t>
      </w:r>
    </w:p>
    <w:p w14:paraId="18AB0DE9" w14:textId="77777777" w:rsidR="00CF3D8D" w:rsidRPr="00191694" w:rsidRDefault="00975523" w:rsidP="009C51E0">
      <w:pPr>
        <w:pStyle w:val="ListParagraph"/>
        <w:numPr>
          <w:ilvl w:val="0"/>
          <w:numId w:val="27"/>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Hepatitis affected people of male </w:t>
      </w:r>
      <w:commentRangeStart w:id="220"/>
      <w:r w:rsidRPr="00191694">
        <w:rPr>
          <w:rFonts w:ascii="Times New Roman" w:hAnsi="Times New Roman" w:cs="Times New Roman"/>
          <w:sz w:val="24"/>
          <w:szCs w:val="24"/>
        </w:rPr>
        <w:t>gender</w:t>
      </w:r>
      <w:commentRangeEnd w:id="220"/>
      <w:r w:rsidR="00C96F62">
        <w:rPr>
          <w:rStyle w:val="CommentReference"/>
        </w:rPr>
        <w:commentReference w:id="220"/>
      </w:r>
      <w:r w:rsidRPr="00191694">
        <w:rPr>
          <w:rFonts w:ascii="Times New Roman" w:hAnsi="Times New Roman" w:cs="Times New Roman"/>
          <w:sz w:val="24"/>
          <w:szCs w:val="24"/>
        </w:rPr>
        <w:t xml:space="preserve"> more than female</w:t>
      </w:r>
    </w:p>
    <w:p w14:paraId="754155C5" w14:textId="77777777" w:rsidR="00975523" w:rsidRPr="00191694" w:rsidRDefault="009F0A9D" w:rsidP="009C51E0">
      <w:pPr>
        <w:pStyle w:val="ListParagraph"/>
        <w:numPr>
          <w:ilvl w:val="0"/>
          <w:numId w:val="27"/>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 xml:space="preserve">Having multiple sexual partners and shaving in a barbershop </w:t>
      </w:r>
      <w:r w:rsidR="00975523" w:rsidRPr="00191694">
        <w:rPr>
          <w:rFonts w:ascii="Times New Roman" w:hAnsi="Times New Roman" w:cs="Times New Roman"/>
          <w:sz w:val="24"/>
          <w:szCs w:val="24"/>
        </w:rPr>
        <w:t>were independent factors associated with hepatitis B infection among the general population</w:t>
      </w:r>
      <w:r w:rsidR="007455EB" w:rsidRPr="00191694">
        <w:rPr>
          <w:rFonts w:ascii="Times New Roman" w:hAnsi="Times New Roman" w:cs="Times New Roman"/>
          <w:sz w:val="24"/>
          <w:szCs w:val="24"/>
        </w:rPr>
        <w:t>.</w:t>
      </w:r>
    </w:p>
    <w:p w14:paraId="66845442" w14:textId="77777777" w:rsidR="00975523" w:rsidRPr="00191694" w:rsidRDefault="00975523" w:rsidP="009C51E0">
      <w:pPr>
        <w:pStyle w:val="ListParagraph"/>
        <w:numPr>
          <w:ilvl w:val="0"/>
          <w:numId w:val="27"/>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M</w:t>
      </w:r>
      <w:r w:rsidR="00482F61" w:rsidRPr="00191694">
        <w:rPr>
          <w:rFonts w:ascii="Times New Roman" w:hAnsi="Times New Roman" w:cs="Times New Roman"/>
          <w:sz w:val="24"/>
          <w:szCs w:val="24"/>
        </w:rPr>
        <w:t>ajority of the</w:t>
      </w:r>
      <w:r w:rsidRPr="00191694">
        <w:rPr>
          <w:rFonts w:ascii="Times New Roman" w:hAnsi="Times New Roman" w:cs="Times New Roman"/>
          <w:sz w:val="24"/>
          <w:szCs w:val="24"/>
        </w:rPr>
        <w:t xml:space="preserve"> health care workers had been vaccinated.</w:t>
      </w:r>
    </w:p>
    <w:p w14:paraId="7DA1652E" w14:textId="77777777" w:rsidR="00B47877" w:rsidRPr="00191694" w:rsidRDefault="007B76A5" w:rsidP="009C51E0">
      <w:pPr>
        <w:pStyle w:val="Heading1"/>
        <w:spacing w:line="276" w:lineRule="auto"/>
        <w:rPr>
          <w:rFonts w:ascii="Times New Roman" w:hAnsi="Times New Roman" w:cs="Times New Roman"/>
        </w:rPr>
      </w:pPr>
      <w:bookmarkStart w:id="221" w:name="_Toc1135176"/>
      <w:r w:rsidRPr="00191694">
        <w:rPr>
          <w:rFonts w:ascii="Times New Roman" w:hAnsi="Times New Roman" w:cs="Times New Roman"/>
        </w:rPr>
        <w:t xml:space="preserve">6.0. </w:t>
      </w:r>
      <w:r w:rsidR="00746D3E" w:rsidRPr="00191694">
        <w:rPr>
          <w:rFonts w:ascii="Times New Roman" w:hAnsi="Times New Roman" w:cs="Times New Roman"/>
        </w:rPr>
        <w:t xml:space="preserve"> </w:t>
      </w:r>
      <w:r w:rsidR="00975523" w:rsidRPr="00191694">
        <w:rPr>
          <w:rFonts w:ascii="Times New Roman" w:hAnsi="Times New Roman" w:cs="Times New Roman"/>
        </w:rPr>
        <w:t>Recommendations</w:t>
      </w:r>
      <w:bookmarkEnd w:id="221"/>
    </w:p>
    <w:p w14:paraId="33B3838F" w14:textId="77777777" w:rsidR="00C96F62" w:rsidRDefault="00975523" w:rsidP="009C51E0">
      <w:pPr>
        <w:pStyle w:val="ListParagraph"/>
        <w:numPr>
          <w:ilvl w:val="0"/>
          <w:numId w:val="28"/>
        </w:numPr>
        <w:spacing w:after="0" w:line="276" w:lineRule="auto"/>
        <w:jc w:val="both"/>
        <w:rPr>
          <w:ins w:id="222" w:author="Maurice Owiny" w:date="2019-02-18T18:28:00Z"/>
          <w:rFonts w:ascii="Times New Roman" w:hAnsi="Times New Roman" w:cs="Times New Roman"/>
          <w:sz w:val="24"/>
          <w:szCs w:val="24"/>
        </w:rPr>
      </w:pPr>
      <w:r w:rsidRPr="00191694">
        <w:rPr>
          <w:rFonts w:ascii="Times New Roman" w:hAnsi="Times New Roman" w:cs="Times New Roman"/>
          <w:sz w:val="24"/>
          <w:szCs w:val="24"/>
        </w:rPr>
        <w:t>The two County governments (department of health) to follow-up on the contacts of hepatitis B positive cases</w:t>
      </w:r>
    </w:p>
    <w:p w14:paraId="08CAC385" w14:textId="77777777" w:rsidR="00975523" w:rsidRPr="00191694" w:rsidRDefault="00975523" w:rsidP="009C51E0">
      <w:pPr>
        <w:pStyle w:val="ListParagraph"/>
        <w:numPr>
          <w:ilvl w:val="0"/>
          <w:numId w:val="28"/>
        </w:numPr>
        <w:spacing w:after="0" w:line="276" w:lineRule="auto"/>
        <w:jc w:val="both"/>
        <w:rPr>
          <w:rFonts w:ascii="Times New Roman" w:hAnsi="Times New Roman" w:cs="Times New Roman"/>
          <w:sz w:val="24"/>
          <w:szCs w:val="24"/>
        </w:rPr>
      </w:pPr>
      <w:del w:id="223" w:author="Maurice Owiny" w:date="2019-02-18T18:28:00Z">
        <w:r w:rsidRPr="00191694" w:rsidDel="00C96F62">
          <w:rPr>
            <w:rFonts w:ascii="Times New Roman" w:hAnsi="Times New Roman" w:cs="Times New Roman"/>
            <w:sz w:val="24"/>
            <w:szCs w:val="24"/>
          </w:rPr>
          <w:delText xml:space="preserve"> for </w:delText>
        </w:r>
      </w:del>
      <w:r w:rsidR="00C96F62">
        <w:rPr>
          <w:rFonts w:ascii="Times New Roman" w:hAnsi="Times New Roman" w:cs="Times New Roman"/>
          <w:sz w:val="24"/>
          <w:szCs w:val="24"/>
        </w:rPr>
        <w:t xml:space="preserve">Continued </w:t>
      </w:r>
      <w:r w:rsidRPr="00191694">
        <w:rPr>
          <w:rFonts w:ascii="Times New Roman" w:hAnsi="Times New Roman" w:cs="Times New Roman"/>
          <w:sz w:val="24"/>
          <w:szCs w:val="24"/>
        </w:rPr>
        <w:t>screening and vaccination for those who turn negative.</w:t>
      </w:r>
    </w:p>
    <w:p w14:paraId="65BB6C21" w14:textId="77777777" w:rsidR="004C06F0" w:rsidRPr="00191694" w:rsidRDefault="004C06F0" w:rsidP="009C51E0">
      <w:pPr>
        <w:pStyle w:val="ListParagraph"/>
        <w:numPr>
          <w:ilvl w:val="0"/>
          <w:numId w:val="28"/>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The County governments to facilitate linkage to care and follow-up of hepatitis B positive cases</w:t>
      </w:r>
    </w:p>
    <w:p w14:paraId="62300B46" w14:textId="77777777" w:rsidR="00975523" w:rsidRPr="00191694" w:rsidRDefault="004C06F0" w:rsidP="009C51E0">
      <w:pPr>
        <w:pStyle w:val="ListParagraph"/>
        <w:numPr>
          <w:ilvl w:val="0"/>
          <w:numId w:val="28"/>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The County government of Baringo to continue with targeted vaccination in the communities with high prevalence</w:t>
      </w:r>
    </w:p>
    <w:p w14:paraId="682D5BBD" w14:textId="77777777" w:rsidR="004C06F0" w:rsidRPr="00191694" w:rsidRDefault="004C06F0" w:rsidP="009C51E0">
      <w:pPr>
        <w:pStyle w:val="ListParagraph"/>
        <w:numPr>
          <w:ilvl w:val="0"/>
          <w:numId w:val="28"/>
        </w:numPr>
        <w:spacing w:after="0" w:line="276" w:lineRule="auto"/>
        <w:jc w:val="both"/>
        <w:rPr>
          <w:rFonts w:ascii="Times New Roman" w:hAnsi="Times New Roman" w:cs="Times New Roman"/>
          <w:sz w:val="24"/>
          <w:szCs w:val="24"/>
        </w:rPr>
      </w:pPr>
      <w:r w:rsidRPr="00191694">
        <w:rPr>
          <w:rFonts w:ascii="Times New Roman" w:hAnsi="Times New Roman" w:cs="Times New Roman"/>
          <w:sz w:val="24"/>
          <w:szCs w:val="24"/>
        </w:rPr>
        <w:t>The County governments to intensify community health education on Hepatitis through barazas and community health volunteers.</w:t>
      </w:r>
    </w:p>
    <w:p w14:paraId="2F253D4C" w14:textId="7986C66E" w:rsidR="00760236" w:rsidRDefault="004C06F0" w:rsidP="009C51E0">
      <w:pPr>
        <w:pStyle w:val="ListParagraph"/>
        <w:numPr>
          <w:ilvl w:val="0"/>
          <w:numId w:val="28"/>
        </w:numPr>
        <w:spacing w:after="0" w:line="276" w:lineRule="auto"/>
        <w:jc w:val="both"/>
        <w:rPr>
          <w:ins w:id="224" w:author="Maurice Owiny" w:date="2019-02-18T18:30:00Z"/>
          <w:rFonts w:ascii="Times New Roman" w:hAnsi="Times New Roman" w:cs="Times New Roman"/>
          <w:sz w:val="24"/>
          <w:szCs w:val="24"/>
        </w:rPr>
      </w:pPr>
      <w:r w:rsidRPr="00191694">
        <w:rPr>
          <w:rFonts w:ascii="Times New Roman" w:hAnsi="Times New Roman" w:cs="Times New Roman"/>
          <w:sz w:val="24"/>
          <w:szCs w:val="24"/>
        </w:rPr>
        <w:t xml:space="preserve">The national government set up </w:t>
      </w:r>
      <w:r w:rsidR="00C96F62">
        <w:rPr>
          <w:rFonts w:ascii="Times New Roman" w:hAnsi="Times New Roman" w:cs="Times New Roman"/>
          <w:sz w:val="24"/>
          <w:szCs w:val="24"/>
        </w:rPr>
        <w:t xml:space="preserve">sentinel </w:t>
      </w:r>
      <w:del w:id="225" w:author="Maurice Owiny" w:date="2019-02-18T18:29:00Z">
        <w:r w:rsidRPr="00191694" w:rsidDel="00C96F62">
          <w:rPr>
            <w:rFonts w:ascii="Times New Roman" w:hAnsi="Times New Roman" w:cs="Times New Roman"/>
            <w:sz w:val="24"/>
            <w:szCs w:val="24"/>
          </w:rPr>
          <w:delText xml:space="preserve">a </w:delText>
        </w:r>
      </w:del>
      <w:r w:rsidRPr="00191694">
        <w:rPr>
          <w:rFonts w:ascii="Times New Roman" w:hAnsi="Times New Roman" w:cs="Times New Roman"/>
          <w:sz w:val="24"/>
          <w:szCs w:val="24"/>
        </w:rPr>
        <w:t>surveillance system for hepatitis</w:t>
      </w:r>
      <w:ins w:id="226" w:author="Maurice Owiny" w:date="2019-02-18T18:30:00Z">
        <w:r w:rsidR="00760236">
          <w:rPr>
            <w:rFonts w:ascii="Times New Roman" w:hAnsi="Times New Roman" w:cs="Times New Roman"/>
            <w:sz w:val="24"/>
            <w:szCs w:val="24"/>
          </w:rPr>
          <w:t xml:space="preserve"> B</w:t>
        </w:r>
      </w:ins>
    </w:p>
    <w:p w14:paraId="42AD6C11" w14:textId="42775B1A" w:rsidR="004C06F0" w:rsidRPr="00191694" w:rsidRDefault="00760236" w:rsidP="009C51E0">
      <w:pPr>
        <w:pStyle w:val="ListParagraph"/>
        <w:numPr>
          <w:ilvl w:val="0"/>
          <w:numId w:val="28"/>
        </w:numPr>
        <w:spacing w:after="0" w:line="276" w:lineRule="auto"/>
        <w:jc w:val="both"/>
        <w:rPr>
          <w:rFonts w:ascii="Times New Roman" w:hAnsi="Times New Roman" w:cs="Times New Roman"/>
          <w:sz w:val="24"/>
          <w:szCs w:val="24"/>
        </w:rPr>
      </w:pPr>
      <w:ins w:id="227" w:author="Maurice Owiny" w:date="2019-02-18T18:30:00Z">
        <w:r>
          <w:rPr>
            <w:rFonts w:ascii="Times New Roman" w:hAnsi="Times New Roman" w:cs="Times New Roman"/>
            <w:sz w:val="24"/>
            <w:szCs w:val="24"/>
          </w:rPr>
          <w:t xml:space="preserve">Targeted </w:t>
        </w:r>
      </w:ins>
      <w:del w:id="228" w:author="Maurice Owiny" w:date="2019-02-18T18:30:00Z">
        <w:r w:rsidR="004C06F0" w:rsidRPr="00191694" w:rsidDel="00760236">
          <w:rPr>
            <w:rFonts w:ascii="Times New Roman" w:hAnsi="Times New Roman" w:cs="Times New Roman"/>
            <w:sz w:val="24"/>
            <w:szCs w:val="24"/>
          </w:rPr>
          <w:delText xml:space="preserve"> and facilitate the county government in pro</w:delText>
        </w:r>
      </w:del>
      <w:r>
        <w:rPr>
          <w:rFonts w:ascii="Times New Roman" w:hAnsi="Times New Roman" w:cs="Times New Roman"/>
          <w:sz w:val="24"/>
          <w:szCs w:val="24"/>
        </w:rPr>
        <w:t xml:space="preserve"> vaccination for </w:t>
      </w:r>
      <w:r w:rsidR="004C06F0" w:rsidRPr="00191694">
        <w:rPr>
          <w:rFonts w:ascii="Times New Roman" w:hAnsi="Times New Roman" w:cs="Times New Roman"/>
          <w:sz w:val="24"/>
          <w:szCs w:val="24"/>
        </w:rPr>
        <w:t xml:space="preserve">hepatitis B </w:t>
      </w:r>
      <w:ins w:id="229" w:author="Maurice Owiny" w:date="2019-02-18T18:30:00Z">
        <w:r>
          <w:rPr>
            <w:rFonts w:ascii="Times New Roman" w:hAnsi="Times New Roman" w:cs="Times New Roman"/>
            <w:sz w:val="24"/>
            <w:szCs w:val="24"/>
          </w:rPr>
          <w:t xml:space="preserve">and management of cases using </w:t>
        </w:r>
      </w:ins>
      <w:del w:id="230" w:author="Maurice Owiny" w:date="2019-02-18T18:31:00Z">
        <w:r w:rsidR="004C06F0" w:rsidRPr="00191694" w:rsidDel="00760236">
          <w:rPr>
            <w:rFonts w:ascii="Times New Roman" w:hAnsi="Times New Roman" w:cs="Times New Roman"/>
            <w:sz w:val="24"/>
            <w:szCs w:val="24"/>
          </w:rPr>
          <w:delText xml:space="preserve">vaccines and </w:delText>
        </w:r>
      </w:del>
      <w:r w:rsidR="004C06F0" w:rsidRPr="00191694">
        <w:rPr>
          <w:rFonts w:ascii="Times New Roman" w:hAnsi="Times New Roman" w:cs="Times New Roman"/>
          <w:sz w:val="24"/>
          <w:szCs w:val="24"/>
        </w:rPr>
        <w:t>anti-hepatitis drugs</w:t>
      </w:r>
      <w:r>
        <w:rPr>
          <w:rFonts w:ascii="Times New Roman" w:hAnsi="Times New Roman" w:cs="Times New Roman"/>
          <w:sz w:val="24"/>
          <w:szCs w:val="24"/>
        </w:rPr>
        <w:t xml:space="preserve"> should be encouraged</w:t>
      </w:r>
      <w:r w:rsidR="00DA01BE" w:rsidRPr="00191694">
        <w:rPr>
          <w:rFonts w:ascii="Times New Roman" w:hAnsi="Times New Roman" w:cs="Times New Roman"/>
          <w:sz w:val="24"/>
          <w:szCs w:val="24"/>
        </w:rPr>
        <w:t>.</w:t>
      </w:r>
    </w:p>
    <w:p w14:paraId="1217B1C1" w14:textId="77777777" w:rsidR="00B47877" w:rsidRPr="00191694" w:rsidRDefault="00B47877" w:rsidP="009C51E0">
      <w:pPr>
        <w:spacing w:after="0" w:line="276" w:lineRule="auto"/>
        <w:jc w:val="both"/>
        <w:rPr>
          <w:rFonts w:ascii="Times New Roman" w:hAnsi="Times New Roman" w:cs="Times New Roman"/>
          <w:b/>
          <w:sz w:val="24"/>
          <w:szCs w:val="24"/>
        </w:rPr>
      </w:pPr>
    </w:p>
    <w:p w14:paraId="320AE9F8" w14:textId="77777777" w:rsidR="00B47877" w:rsidRPr="00191694" w:rsidRDefault="00B47877" w:rsidP="009C51E0">
      <w:pPr>
        <w:spacing w:after="0" w:line="276" w:lineRule="auto"/>
        <w:jc w:val="both"/>
        <w:rPr>
          <w:rFonts w:ascii="Times New Roman" w:hAnsi="Times New Roman" w:cs="Times New Roman"/>
          <w:b/>
          <w:sz w:val="24"/>
          <w:szCs w:val="24"/>
        </w:rPr>
      </w:pPr>
    </w:p>
    <w:p w14:paraId="67BE930D" w14:textId="77777777" w:rsidR="00B47877" w:rsidRPr="00191694" w:rsidRDefault="00B47877" w:rsidP="009C51E0">
      <w:pPr>
        <w:spacing w:after="0" w:line="276" w:lineRule="auto"/>
        <w:jc w:val="both"/>
        <w:rPr>
          <w:rFonts w:ascii="Times New Roman" w:hAnsi="Times New Roman" w:cs="Times New Roman"/>
          <w:b/>
          <w:sz w:val="24"/>
          <w:szCs w:val="24"/>
        </w:rPr>
      </w:pPr>
    </w:p>
    <w:p w14:paraId="151C5043" w14:textId="77777777" w:rsidR="00B47877" w:rsidRPr="00191694" w:rsidRDefault="00B47877" w:rsidP="009C51E0">
      <w:pPr>
        <w:spacing w:after="0" w:line="276" w:lineRule="auto"/>
        <w:jc w:val="both"/>
        <w:rPr>
          <w:rFonts w:ascii="Times New Roman" w:hAnsi="Times New Roman" w:cs="Times New Roman"/>
          <w:b/>
          <w:sz w:val="24"/>
          <w:szCs w:val="24"/>
        </w:rPr>
      </w:pPr>
    </w:p>
    <w:p w14:paraId="7A3FDB73" w14:textId="77777777" w:rsidR="00B47877" w:rsidRPr="00191694" w:rsidRDefault="00B47877" w:rsidP="009C51E0">
      <w:pPr>
        <w:spacing w:after="0" w:line="276" w:lineRule="auto"/>
        <w:jc w:val="both"/>
        <w:rPr>
          <w:rFonts w:ascii="Times New Roman" w:hAnsi="Times New Roman" w:cs="Times New Roman"/>
          <w:b/>
          <w:sz w:val="24"/>
          <w:szCs w:val="24"/>
        </w:rPr>
      </w:pPr>
    </w:p>
    <w:p w14:paraId="7ED2C50F" w14:textId="77777777" w:rsidR="00B47877" w:rsidRPr="00191694" w:rsidRDefault="00B47877" w:rsidP="009C51E0">
      <w:pPr>
        <w:spacing w:after="0" w:line="276" w:lineRule="auto"/>
        <w:jc w:val="both"/>
        <w:rPr>
          <w:rFonts w:ascii="Times New Roman" w:hAnsi="Times New Roman" w:cs="Times New Roman"/>
          <w:b/>
          <w:sz w:val="24"/>
          <w:szCs w:val="24"/>
        </w:rPr>
      </w:pPr>
    </w:p>
    <w:p w14:paraId="76DEBB12" w14:textId="77777777" w:rsidR="00B47877" w:rsidRPr="00191694" w:rsidRDefault="00B47877" w:rsidP="009C51E0">
      <w:pPr>
        <w:spacing w:after="0" w:line="276" w:lineRule="auto"/>
        <w:jc w:val="both"/>
        <w:rPr>
          <w:rFonts w:ascii="Times New Roman" w:hAnsi="Times New Roman" w:cs="Times New Roman"/>
          <w:b/>
          <w:sz w:val="24"/>
          <w:szCs w:val="24"/>
        </w:rPr>
      </w:pPr>
    </w:p>
    <w:p w14:paraId="59BB8DA9" w14:textId="77777777" w:rsidR="00B47877" w:rsidRPr="00191694" w:rsidRDefault="00B47877" w:rsidP="009C51E0">
      <w:pPr>
        <w:spacing w:after="0" w:line="276" w:lineRule="auto"/>
        <w:jc w:val="both"/>
        <w:rPr>
          <w:rFonts w:ascii="Times New Roman" w:hAnsi="Times New Roman" w:cs="Times New Roman"/>
          <w:b/>
          <w:sz w:val="24"/>
          <w:szCs w:val="24"/>
        </w:rPr>
      </w:pPr>
    </w:p>
    <w:p w14:paraId="0B366A6F" w14:textId="77777777" w:rsidR="00B47877" w:rsidRPr="00191694" w:rsidRDefault="00B47877" w:rsidP="009C51E0">
      <w:pPr>
        <w:spacing w:after="0" w:line="276" w:lineRule="auto"/>
        <w:jc w:val="both"/>
        <w:rPr>
          <w:rFonts w:ascii="Times New Roman" w:hAnsi="Times New Roman" w:cs="Times New Roman"/>
          <w:b/>
          <w:sz w:val="24"/>
          <w:szCs w:val="24"/>
        </w:rPr>
      </w:pPr>
    </w:p>
    <w:p w14:paraId="419DD63A" w14:textId="77777777" w:rsidR="00B47877" w:rsidRPr="00191694" w:rsidRDefault="00B47877" w:rsidP="009C51E0">
      <w:pPr>
        <w:spacing w:after="0" w:line="276" w:lineRule="auto"/>
        <w:jc w:val="both"/>
        <w:rPr>
          <w:rFonts w:ascii="Times New Roman" w:hAnsi="Times New Roman" w:cs="Times New Roman"/>
          <w:b/>
          <w:sz w:val="24"/>
          <w:szCs w:val="24"/>
        </w:rPr>
      </w:pPr>
    </w:p>
    <w:p w14:paraId="5F3047DC" w14:textId="77777777" w:rsidR="00B47877" w:rsidRPr="00191694" w:rsidRDefault="00B47877" w:rsidP="009C51E0">
      <w:pPr>
        <w:spacing w:after="0" w:line="276" w:lineRule="auto"/>
        <w:jc w:val="both"/>
        <w:rPr>
          <w:rFonts w:ascii="Times New Roman" w:hAnsi="Times New Roman" w:cs="Times New Roman"/>
          <w:b/>
          <w:sz w:val="24"/>
          <w:szCs w:val="24"/>
        </w:rPr>
      </w:pPr>
    </w:p>
    <w:p w14:paraId="5A41A620" w14:textId="77777777" w:rsidR="00B47877" w:rsidRPr="00191694" w:rsidRDefault="00B47877" w:rsidP="009C51E0">
      <w:pPr>
        <w:spacing w:after="0" w:line="276" w:lineRule="auto"/>
        <w:jc w:val="both"/>
        <w:rPr>
          <w:rFonts w:ascii="Times New Roman" w:hAnsi="Times New Roman" w:cs="Times New Roman"/>
          <w:b/>
          <w:sz w:val="24"/>
          <w:szCs w:val="24"/>
        </w:rPr>
      </w:pPr>
    </w:p>
    <w:p w14:paraId="238F0659" w14:textId="77777777" w:rsidR="00B47877" w:rsidRPr="00191694" w:rsidRDefault="00B47877" w:rsidP="009C51E0">
      <w:pPr>
        <w:spacing w:after="0" w:line="276" w:lineRule="auto"/>
        <w:jc w:val="both"/>
        <w:rPr>
          <w:rFonts w:ascii="Times New Roman" w:hAnsi="Times New Roman" w:cs="Times New Roman"/>
          <w:b/>
          <w:sz w:val="24"/>
          <w:szCs w:val="24"/>
        </w:rPr>
      </w:pPr>
    </w:p>
    <w:p w14:paraId="40F34D50" w14:textId="77777777" w:rsidR="00B47877" w:rsidRPr="00191694" w:rsidRDefault="00B47877" w:rsidP="009C51E0">
      <w:pPr>
        <w:spacing w:after="0" w:line="276" w:lineRule="auto"/>
        <w:jc w:val="both"/>
        <w:rPr>
          <w:rFonts w:ascii="Times New Roman" w:hAnsi="Times New Roman" w:cs="Times New Roman"/>
          <w:b/>
          <w:sz w:val="24"/>
          <w:szCs w:val="24"/>
        </w:rPr>
      </w:pPr>
    </w:p>
    <w:p w14:paraId="50E9CCC1" w14:textId="77777777" w:rsidR="00E63331" w:rsidRPr="00191694" w:rsidRDefault="00E63331" w:rsidP="009C51E0">
      <w:pPr>
        <w:spacing w:line="276" w:lineRule="auto"/>
        <w:jc w:val="both"/>
        <w:rPr>
          <w:rFonts w:ascii="Times New Roman" w:hAnsi="Times New Roman" w:cs="Times New Roman"/>
          <w:b/>
          <w:sz w:val="24"/>
          <w:szCs w:val="24"/>
          <w:lang w:val="en-US"/>
        </w:rPr>
        <w:sectPr w:rsidR="00E63331" w:rsidRPr="00191694">
          <w:pgSz w:w="12240" w:h="15840"/>
          <w:pgMar w:top="1440" w:right="1440" w:bottom="1440" w:left="1440" w:header="720" w:footer="720" w:gutter="0"/>
          <w:cols w:space="720"/>
          <w:docGrid w:linePitch="360"/>
        </w:sectPr>
      </w:pPr>
    </w:p>
    <w:p w14:paraId="3460E806" w14:textId="77777777" w:rsidR="00B7519A" w:rsidRPr="00191694" w:rsidRDefault="00B7519A" w:rsidP="009C51E0">
      <w:pPr>
        <w:pStyle w:val="Heading1"/>
        <w:spacing w:line="276" w:lineRule="auto"/>
        <w:rPr>
          <w:rFonts w:ascii="Times New Roman" w:hAnsi="Times New Roman" w:cs="Times New Roman"/>
        </w:rPr>
      </w:pPr>
      <w:bookmarkStart w:id="231" w:name="_Toc1135177"/>
      <w:r w:rsidRPr="00191694">
        <w:rPr>
          <w:rFonts w:ascii="Times New Roman" w:hAnsi="Times New Roman" w:cs="Times New Roman"/>
        </w:rPr>
        <w:lastRenderedPageBreak/>
        <w:t>References</w:t>
      </w:r>
      <w:bookmarkEnd w:id="231"/>
    </w:p>
    <w:p w14:paraId="04B1F4D7" w14:textId="77777777" w:rsidR="00067020" w:rsidRPr="00191694" w:rsidRDefault="00C95441"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fldChar w:fldCharType="begin"/>
      </w:r>
      <w:r w:rsidR="00624A9D" w:rsidRPr="00191694">
        <w:rPr>
          <w:rFonts w:ascii="Times New Roman" w:hAnsi="Times New Roman" w:cs="Times New Roman"/>
          <w:sz w:val="24"/>
          <w:szCs w:val="24"/>
        </w:rPr>
        <w:instrText xml:space="preserve"> ADDIN EN.REFLIST </w:instrText>
      </w:r>
      <w:r w:rsidRPr="00191694">
        <w:rPr>
          <w:rFonts w:ascii="Times New Roman" w:hAnsi="Times New Roman" w:cs="Times New Roman"/>
          <w:sz w:val="24"/>
          <w:szCs w:val="24"/>
        </w:rPr>
        <w:fldChar w:fldCharType="end"/>
      </w:r>
      <w:bookmarkStart w:id="232" w:name="_ENREF_1"/>
      <w:r w:rsidR="00067020" w:rsidRPr="00191694">
        <w:rPr>
          <w:rFonts w:ascii="Times New Roman" w:hAnsi="Times New Roman" w:cs="Times New Roman"/>
          <w:sz w:val="24"/>
          <w:szCs w:val="24"/>
        </w:rPr>
        <w:t>CDC. (2015, March 2015). Hepatitis B Information.   Retrieved 22nd March 2018, from https://www.cdc.gov/hepatitis/hbv/index.htm</w:t>
      </w:r>
    </w:p>
    <w:bookmarkEnd w:id="232"/>
    <w:p w14:paraId="3A0A9A99" w14:textId="77777777" w:rsidR="00067020" w:rsidRPr="00191694" w:rsidRDefault="00067020" w:rsidP="009C51E0">
      <w:pPr>
        <w:pStyle w:val="EndNoteBibliography"/>
        <w:spacing w:after="0" w:line="276" w:lineRule="auto"/>
        <w:rPr>
          <w:rFonts w:ascii="Times New Roman" w:hAnsi="Times New Roman" w:cs="Times New Roman"/>
          <w:sz w:val="24"/>
          <w:szCs w:val="24"/>
        </w:rPr>
      </w:pPr>
    </w:p>
    <w:p w14:paraId="43D9A5CA"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bookmarkStart w:id="233" w:name="_ENREF_2"/>
      <w:r w:rsidRPr="00191694">
        <w:rPr>
          <w:rFonts w:ascii="Times New Roman" w:hAnsi="Times New Roman" w:cs="Times New Roman"/>
          <w:sz w:val="24"/>
          <w:szCs w:val="24"/>
        </w:rPr>
        <w:t xml:space="preserve">D'souza, R., &amp; Foster, G. R. (2004). Diagnosis and treatment of chronic hepatitis B. </w:t>
      </w:r>
      <w:r w:rsidRPr="00191694">
        <w:rPr>
          <w:rFonts w:ascii="Times New Roman" w:hAnsi="Times New Roman" w:cs="Times New Roman"/>
          <w:i/>
          <w:sz w:val="24"/>
          <w:szCs w:val="24"/>
        </w:rPr>
        <w:t>Journal of the Royal Society of Medicine, 97</w:t>
      </w:r>
      <w:r w:rsidRPr="00191694">
        <w:rPr>
          <w:rFonts w:ascii="Times New Roman" w:hAnsi="Times New Roman" w:cs="Times New Roman"/>
          <w:sz w:val="24"/>
          <w:szCs w:val="24"/>
        </w:rPr>
        <w:t xml:space="preserve">(7), 318-321. </w:t>
      </w:r>
      <w:bookmarkEnd w:id="233"/>
    </w:p>
    <w:p w14:paraId="0FBA17CB"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bookmarkStart w:id="234" w:name="_ENREF_3"/>
      <w:r w:rsidRPr="00191694">
        <w:rPr>
          <w:rFonts w:ascii="Times New Roman" w:hAnsi="Times New Roman" w:cs="Times New Roman"/>
          <w:sz w:val="24"/>
          <w:szCs w:val="24"/>
        </w:rPr>
        <w:t xml:space="preserve">Gheorghe, L., Csiki, I. E., Iacob, S., &amp; Gheorghe, C. (2013). The prevalence and risk factors of hepatitis B virus infection in an adult population in Romania: a nationwide survey. </w:t>
      </w:r>
      <w:r w:rsidRPr="00191694">
        <w:rPr>
          <w:rFonts w:ascii="Times New Roman" w:hAnsi="Times New Roman" w:cs="Times New Roman"/>
          <w:i/>
          <w:sz w:val="24"/>
          <w:szCs w:val="24"/>
        </w:rPr>
        <w:t>European journal of gastroenterology &amp; hepatology, 25</w:t>
      </w:r>
      <w:r w:rsidRPr="00191694">
        <w:rPr>
          <w:rFonts w:ascii="Times New Roman" w:hAnsi="Times New Roman" w:cs="Times New Roman"/>
          <w:sz w:val="24"/>
          <w:szCs w:val="24"/>
        </w:rPr>
        <w:t xml:space="preserve">(1), 56-64. </w:t>
      </w:r>
      <w:bookmarkEnd w:id="234"/>
    </w:p>
    <w:p w14:paraId="712F7F50"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bookmarkStart w:id="235" w:name="_ENREF_4"/>
      <w:r w:rsidRPr="00191694">
        <w:rPr>
          <w:rFonts w:ascii="Times New Roman" w:hAnsi="Times New Roman" w:cs="Times New Roman"/>
          <w:sz w:val="24"/>
          <w:szCs w:val="24"/>
        </w:rPr>
        <w:t xml:space="preserve">Kerubo, G., Khamadi, S., Okoth, V., Madise, N., Ezeh, A., Abdalla, Z., &amp; Mwau, M. (2015). Hepatitis B, hepatitis C and HIV-1 coinfection in two informal urban settlements in Nairobi, Kenya. </w:t>
      </w:r>
      <w:r w:rsidRPr="00191694">
        <w:rPr>
          <w:rFonts w:ascii="Times New Roman" w:hAnsi="Times New Roman" w:cs="Times New Roman"/>
          <w:i/>
          <w:sz w:val="24"/>
          <w:szCs w:val="24"/>
        </w:rPr>
        <w:t>PloS one, 10</w:t>
      </w:r>
      <w:r w:rsidRPr="00191694">
        <w:rPr>
          <w:rFonts w:ascii="Times New Roman" w:hAnsi="Times New Roman" w:cs="Times New Roman"/>
          <w:sz w:val="24"/>
          <w:szCs w:val="24"/>
        </w:rPr>
        <w:t xml:space="preserve">(6), e0129247. </w:t>
      </w:r>
      <w:bookmarkEnd w:id="235"/>
    </w:p>
    <w:p w14:paraId="46342596"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bookmarkStart w:id="236" w:name="_ENREF_5"/>
      <w:r w:rsidRPr="00191694">
        <w:rPr>
          <w:rFonts w:ascii="Times New Roman" w:hAnsi="Times New Roman" w:cs="Times New Roman"/>
          <w:sz w:val="24"/>
          <w:szCs w:val="24"/>
        </w:rPr>
        <w:t xml:space="preserve">Lewis-Ximenez, L. L., Ginuino, C. F., Silva, J. C., Schatzmayr, H. G., Stuver, S., &amp; Yoshida, C. F. (2002). Risk factors for hepatitis B virus infection in Rio de Janeiro, Brazil. </w:t>
      </w:r>
      <w:r w:rsidRPr="00191694">
        <w:rPr>
          <w:rFonts w:ascii="Times New Roman" w:hAnsi="Times New Roman" w:cs="Times New Roman"/>
          <w:i/>
          <w:sz w:val="24"/>
          <w:szCs w:val="24"/>
        </w:rPr>
        <w:t>BMC public health, 2</w:t>
      </w:r>
      <w:r w:rsidRPr="00191694">
        <w:rPr>
          <w:rFonts w:ascii="Times New Roman" w:hAnsi="Times New Roman" w:cs="Times New Roman"/>
          <w:sz w:val="24"/>
          <w:szCs w:val="24"/>
        </w:rPr>
        <w:t xml:space="preserve">(1), 26. </w:t>
      </w:r>
      <w:bookmarkEnd w:id="236"/>
    </w:p>
    <w:p w14:paraId="5992B957"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bookmarkStart w:id="237" w:name="_ENREF_6"/>
      <w:r w:rsidRPr="00191694">
        <w:rPr>
          <w:rFonts w:ascii="Times New Roman" w:hAnsi="Times New Roman" w:cs="Times New Roman"/>
          <w:sz w:val="24"/>
          <w:szCs w:val="24"/>
        </w:rPr>
        <w:t xml:space="preserve">Li, X., Zheng, Y., Liau, A., Cai, B., Ye, D., Huang, F., . . . Li, S. (2012). Hepatitis B virus infections and risk factors among the general population in Anhui Province, China: an epidemiological study. </w:t>
      </w:r>
      <w:r w:rsidRPr="00191694">
        <w:rPr>
          <w:rFonts w:ascii="Times New Roman" w:hAnsi="Times New Roman" w:cs="Times New Roman"/>
          <w:i/>
          <w:sz w:val="24"/>
          <w:szCs w:val="24"/>
        </w:rPr>
        <w:t>BMC public health, 12</w:t>
      </w:r>
      <w:r w:rsidRPr="00191694">
        <w:rPr>
          <w:rFonts w:ascii="Times New Roman" w:hAnsi="Times New Roman" w:cs="Times New Roman"/>
          <w:sz w:val="24"/>
          <w:szCs w:val="24"/>
        </w:rPr>
        <w:t xml:space="preserve">(1), 272. </w:t>
      </w:r>
      <w:bookmarkEnd w:id="237"/>
    </w:p>
    <w:p w14:paraId="6CDD343E"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bookmarkStart w:id="238" w:name="_ENREF_7"/>
      <w:r w:rsidRPr="00191694">
        <w:rPr>
          <w:rFonts w:ascii="Times New Roman" w:hAnsi="Times New Roman" w:cs="Times New Roman"/>
          <w:sz w:val="24"/>
          <w:szCs w:val="24"/>
        </w:rPr>
        <w:t xml:space="preserve">Lok, A. S., &amp; McMahon, B. J. (2009). Chronic hepatitis B: update 2009. </w:t>
      </w:r>
      <w:r w:rsidRPr="00191694">
        <w:rPr>
          <w:rFonts w:ascii="Times New Roman" w:hAnsi="Times New Roman" w:cs="Times New Roman"/>
          <w:i/>
          <w:sz w:val="24"/>
          <w:szCs w:val="24"/>
        </w:rPr>
        <w:t>Hepatology, 50</w:t>
      </w:r>
      <w:r w:rsidRPr="00191694">
        <w:rPr>
          <w:rFonts w:ascii="Times New Roman" w:hAnsi="Times New Roman" w:cs="Times New Roman"/>
          <w:sz w:val="24"/>
          <w:szCs w:val="24"/>
        </w:rPr>
        <w:t xml:space="preserve">(3), 661-662. </w:t>
      </w:r>
      <w:bookmarkEnd w:id="238"/>
    </w:p>
    <w:p w14:paraId="7D2A0F1A"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bookmarkStart w:id="239" w:name="_ENREF_8"/>
      <w:r w:rsidRPr="00191694">
        <w:rPr>
          <w:rFonts w:ascii="Times New Roman" w:hAnsi="Times New Roman" w:cs="Times New Roman"/>
          <w:sz w:val="24"/>
          <w:szCs w:val="24"/>
        </w:rPr>
        <w:t>MOH. (2013). Guidelines for the Treatment of</w:t>
      </w:r>
    </w:p>
    <w:p w14:paraId="51925DE4"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Chronic Hepatitis B and C Viral</w:t>
      </w:r>
    </w:p>
    <w:p w14:paraId="7728E0FF"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Infections in Kenya. </w:t>
      </w:r>
      <w:bookmarkEnd w:id="239"/>
    </w:p>
    <w:p w14:paraId="764C896D"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bookmarkStart w:id="240" w:name="_ENREF_9"/>
      <w:r w:rsidRPr="00191694">
        <w:rPr>
          <w:rFonts w:ascii="Times New Roman" w:hAnsi="Times New Roman" w:cs="Times New Roman"/>
          <w:sz w:val="24"/>
          <w:szCs w:val="24"/>
        </w:rPr>
        <w:t xml:space="preserve">Webster, G. J., Reignat, S., Maini, M. K., Whalley, S. A., Ogg, G. S., King, A., . . . Vergani, D. (2000). Incubation phase of acute hepatitis B in man: dynamic of cellular immune mechanisms. </w:t>
      </w:r>
      <w:r w:rsidRPr="00191694">
        <w:rPr>
          <w:rFonts w:ascii="Times New Roman" w:hAnsi="Times New Roman" w:cs="Times New Roman"/>
          <w:i/>
          <w:sz w:val="24"/>
          <w:szCs w:val="24"/>
        </w:rPr>
        <w:t>Hepatology, 32</w:t>
      </w:r>
      <w:r w:rsidRPr="00191694">
        <w:rPr>
          <w:rFonts w:ascii="Times New Roman" w:hAnsi="Times New Roman" w:cs="Times New Roman"/>
          <w:sz w:val="24"/>
          <w:szCs w:val="24"/>
        </w:rPr>
        <w:t xml:space="preserve">(5), 1117-1124. </w:t>
      </w:r>
      <w:bookmarkEnd w:id="240"/>
    </w:p>
    <w:p w14:paraId="7140FEED"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bookmarkStart w:id="241" w:name="_ENREF_10"/>
      <w:r w:rsidRPr="00191694">
        <w:rPr>
          <w:rFonts w:ascii="Times New Roman" w:hAnsi="Times New Roman" w:cs="Times New Roman"/>
          <w:sz w:val="24"/>
          <w:szCs w:val="24"/>
        </w:rPr>
        <w:t>WHO. (2017, July 2017). World Health Organization: Hepatitis B.   Retrieved 18th February 2018, 2018, from http://www.who.int/mediacentre/factsheets/fs204/en/</w:t>
      </w:r>
      <w:bookmarkEnd w:id="241"/>
    </w:p>
    <w:p w14:paraId="6580AC54"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CDC. (2015, March 2015). Hepatitis B Information.   Retrieved 22nd March 2018, from https://www.cdc.gov/hepatitis/hbv/index.htm</w:t>
      </w:r>
    </w:p>
    <w:p w14:paraId="145FF174" w14:textId="77777777" w:rsidR="00067020" w:rsidRPr="00191694" w:rsidRDefault="00067020" w:rsidP="009C51E0">
      <w:pPr>
        <w:pStyle w:val="EndNoteBibliography"/>
        <w:spacing w:after="0" w:line="276" w:lineRule="auto"/>
        <w:rPr>
          <w:rFonts w:ascii="Times New Roman" w:hAnsi="Times New Roman" w:cs="Times New Roman"/>
          <w:sz w:val="24"/>
          <w:szCs w:val="24"/>
        </w:rPr>
      </w:pPr>
    </w:p>
    <w:p w14:paraId="3FBEA7F0"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D'souza, R., &amp; Foster, G. R. (2004). Diagnosis and treatment of chronic hepatitis B. </w:t>
      </w:r>
      <w:r w:rsidRPr="00191694">
        <w:rPr>
          <w:rFonts w:ascii="Times New Roman" w:hAnsi="Times New Roman" w:cs="Times New Roman"/>
          <w:i/>
          <w:sz w:val="24"/>
          <w:szCs w:val="24"/>
        </w:rPr>
        <w:t>Journal of the Royal Society of Medicine, 97</w:t>
      </w:r>
      <w:r w:rsidRPr="00191694">
        <w:rPr>
          <w:rFonts w:ascii="Times New Roman" w:hAnsi="Times New Roman" w:cs="Times New Roman"/>
          <w:sz w:val="24"/>
          <w:szCs w:val="24"/>
        </w:rPr>
        <w:t xml:space="preserve">(7), 318-321. </w:t>
      </w:r>
    </w:p>
    <w:p w14:paraId="103D6FE4"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Gheorghe, L., Csiki, I. E., Iacob, S., &amp; Gheorghe, C. (2013). The prevalence and risk factors of hepatitis B virus infection in an adult population in Romania: a nationwide survey. </w:t>
      </w:r>
      <w:r w:rsidRPr="00191694">
        <w:rPr>
          <w:rFonts w:ascii="Times New Roman" w:hAnsi="Times New Roman" w:cs="Times New Roman"/>
          <w:i/>
          <w:sz w:val="24"/>
          <w:szCs w:val="24"/>
        </w:rPr>
        <w:t>European journal of gastroenterology &amp; hepatology, 25</w:t>
      </w:r>
      <w:r w:rsidRPr="00191694">
        <w:rPr>
          <w:rFonts w:ascii="Times New Roman" w:hAnsi="Times New Roman" w:cs="Times New Roman"/>
          <w:sz w:val="24"/>
          <w:szCs w:val="24"/>
        </w:rPr>
        <w:t xml:space="preserve">(1), 56-64. </w:t>
      </w:r>
    </w:p>
    <w:p w14:paraId="1FFA3F2B"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lastRenderedPageBreak/>
        <w:t xml:space="preserve">Kerubo, G., Khamadi, S., Okoth, V., Madise, N., Ezeh, A., Abdalla, Z., &amp; Mwau, M. (2015). Hepatitis B, hepatitis C and HIV-1 coinfection in two informal urban settlements in Nairobi, Kenya. </w:t>
      </w:r>
      <w:r w:rsidRPr="00191694">
        <w:rPr>
          <w:rFonts w:ascii="Times New Roman" w:hAnsi="Times New Roman" w:cs="Times New Roman"/>
          <w:i/>
          <w:sz w:val="24"/>
          <w:szCs w:val="24"/>
        </w:rPr>
        <w:t>PloS one, 10</w:t>
      </w:r>
      <w:r w:rsidRPr="00191694">
        <w:rPr>
          <w:rFonts w:ascii="Times New Roman" w:hAnsi="Times New Roman" w:cs="Times New Roman"/>
          <w:sz w:val="24"/>
          <w:szCs w:val="24"/>
        </w:rPr>
        <w:t xml:space="preserve">(6), e0129247. </w:t>
      </w:r>
    </w:p>
    <w:p w14:paraId="5E561715"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Lewis-Ximenez, L. L., Ginuino, C. F., Silva, J. C., Schatzmayr, H. G., Stuver, S., &amp; Yoshida, C. F. (2002). Risk factors for hepatitis B virus infection in Rio de Janeiro, Brazil. </w:t>
      </w:r>
      <w:r w:rsidRPr="00191694">
        <w:rPr>
          <w:rFonts w:ascii="Times New Roman" w:hAnsi="Times New Roman" w:cs="Times New Roman"/>
          <w:i/>
          <w:sz w:val="24"/>
          <w:szCs w:val="24"/>
        </w:rPr>
        <w:t>BMC public health, 2</w:t>
      </w:r>
      <w:r w:rsidRPr="00191694">
        <w:rPr>
          <w:rFonts w:ascii="Times New Roman" w:hAnsi="Times New Roman" w:cs="Times New Roman"/>
          <w:sz w:val="24"/>
          <w:szCs w:val="24"/>
        </w:rPr>
        <w:t xml:space="preserve">(1), 26. </w:t>
      </w:r>
    </w:p>
    <w:p w14:paraId="27C05EE4"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Li, X., Zheng, Y., Liau, A., Cai, B., Ye, D., Huang, F., . . . Li, S. (2012). Hepatitis B virus infections and risk factors among the general population in Anhui Province, China: an epidemiological study. </w:t>
      </w:r>
      <w:r w:rsidRPr="00191694">
        <w:rPr>
          <w:rFonts w:ascii="Times New Roman" w:hAnsi="Times New Roman" w:cs="Times New Roman"/>
          <w:i/>
          <w:sz w:val="24"/>
          <w:szCs w:val="24"/>
        </w:rPr>
        <w:t>BMC public health, 12</w:t>
      </w:r>
      <w:r w:rsidRPr="00191694">
        <w:rPr>
          <w:rFonts w:ascii="Times New Roman" w:hAnsi="Times New Roman" w:cs="Times New Roman"/>
          <w:sz w:val="24"/>
          <w:szCs w:val="24"/>
        </w:rPr>
        <w:t xml:space="preserve">(1), 272. </w:t>
      </w:r>
    </w:p>
    <w:p w14:paraId="1A0517A3"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Lok, A. S., &amp; McMahon, B. J. (2009). Chronic hepatitis B: update 2009. </w:t>
      </w:r>
      <w:r w:rsidRPr="00191694">
        <w:rPr>
          <w:rFonts w:ascii="Times New Roman" w:hAnsi="Times New Roman" w:cs="Times New Roman"/>
          <w:i/>
          <w:sz w:val="24"/>
          <w:szCs w:val="24"/>
        </w:rPr>
        <w:t>Hepatology, 50</w:t>
      </w:r>
      <w:r w:rsidRPr="00191694">
        <w:rPr>
          <w:rFonts w:ascii="Times New Roman" w:hAnsi="Times New Roman" w:cs="Times New Roman"/>
          <w:sz w:val="24"/>
          <w:szCs w:val="24"/>
        </w:rPr>
        <w:t xml:space="preserve">(3), 661-662. </w:t>
      </w:r>
    </w:p>
    <w:p w14:paraId="506894A4"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MOH. (2013). Guidelines for the Treatment of</w:t>
      </w:r>
    </w:p>
    <w:p w14:paraId="571B3BE8"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Chronic Hepatitis B and C Viral</w:t>
      </w:r>
    </w:p>
    <w:p w14:paraId="4AD61570"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Infections in Kenya. </w:t>
      </w:r>
    </w:p>
    <w:p w14:paraId="12014195"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Webster, G. J., Reignat, S., Maini, M. K., Whalley, S. A., Ogg, G. S., King, A., . . . Vergani, D. (2000). Incubation phase of acute hepatitis B in man: dynamic of cellular immune mechanisms. </w:t>
      </w:r>
      <w:r w:rsidRPr="00191694">
        <w:rPr>
          <w:rFonts w:ascii="Times New Roman" w:hAnsi="Times New Roman" w:cs="Times New Roman"/>
          <w:i/>
          <w:sz w:val="24"/>
          <w:szCs w:val="24"/>
        </w:rPr>
        <w:t>Hepatology, 32</w:t>
      </w:r>
      <w:r w:rsidRPr="00191694">
        <w:rPr>
          <w:rFonts w:ascii="Times New Roman" w:hAnsi="Times New Roman" w:cs="Times New Roman"/>
          <w:sz w:val="24"/>
          <w:szCs w:val="24"/>
        </w:rPr>
        <w:t xml:space="preserve">(5), 1117-1124. </w:t>
      </w:r>
    </w:p>
    <w:p w14:paraId="553DA714"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WHO. (2017, July 2017). World Health Organization: Hepatitis B.   Retrieved 18th February 2018, 2018, from http://www.who.int/mediacentre/factsheets/fs204/en/</w:t>
      </w:r>
    </w:p>
    <w:p w14:paraId="393F7BB7"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CDC. (2015, March 2015). Hepatitis B Information.   Retrieved 22nd March 2018, from https://www.cdc.gov/hepatitis/hbv/index.htm</w:t>
      </w:r>
    </w:p>
    <w:p w14:paraId="5379DFF7" w14:textId="77777777" w:rsidR="00067020" w:rsidRPr="00191694" w:rsidRDefault="00067020" w:rsidP="009C51E0">
      <w:pPr>
        <w:pStyle w:val="EndNoteBibliography"/>
        <w:spacing w:after="0" w:line="276" w:lineRule="auto"/>
        <w:rPr>
          <w:rFonts w:ascii="Times New Roman" w:hAnsi="Times New Roman" w:cs="Times New Roman"/>
          <w:sz w:val="24"/>
          <w:szCs w:val="24"/>
        </w:rPr>
      </w:pPr>
    </w:p>
    <w:p w14:paraId="0591E153"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D'souza, R., &amp; Foster, G. R. (2004). Diagnosis and treatment of chronic hepatitis B. </w:t>
      </w:r>
      <w:r w:rsidRPr="00191694">
        <w:rPr>
          <w:rFonts w:ascii="Times New Roman" w:hAnsi="Times New Roman" w:cs="Times New Roman"/>
          <w:i/>
          <w:sz w:val="24"/>
          <w:szCs w:val="24"/>
        </w:rPr>
        <w:t>Journal of the Royal Society of Medicine, 97</w:t>
      </w:r>
      <w:r w:rsidRPr="00191694">
        <w:rPr>
          <w:rFonts w:ascii="Times New Roman" w:hAnsi="Times New Roman" w:cs="Times New Roman"/>
          <w:sz w:val="24"/>
          <w:szCs w:val="24"/>
        </w:rPr>
        <w:t xml:space="preserve">(7), 318-321. </w:t>
      </w:r>
    </w:p>
    <w:p w14:paraId="487DD16B"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Gheorghe, L., Csiki, I. E., Iacob, S., &amp; Gheorghe, C. (2013). The prevalence and risk factors of hepatitis B virus infection in an adult population in Romania: a nationwide survey. </w:t>
      </w:r>
      <w:r w:rsidRPr="00191694">
        <w:rPr>
          <w:rFonts w:ascii="Times New Roman" w:hAnsi="Times New Roman" w:cs="Times New Roman"/>
          <w:i/>
          <w:sz w:val="24"/>
          <w:szCs w:val="24"/>
        </w:rPr>
        <w:t>European journal of gastroenterology &amp; hepatology, 25</w:t>
      </w:r>
      <w:r w:rsidRPr="00191694">
        <w:rPr>
          <w:rFonts w:ascii="Times New Roman" w:hAnsi="Times New Roman" w:cs="Times New Roman"/>
          <w:sz w:val="24"/>
          <w:szCs w:val="24"/>
        </w:rPr>
        <w:t xml:space="preserve">(1), 56-64. </w:t>
      </w:r>
    </w:p>
    <w:p w14:paraId="1DD7CC6A"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Kerubo, G., Khamadi, S., Okoth, V., Madise, N., Ezeh, A., Abdalla, Z., &amp; Mwau, M. (2015). Hepatitis B, hepatitis C and HIV-1 coinfection in two informal urban settlements in Nairobi, Kenya. </w:t>
      </w:r>
      <w:r w:rsidRPr="00191694">
        <w:rPr>
          <w:rFonts w:ascii="Times New Roman" w:hAnsi="Times New Roman" w:cs="Times New Roman"/>
          <w:i/>
          <w:sz w:val="24"/>
          <w:szCs w:val="24"/>
        </w:rPr>
        <w:t>PloS one, 10</w:t>
      </w:r>
      <w:r w:rsidRPr="00191694">
        <w:rPr>
          <w:rFonts w:ascii="Times New Roman" w:hAnsi="Times New Roman" w:cs="Times New Roman"/>
          <w:sz w:val="24"/>
          <w:szCs w:val="24"/>
        </w:rPr>
        <w:t xml:space="preserve">(6), e0129247. </w:t>
      </w:r>
    </w:p>
    <w:p w14:paraId="7AC9D07A"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Lewis-Ximenez, L. L., Ginuino, C. F., Silva, J. C., Schatzmayr, H. G., Stuver, S., &amp; Yoshida, C. F. (2002). Risk factors for hepatitis B virus infection in Rio de Janeiro, Brazil. </w:t>
      </w:r>
      <w:r w:rsidRPr="00191694">
        <w:rPr>
          <w:rFonts w:ascii="Times New Roman" w:hAnsi="Times New Roman" w:cs="Times New Roman"/>
          <w:i/>
          <w:sz w:val="24"/>
          <w:szCs w:val="24"/>
        </w:rPr>
        <w:t>BMC public health, 2</w:t>
      </w:r>
      <w:r w:rsidRPr="00191694">
        <w:rPr>
          <w:rFonts w:ascii="Times New Roman" w:hAnsi="Times New Roman" w:cs="Times New Roman"/>
          <w:sz w:val="24"/>
          <w:szCs w:val="24"/>
        </w:rPr>
        <w:t xml:space="preserve">(1), 26. </w:t>
      </w:r>
    </w:p>
    <w:p w14:paraId="2B4FCD96"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Li, X., Zheng, Y., Liau, A., Cai, B., Ye, D., Huang, F., . . . Li, S. (2012). Hepatitis B virus infections and risk factors among the general population in Anhui Province, China: an epidemiological study. </w:t>
      </w:r>
      <w:r w:rsidRPr="00191694">
        <w:rPr>
          <w:rFonts w:ascii="Times New Roman" w:hAnsi="Times New Roman" w:cs="Times New Roman"/>
          <w:i/>
          <w:sz w:val="24"/>
          <w:szCs w:val="24"/>
        </w:rPr>
        <w:t>BMC public health, 12</w:t>
      </w:r>
      <w:r w:rsidRPr="00191694">
        <w:rPr>
          <w:rFonts w:ascii="Times New Roman" w:hAnsi="Times New Roman" w:cs="Times New Roman"/>
          <w:sz w:val="24"/>
          <w:szCs w:val="24"/>
        </w:rPr>
        <w:t xml:space="preserve">(1), 272. </w:t>
      </w:r>
    </w:p>
    <w:p w14:paraId="2F8EB14F"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Lok, A. S., &amp; McMahon, B. J. (2009). Chronic hepatitis B: update 2009. </w:t>
      </w:r>
      <w:r w:rsidRPr="00191694">
        <w:rPr>
          <w:rFonts w:ascii="Times New Roman" w:hAnsi="Times New Roman" w:cs="Times New Roman"/>
          <w:i/>
          <w:sz w:val="24"/>
          <w:szCs w:val="24"/>
        </w:rPr>
        <w:t>Hepatology, 50</w:t>
      </w:r>
      <w:r w:rsidRPr="00191694">
        <w:rPr>
          <w:rFonts w:ascii="Times New Roman" w:hAnsi="Times New Roman" w:cs="Times New Roman"/>
          <w:sz w:val="24"/>
          <w:szCs w:val="24"/>
        </w:rPr>
        <w:t xml:space="preserve">(3), 661-662. </w:t>
      </w:r>
    </w:p>
    <w:p w14:paraId="1034F7EC"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lastRenderedPageBreak/>
        <w:t>MOH. (2013). Guidelines for the Treatment of</w:t>
      </w:r>
    </w:p>
    <w:p w14:paraId="5B17D281"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Chronic Hepatitis B and C Viral</w:t>
      </w:r>
    </w:p>
    <w:p w14:paraId="3BF37A6D"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Infections in Kenya. </w:t>
      </w:r>
    </w:p>
    <w:p w14:paraId="06AC8017" w14:textId="77777777" w:rsidR="00067020" w:rsidRPr="00191694" w:rsidRDefault="00067020"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Webster, G. J., Reignat, S., Maini, M. K., Whalley, S. A., Ogg, G. S., King, A., . . . Vergani, D. (2000). Incubation phase of acute hepatitis B in man: dynamic of cellular immune mechanisms. </w:t>
      </w:r>
      <w:r w:rsidRPr="00191694">
        <w:rPr>
          <w:rFonts w:ascii="Times New Roman" w:hAnsi="Times New Roman" w:cs="Times New Roman"/>
          <w:i/>
          <w:sz w:val="24"/>
          <w:szCs w:val="24"/>
        </w:rPr>
        <w:t>Hepatology, 32</w:t>
      </w:r>
      <w:r w:rsidRPr="00191694">
        <w:rPr>
          <w:rFonts w:ascii="Times New Roman" w:hAnsi="Times New Roman" w:cs="Times New Roman"/>
          <w:sz w:val="24"/>
          <w:szCs w:val="24"/>
        </w:rPr>
        <w:t xml:space="preserve">(5), 1117-1124. </w:t>
      </w:r>
    </w:p>
    <w:p w14:paraId="22BAB9B0" w14:textId="77777777" w:rsidR="00067020" w:rsidRPr="00191694" w:rsidRDefault="00067020"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WHO. (2017, July 2017). World Health Organization: Hepatitis B.   Retrieved 18th February 2018, 2018, from http://www.who.int/mediacentre/factsheets/fs204/en/</w:t>
      </w:r>
    </w:p>
    <w:p w14:paraId="70726BC7" w14:textId="77777777" w:rsidR="00DF027B" w:rsidRPr="00191694" w:rsidRDefault="00DF027B"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CDC. (2015, March 2015). Hepatitis B Information.   Retrieved 22nd March 2018, from https://www.cdc.gov/hepatitis/hbv/index.htm</w:t>
      </w:r>
    </w:p>
    <w:p w14:paraId="709D9F23" w14:textId="77777777" w:rsidR="00DF027B" w:rsidRPr="00191694" w:rsidRDefault="00DF027B"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D'souza, R., &amp; Foster, G. R. (2004). Diagnosis and treatment of chronic hepatitis B. </w:t>
      </w:r>
      <w:r w:rsidRPr="00191694">
        <w:rPr>
          <w:rFonts w:ascii="Times New Roman" w:hAnsi="Times New Roman" w:cs="Times New Roman"/>
          <w:i/>
          <w:sz w:val="24"/>
          <w:szCs w:val="24"/>
        </w:rPr>
        <w:t>Journal of the Royal Society of Medicine, 97</w:t>
      </w:r>
      <w:r w:rsidRPr="00191694">
        <w:rPr>
          <w:rFonts w:ascii="Times New Roman" w:hAnsi="Times New Roman" w:cs="Times New Roman"/>
          <w:sz w:val="24"/>
          <w:szCs w:val="24"/>
        </w:rPr>
        <w:t xml:space="preserve">(7), 318-321. </w:t>
      </w:r>
    </w:p>
    <w:p w14:paraId="69EEE6A4" w14:textId="77777777" w:rsidR="00DF027B" w:rsidRPr="00191694" w:rsidRDefault="00DF027B"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Gheorghe, L., Csiki, I. E., Iacob, S., &amp; Gheorghe, C. (2013). The prevalence and risk factors of hepatitis B virus infection in an adult population in Romania: a nationwide survey. </w:t>
      </w:r>
      <w:r w:rsidRPr="00191694">
        <w:rPr>
          <w:rFonts w:ascii="Times New Roman" w:hAnsi="Times New Roman" w:cs="Times New Roman"/>
          <w:i/>
          <w:sz w:val="24"/>
          <w:szCs w:val="24"/>
        </w:rPr>
        <w:t>European journal of gastroenterology &amp; hepatology, 25</w:t>
      </w:r>
      <w:r w:rsidRPr="00191694">
        <w:rPr>
          <w:rFonts w:ascii="Times New Roman" w:hAnsi="Times New Roman" w:cs="Times New Roman"/>
          <w:sz w:val="24"/>
          <w:szCs w:val="24"/>
        </w:rPr>
        <w:t xml:space="preserve">(1), 56-64. </w:t>
      </w:r>
    </w:p>
    <w:p w14:paraId="0D131532" w14:textId="77777777" w:rsidR="00DF027B" w:rsidRPr="00191694" w:rsidRDefault="00DF027B"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Kerubo, G., Khamadi, S., Okoth, V., Madise, N., Ezeh, A., Abdalla, Z., &amp; Mwau, M. (2015). Hepatitis B, hepatitis C and HIV-1 coinfection in two informal urban settlements in Nairobi, Kenya. </w:t>
      </w:r>
      <w:r w:rsidRPr="00191694">
        <w:rPr>
          <w:rFonts w:ascii="Times New Roman" w:hAnsi="Times New Roman" w:cs="Times New Roman"/>
          <w:i/>
          <w:sz w:val="24"/>
          <w:szCs w:val="24"/>
        </w:rPr>
        <w:t>PloS one, 10</w:t>
      </w:r>
      <w:r w:rsidRPr="00191694">
        <w:rPr>
          <w:rFonts w:ascii="Times New Roman" w:hAnsi="Times New Roman" w:cs="Times New Roman"/>
          <w:sz w:val="24"/>
          <w:szCs w:val="24"/>
        </w:rPr>
        <w:t xml:space="preserve">(6), e0129247. </w:t>
      </w:r>
    </w:p>
    <w:p w14:paraId="3020DD0E" w14:textId="77777777" w:rsidR="00DF027B" w:rsidRPr="00191694" w:rsidRDefault="00DF027B"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Lewis-Ximenez, L. L., Ginuino, C. F., Silva, J. C., Schatzmayr, H. G., Stuver, S., &amp; Yoshida, C. F. (2002). Risk factors for hepatitis B virus infection in Rio de Janeiro, Brazil. </w:t>
      </w:r>
      <w:r w:rsidRPr="00191694">
        <w:rPr>
          <w:rFonts w:ascii="Times New Roman" w:hAnsi="Times New Roman" w:cs="Times New Roman"/>
          <w:i/>
          <w:sz w:val="24"/>
          <w:szCs w:val="24"/>
        </w:rPr>
        <w:t>BMC public health, 2</w:t>
      </w:r>
      <w:r w:rsidRPr="00191694">
        <w:rPr>
          <w:rFonts w:ascii="Times New Roman" w:hAnsi="Times New Roman" w:cs="Times New Roman"/>
          <w:sz w:val="24"/>
          <w:szCs w:val="24"/>
        </w:rPr>
        <w:t xml:space="preserve">(1), 26. </w:t>
      </w:r>
    </w:p>
    <w:p w14:paraId="77CD3D45" w14:textId="77777777" w:rsidR="00DF027B" w:rsidRPr="00191694" w:rsidRDefault="00DF027B"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Li, X., Zheng, Y., Liau, A., Cai, B., Ye, D., Huang, F., . . . Li, S. (2012). Hepatitis B virus infections and risk factors among the general population in Anhui Province, China: an epidemiological study. </w:t>
      </w:r>
      <w:r w:rsidRPr="00191694">
        <w:rPr>
          <w:rFonts w:ascii="Times New Roman" w:hAnsi="Times New Roman" w:cs="Times New Roman"/>
          <w:i/>
          <w:sz w:val="24"/>
          <w:szCs w:val="24"/>
        </w:rPr>
        <w:t>BMC public health, 12</w:t>
      </w:r>
      <w:r w:rsidRPr="00191694">
        <w:rPr>
          <w:rFonts w:ascii="Times New Roman" w:hAnsi="Times New Roman" w:cs="Times New Roman"/>
          <w:sz w:val="24"/>
          <w:szCs w:val="24"/>
        </w:rPr>
        <w:t xml:space="preserve">(1), 272. </w:t>
      </w:r>
    </w:p>
    <w:p w14:paraId="17B48272" w14:textId="77777777" w:rsidR="00DF027B" w:rsidRPr="00191694" w:rsidRDefault="00DF027B"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Lok, A. S., &amp; McMahon, B. J. (2009). Chronic hepatitis B: update 2009. </w:t>
      </w:r>
      <w:r w:rsidRPr="00191694">
        <w:rPr>
          <w:rFonts w:ascii="Times New Roman" w:hAnsi="Times New Roman" w:cs="Times New Roman"/>
          <w:i/>
          <w:sz w:val="24"/>
          <w:szCs w:val="24"/>
        </w:rPr>
        <w:t>Hepatology, 50</w:t>
      </w:r>
      <w:r w:rsidRPr="00191694">
        <w:rPr>
          <w:rFonts w:ascii="Times New Roman" w:hAnsi="Times New Roman" w:cs="Times New Roman"/>
          <w:sz w:val="24"/>
          <w:szCs w:val="24"/>
        </w:rPr>
        <w:t xml:space="preserve">(3), 661-662. </w:t>
      </w:r>
    </w:p>
    <w:p w14:paraId="02FD04FE" w14:textId="77777777" w:rsidR="00DF027B" w:rsidRPr="00191694" w:rsidRDefault="00DF027B"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MOH. (2013). Guidelines for the Treatment of</w:t>
      </w:r>
    </w:p>
    <w:p w14:paraId="3FB532E1" w14:textId="77777777" w:rsidR="00DF027B" w:rsidRPr="00191694" w:rsidRDefault="00E63331" w:rsidP="009C51E0">
      <w:pPr>
        <w:pStyle w:val="EndNoteBibliography"/>
        <w:spacing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Chronic Hepatitis B and C Viral </w:t>
      </w:r>
      <w:r w:rsidR="00DF027B" w:rsidRPr="00191694">
        <w:rPr>
          <w:rFonts w:ascii="Times New Roman" w:hAnsi="Times New Roman" w:cs="Times New Roman"/>
          <w:sz w:val="24"/>
          <w:szCs w:val="24"/>
        </w:rPr>
        <w:t xml:space="preserve">Infections in Kenya. </w:t>
      </w:r>
    </w:p>
    <w:p w14:paraId="256DBAD5" w14:textId="77777777" w:rsidR="00DF027B" w:rsidRPr="00191694" w:rsidRDefault="00DF027B"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Okoth, F., Mbuthia, J., Gatheru, Z., Murila, F., Kanyingi, F., Mugo, F., . . . Kiambati, H. (2006). Seroprevalence of hepatitis B markers in pregnant women in Kenya. </w:t>
      </w:r>
      <w:r w:rsidRPr="00191694">
        <w:rPr>
          <w:rFonts w:ascii="Times New Roman" w:hAnsi="Times New Roman" w:cs="Times New Roman"/>
          <w:i/>
          <w:sz w:val="24"/>
          <w:szCs w:val="24"/>
        </w:rPr>
        <w:t>East African medical journal, 83</w:t>
      </w:r>
      <w:r w:rsidRPr="00191694">
        <w:rPr>
          <w:rFonts w:ascii="Times New Roman" w:hAnsi="Times New Roman" w:cs="Times New Roman"/>
          <w:sz w:val="24"/>
          <w:szCs w:val="24"/>
        </w:rPr>
        <w:t xml:space="preserve">(9). </w:t>
      </w:r>
    </w:p>
    <w:p w14:paraId="7DA546BB" w14:textId="77777777" w:rsidR="00DF027B" w:rsidRPr="00191694" w:rsidRDefault="00DF027B" w:rsidP="009C51E0">
      <w:pPr>
        <w:pStyle w:val="EndNoteBibliography"/>
        <w:spacing w:after="0" w:line="276" w:lineRule="auto"/>
        <w:ind w:left="720" w:hanging="720"/>
        <w:rPr>
          <w:rFonts w:ascii="Times New Roman" w:hAnsi="Times New Roman" w:cs="Times New Roman"/>
          <w:sz w:val="24"/>
          <w:szCs w:val="24"/>
        </w:rPr>
      </w:pPr>
      <w:r w:rsidRPr="00191694">
        <w:rPr>
          <w:rFonts w:ascii="Times New Roman" w:hAnsi="Times New Roman" w:cs="Times New Roman"/>
          <w:sz w:val="24"/>
          <w:szCs w:val="24"/>
        </w:rPr>
        <w:t xml:space="preserve">Webster, G. J., Reignat, S., Maini, M. K., Whalley, S. A., Ogg, G. S., King, A., . . . Vergani, D. (2000). Incubation phase of acute hepatitis B in man: dynamic of cellular immune mechanisms. </w:t>
      </w:r>
      <w:r w:rsidRPr="00191694">
        <w:rPr>
          <w:rFonts w:ascii="Times New Roman" w:hAnsi="Times New Roman" w:cs="Times New Roman"/>
          <w:i/>
          <w:sz w:val="24"/>
          <w:szCs w:val="24"/>
        </w:rPr>
        <w:t>Hepatology, 32</w:t>
      </w:r>
      <w:r w:rsidRPr="00191694">
        <w:rPr>
          <w:rFonts w:ascii="Times New Roman" w:hAnsi="Times New Roman" w:cs="Times New Roman"/>
          <w:sz w:val="24"/>
          <w:szCs w:val="24"/>
        </w:rPr>
        <w:t xml:space="preserve">(5), 1117-1124. </w:t>
      </w:r>
    </w:p>
    <w:p w14:paraId="48976D78" w14:textId="77777777" w:rsidR="00DF027B" w:rsidRDefault="00DF027B" w:rsidP="009C51E0">
      <w:pPr>
        <w:pStyle w:val="EndNoteBibliography"/>
        <w:spacing w:line="276" w:lineRule="auto"/>
        <w:ind w:left="720" w:hanging="720"/>
        <w:rPr>
          <w:ins w:id="242" w:author="Maurice Owiny" w:date="2019-02-18T18:32:00Z"/>
          <w:rFonts w:ascii="Times New Roman" w:hAnsi="Times New Roman" w:cs="Times New Roman"/>
          <w:sz w:val="24"/>
          <w:szCs w:val="24"/>
        </w:rPr>
      </w:pPr>
      <w:bookmarkStart w:id="243" w:name="_ENREF_11"/>
      <w:r w:rsidRPr="00191694">
        <w:rPr>
          <w:rFonts w:ascii="Times New Roman" w:hAnsi="Times New Roman" w:cs="Times New Roman"/>
          <w:sz w:val="24"/>
          <w:szCs w:val="24"/>
        </w:rPr>
        <w:t xml:space="preserve">WHO. (2017, July 2017). World Health Organization: Hepatitis B.   Retrieved 18th February 2018, 2018, from </w:t>
      </w:r>
      <w:ins w:id="244" w:author="Maurice Owiny" w:date="2019-02-18T18:32:00Z">
        <w:r w:rsidR="00C95441">
          <w:rPr>
            <w:rFonts w:ascii="Times New Roman" w:hAnsi="Times New Roman" w:cs="Times New Roman"/>
            <w:sz w:val="24"/>
            <w:szCs w:val="24"/>
          </w:rPr>
          <w:fldChar w:fldCharType="begin"/>
        </w:r>
        <w:r w:rsidR="00760236">
          <w:rPr>
            <w:rFonts w:ascii="Times New Roman" w:hAnsi="Times New Roman" w:cs="Times New Roman"/>
            <w:sz w:val="24"/>
            <w:szCs w:val="24"/>
          </w:rPr>
          <w:instrText xml:space="preserve"> HYPERLINK "</w:instrText>
        </w:r>
      </w:ins>
      <w:r w:rsidR="00760236" w:rsidRPr="00191694">
        <w:rPr>
          <w:rFonts w:ascii="Times New Roman" w:hAnsi="Times New Roman" w:cs="Times New Roman"/>
          <w:sz w:val="24"/>
          <w:szCs w:val="24"/>
        </w:rPr>
        <w:instrText>http://www.who.int/mediacentre/factsheets/fs204/en/</w:instrText>
      </w:r>
      <w:ins w:id="245" w:author="Maurice Owiny" w:date="2019-02-18T18:32:00Z">
        <w:r w:rsidR="00760236">
          <w:rPr>
            <w:rFonts w:ascii="Times New Roman" w:hAnsi="Times New Roman" w:cs="Times New Roman"/>
            <w:sz w:val="24"/>
            <w:szCs w:val="24"/>
          </w:rPr>
          <w:instrText xml:space="preserve">" </w:instrText>
        </w:r>
        <w:r w:rsidR="00C95441">
          <w:rPr>
            <w:rFonts w:ascii="Times New Roman" w:hAnsi="Times New Roman" w:cs="Times New Roman"/>
            <w:sz w:val="24"/>
            <w:szCs w:val="24"/>
          </w:rPr>
          <w:fldChar w:fldCharType="separate"/>
        </w:r>
      </w:ins>
      <w:r w:rsidR="00760236" w:rsidRPr="00A8377E">
        <w:rPr>
          <w:rStyle w:val="Hyperlink"/>
          <w:rFonts w:ascii="Times New Roman" w:hAnsi="Times New Roman" w:cs="Times New Roman"/>
          <w:sz w:val="24"/>
          <w:szCs w:val="24"/>
        </w:rPr>
        <w:t>http://www.who.int/mediacentre/factsheets/fs204/en/</w:t>
      </w:r>
      <w:ins w:id="246" w:author="Maurice Owiny" w:date="2019-02-18T18:32:00Z">
        <w:r w:rsidR="00C95441">
          <w:rPr>
            <w:rFonts w:ascii="Times New Roman" w:hAnsi="Times New Roman" w:cs="Times New Roman"/>
            <w:sz w:val="24"/>
            <w:szCs w:val="24"/>
          </w:rPr>
          <w:fldChar w:fldCharType="end"/>
        </w:r>
        <w:bookmarkEnd w:id="243"/>
      </w:ins>
    </w:p>
    <w:p w14:paraId="744F600B" w14:textId="77777777" w:rsidR="00760236" w:rsidRDefault="00760236" w:rsidP="009C51E0">
      <w:pPr>
        <w:pStyle w:val="EndNoteBibliography"/>
        <w:spacing w:line="276" w:lineRule="auto"/>
        <w:ind w:left="720" w:hanging="720"/>
        <w:rPr>
          <w:ins w:id="247" w:author="Maurice Owiny" w:date="2019-02-18T18:32:00Z"/>
          <w:rFonts w:ascii="Times New Roman" w:hAnsi="Times New Roman" w:cs="Times New Roman"/>
          <w:sz w:val="24"/>
          <w:szCs w:val="24"/>
        </w:rPr>
      </w:pPr>
    </w:p>
    <w:p w14:paraId="242482D4" w14:textId="77777777" w:rsidR="00760236" w:rsidRDefault="00760236" w:rsidP="009C51E0">
      <w:pPr>
        <w:pStyle w:val="EndNoteBibliography"/>
        <w:spacing w:line="276" w:lineRule="auto"/>
        <w:ind w:left="720" w:hanging="720"/>
        <w:rPr>
          <w:ins w:id="248" w:author="Maurice Owiny" w:date="2019-02-18T18:55:00Z"/>
          <w:rFonts w:ascii="Times New Roman" w:hAnsi="Times New Roman" w:cs="Times New Roman"/>
          <w:sz w:val="24"/>
          <w:szCs w:val="24"/>
        </w:rPr>
      </w:pPr>
      <w:ins w:id="249" w:author="Maurice Owiny" w:date="2019-02-18T18:32:00Z">
        <w:r>
          <w:rPr>
            <w:rFonts w:ascii="Times New Roman" w:hAnsi="Times New Roman" w:cs="Times New Roman"/>
            <w:sz w:val="24"/>
            <w:szCs w:val="24"/>
          </w:rPr>
          <w:lastRenderedPageBreak/>
          <w:t>Pictures Taken during the survey</w:t>
        </w:r>
      </w:ins>
    </w:p>
    <w:p w14:paraId="27BBCA2C" w14:textId="77777777" w:rsidR="0032152F" w:rsidRDefault="00867F80" w:rsidP="009C51E0">
      <w:pPr>
        <w:pStyle w:val="EndNoteBibliography"/>
        <w:spacing w:line="276" w:lineRule="auto"/>
        <w:ind w:left="720" w:hanging="720"/>
        <w:rPr>
          <w:ins w:id="250" w:author="Maurice Owiny" w:date="2019-02-18T19:18:00Z"/>
          <w:rFonts w:ascii="Times New Roman" w:hAnsi="Times New Roman" w:cs="Times New Roman"/>
          <w:sz w:val="24"/>
          <w:szCs w:val="24"/>
        </w:rPr>
      </w:pPr>
      <w:ins w:id="251" w:author="Maurice Owiny" w:date="2019-02-18T18:55:00Z">
        <w:r>
          <w:rPr>
            <w:rPrChange w:id="252" w:author="Unknown">
              <w:rPr>
                <w:rFonts w:asciiTheme="minorHAnsi" w:hAnsiTheme="minorHAnsi" w:cstheme="minorBidi"/>
              </w:rPr>
            </w:rPrChange>
          </w:rPr>
          <w:drawing>
            <wp:inline distT="0" distB="0" distL="0" distR="0" wp14:anchorId="4E33A42A" wp14:editId="2E2DAD2F">
              <wp:extent cx="3905250" cy="4591050"/>
              <wp:effectExtent l="0" t="0" r="0" b="0"/>
              <wp:docPr id="7" name="Picture 7" descr="C:\Users\Win10\AppData\Local\Microsoft\Windows\INetCache\Content.Word\IMG-20190128-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10\AppData\Local\Microsoft\Windows\INetCache\Content.Word\IMG-20190128-WA0010.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05250" cy="4591050"/>
                      </a:xfrm>
                      <a:prstGeom prst="rect">
                        <a:avLst/>
                      </a:prstGeom>
                      <a:noFill/>
                      <a:ln>
                        <a:noFill/>
                      </a:ln>
                    </pic:spPr>
                  </pic:pic>
                </a:graphicData>
              </a:graphic>
            </wp:inline>
          </w:drawing>
        </w:r>
      </w:ins>
    </w:p>
    <w:p w14:paraId="6A47B493" w14:textId="77777777" w:rsidR="000F5184" w:rsidRDefault="000F5184" w:rsidP="009C51E0">
      <w:pPr>
        <w:pStyle w:val="EndNoteBibliography"/>
        <w:spacing w:line="276" w:lineRule="auto"/>
        <w:ind w:left="720" w:hanging="720"/>
        <w:rPr>
          <w:ins w:id="253" w:author="Maurice Owiny" w:date="2019-02-18T18:32:00Z"/>
          <w:rFonts w:ascii="Times New Roman" w:hAnsi="Times New Roman" w:cs="Times New Roman"/>
          <w:sz w:val="24"/>
          <w:szCs w:val="24"/>
        </w:rPr>
      </w:pPr>
      <w:ins w:id="254" w:author="Maurice Owiny" w:date="2019-02-18T19:18:00Z">
        <w:r>
          <w:rPr>
            <w:rFonts w:ascii="Times New Roman" w:hAnsi="Times New Roman" w:cs="Times New Roman"/>
            <w:sz w:val="24"/>
            <w:szCs w:val="24"/>
          </w:rPr>
          <w:t xml:space="preserve">Administering Questionnare to a Respondent </w:t>
        </w:r>
      </w:ins>
    </w:p>
    <w:p w14:paraId="5BE76D40" w14:textId="77777777" w:rsidR="00760236" w:rsidRDefault="00867F80" w:rsidP="009C51E0">
      <w:pPr>
        <w:pStyle w:val="EndNoteBibliography"/>
        <w:spacing w:line="276" w:lineRule="auto"/>
        <w:ind w:left="720" w:hanging="720"/>
        <w:rPr>
          <w:ins w:id="255" w:author="Maurice Owiny" w:date="2019-02-18T19:18:00Z"/>
          <w:rFonts w:ascii="Times New Roman" w:hAnsi="Times New Roman" w:cs="Times New Roman"/>
          <w:sz w:val="24"/>
          <w:szCs w:val="24"/>
        </w:rPr>
      </w:pPr>
      <w:ins w:id="256" w:author="Maurice Owiny" w:date="2019-02-18T18:52:00Z">
        <w:r>
          <w:rPr>
            <w:rPrChange w:id="257" w:author="Unknown">
              <w:rPr>
                <w:rFonts w:asciiTheme="minorHAnsi" w:hAnsiTheme="minorHAnsi" w:cstheme="minorBidi"/>
              </w:rPr>
            </w:rPrChange>
          </w:rPr>
          <w:lastRenderedPageBreak/>
          <w:drawing>
            <wp:inline distT="0" distB="0" distL="0" distR="0" wp14:anchorId="2959BA52" wp14:editId="724D91E2">
              <wp:extent cx="3114675" cy="3238500"/>
              <wp:effectExtent l="0" t="0" r="9525" b="0"/>
              <wp:docPr id="3" name="Picture 3" descr="C:\Users\Win10\AppData\Local\Microsoft\Windows\INetCache\Content.Word\IMG-20190128-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AppData\Local\Microsoft\Windows\INetCache\Content.Word\IMG-20190128-WA0009.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4675" cy="3238500"/>
                      </a:xfrm>
                      <a:prstGeom prst="rect">
                        <a:avLst/>
                      </a:prstGeom>
                      <a:noFill/>
                      <a:ln>
                        <a:noFill/>
                      </a:ln>
                    </pic:spPr>
                  </pic:pic>
                </a:graphicData>
              </a:graphic>
            </wp:inline>
          </w:drawing>
        </w:r>
      </w:ins>
    </w:p>
    <w:p w14:paraId="58572822" w14:textId="77777777" w:rsidR="000F5184" w:rsidRDefault="000F5184" w:rsidP="009C51E0">
      <w:pPr>
        <w:pStyle w:val="EndNoteBibliography"/>
        <w:spacing w:line="276" w:lineRule="auto"/>
        <w:ind w:left="720" w:hanging="720"/>
        <w:rPr>
          <w:ins w:id="258" w:author="Maurice Owiny" w:date="2019-02-18T19:12:00Z"/>
          <w:rFonts w:ascii="Times New Roman" w:hAnsi="Times New Roman" w:cs="Times New Roman"/>
          <w:sz w:val="24"/>
          <w:szCs w:val="24"/>
        </w:rPr>
      </w:pPr>
      <w:ins w:id="259" w:author="Maurice Owiny" w:date="2019-02-18T19:18:00Z">
        <w:r>
          <w:rPr>
            <w:rFonts w:ascii="Times New Roman" w:hAnsi="Times New Roman" w:cs="Times New Roman"/>
            <w:sz w:val="24"/>
            <w:szCs w:val="24"/>
          </w:rPr>
          <w:t>Taking Blood Samples at the community level</w:t>
        </w:r>
      </w:ins>
    </w:p>
    <w:p w14:paraId="22AB922B" w14:textId="77777777" w:rsidR="000F5184" w:rsidRDefault="00867F80" w:rsidP="009C51E0">
      <w:pPr>
        <w:pStyle w:val="EndNoteBibliography"/>
        <w:spacing w:line="276" w:lineRule="auto"/>
        <w:ind w:left="720" w:hanging="720"/>
        <w:rPr>
          <w:ins w:id="260" w:author="Maurice Owiny" w:date="2019-02-18T19:19:00Z"/>
          <w:rFonts w:ascii="Times New Roman" w:hAnsi="Times New Roman" w:cs="Times New Roman"/>
          <w:sz w:val="24"/>
          <w:szCs w:val="24"/>
        </w:rPr>
      </w:pPr>
      <w:ins w:id="261" w:author="Maurice Owiny" w:date="2019-02-18T19:12:00Z">
        <w:r>
          <w:rPr>
            <w:rFonts w:ascii="Times New Roman" w:hAnsi="Times New Roman" w:cs="Times New Roman"/>
            <w:sz w:val="24"/>
            <w:szCs w:val="24"/>
            <w:rPrChange w:id="262" w:author="Unknown">
              <w:rPr>
                <w:rFonts w:asciiTheme="minorHAnsi" w:hAnsiTheme="minorHAnsi" w:cstheme="minorBidi"/>
              </w:rPr>
            </w:rPrChange>
          </w:rPr>
          <w:lastRenderedPageBreak/>
          <w:drawing>
            <wp:inline distT="0" distB="0" distL="0" distR="0" wp14:anchorId="24E290DA" wp14:editId="22DBB784">
              <wp:extent cx="5943600" cy="5600700"/>
              <wp:effectExtent l="0" t="0" r="0" b="0"/>
              <wp:docPr id="10" name="Picture 10" descr="C:\Users\Win10\AppData\Local\Microsoft\Windows\INetCache\Content.Outlook\JYB9OL6F\20190131_1717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in10\AppData\Local\Microsoft\Windows\INetCache\Content.Outlook\JYB9OL6F\20190131_171717.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5943600" cy="5600700"/>
                      </a:xfrm>
                      <a:prstGeom prst="rect">
                        <a:avLst/>
                      </a:prstGeom>
                      <a:noFill/>
                      <a:ln>
                        <a:noFill/>
                      </a:ln>
                    </pic:spPr>
                  </pic:pic>
                </a:graphicData>
              </a:graphic>
            </wp:inline>
          </w:drawing>
        </w:r>
      </w:ins>
    </w:p>
    <w:p w14:paraId="2B135217" w14:textId="77777777" w:rsidR="000F5184" w:rsidRDefault="000F5184" w:rsidP="009C51E0">
      <w:pPr>
        <w:pStyle w:val="EndNoteBibliography"/>
        <w:spacing w:line="276" w:lineRule="auto"/>
        <w:ind w:left="720" w:hanging="720"/>
        <w:rPr>
          <w:ins w:id="263" w:author="Maurice Owiny" w:date="2019-02-18T19:10:00Z"/>
          <w:rFonts w:ascii="Times New Roman" w:hAnsi="Times New Roman" w:cs="Times New Roman"/>
          <w:sz w:val="24"/>
          <w:szCs w:val="24"/>
        </w:rPr>
      </w:pPr>
      <w:ins w:id="264" w:author="Maurice Owiny" w:date="2019-02-18T19:19:00Z">
        <w:r>
          <w:rPr>
            <w:rFonts w:ascii="Times New Roman" w:hAnsi="Times New Roman" w:cs="Times New Roman"/>
            <w:sz w:val="24"/>
            <w:szCs w:val="24"/>
          </w:rPr>
          <w:t>Taking Blood Sample from a Prisoner</w:t>
        </w:r>
      </w:ins>
    </w:p>
    <w:p w14:paraId="1F41075C" w14:textId="77777777" w:rsidR="000F5184" w:rsidRDefault="000F5184" w:rsidP="009C51E0">
      <w:pPr>
        <w:pStyle w:val="EndNoteBibliography"/>
        <w:spacing w:line="276" w:lineRule="auto"/>
        <w:ind w:left="720" w:hanging="720"/>
        <w:rPr>
          <w:ins w:id="265" w:author="Maurice Owiny" w:date="2019-02-18T19:10:00Z"/>
          <w:rFonts w:ascii="Times New Roman" w:hAnsi="Times New Roman" w:cs="Times New Roman"/>
          <w:sz w:val="24"/>
          <w:szCs w:val="24"/>
        </w:rPr>
      </w:pPr>
    </w:p>
    <w:p w14:paraId="1CC42772" w14:textId="77777777" w:rsidR="000F5184" w:rsidRDefault="00867F80" w:rsidP="009C51E0">
      <w:pPr>
        <w:pStyle w:val="EndNoteBibliography"/>
        <w:spacing w:line="276" w:lineRule="auto"/>
        <w:ind w:left="720" w:hanging="720"/>
        <w:rPr>
          <w:ins w:id="266" w:author="Maurice Owiny" w:date="2019-02-18T19:19:00Z"/>
          <w:rFonts w:ascii="Times New Roman" w:hAnsi="Times New Roman" w:cs="Times New Roman"/>
          <w:sz w:val="24"/>
          <w:szCs w:val="24"/>
        </w:rPr>
      </w:pPr>
      <w:ins w:id="267" w:author="Maurice Owiny" w:date="2019-02-18T19:10:00Z">
        <w:r>
          <w:rPr>
            <w:rFonts w:ascii="Times New Roman" w:hAnsi="Times New Roman" w:cs="Times New Roman"/>
            <w:sz w:val="24"/>
            <w:szCs w:val="24"/>
            <w:rPrChange w:id="268" w:author="Unknown">
              <w:rPr>
                <w:rFonts w:asciiTheme="minorHAnsi" w:hAnsiTheme="minorHAnsi" w:cstheme="minorBidi"/>
              </w:rPr>
            </w:rPrChange>
          </w:rPr>
          <w:lastRenderedPageBreak/>
          <w:drawing>
            <wp:inline distT="0" distB="0" distL="0" distR="0" wp14:anchorId="621BFEE5" wp14:editId="670E7D04">
              <wp:extent cx="5943600" cy="4457700"/>
              <wp:effectExtent l="0" t="0" r="0" b="0"/>
              <wp:docPr id="9" name="Picture 9" descr="C:\Users\Win10\AppData\Local\Microsoft\Windows\INetCache\Content.Outlook\JYB9OL6F\IMG-20190204-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10\AppData\Local\Microsoft\Windows\INetCache\Content.Outlook\JYB9OL6F\IMG-20190204-WA000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ins>
    </w:p>
    <w:p w14:paraId="2C29FDC8" w14:textId="77777777" w:rsidR="000F5184" w:rsidRPr="00191694" w:rsidRDefault="000F5184" w:rsidP="009C51E0">
      <w:pPr>
        <w:pStyle w:val="EndNoteBibliography"/>
        <w:spacing w:line="276" w:lineRule="auto"/>
        <w:ind w:left="720" w:hanging="720"/>
        <w:rPr>
          <w:rFonts w:ascii="Times New Roman" w:hAnsi="Times New Roman" w:cs="Times New Roman"/>
          <w:sz w:val="24"/>
          <w:szCs w:val="24"/>
        </w:rPr>
      </w:pPr>
      <w:ins w:id="269" w:author="Maurice Owiny" w:date="2019-02-18T19:19:00Z">
        <w:r>
          <w:rPr>
            <w:rFonts w:ascii="Times New Roman" w:hAnsi="Times New Roman" w:cs="Times New Roman"/>
            <w:sz w:val="24"/>
            <w:szCs w:val="24"/>
          </w:rPr>
          <w:t>Dissemination Meeting with County Health Management Team</w:t>
        </w:r>
      </w:ins>
    </w:p>
    <w:sectPr w:rsidR="000F5184" w:rsidRPr="00191694" w:rsidSect="00476E6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6" w:author="Maurice Owiny" w:date="2019-02-18T08:24:00Z" w:initials="MO">
    <w:p w14:paraId="443F62C2" w14:textId="77777777" w:rsidR="007E7D64" w:rsidRDefault="007E7D64">
      <w:pPr>
        <w:pStyle w:val="CommentText"/>
      </w:pPr>
      <w:r>
        <w:rPr>
          <w:rStyle w:val="CommentReference"/>
        </w:rPr>
        <w:annotationRef/>
      </w:r>
      <w:r>
        <w:t>Was this the actual kit used in both counties? Change sentence to past tense</w:t>
      </w:r>
    </w:p>
  </w:comment>
  <w:comment w:id="117" w:author="Maurice Owiny" w:date="2019-02-18T08:26:00Z" w:initials="MO">
    <w:p w14:paraId="4EBC929A" w14:textId="77777777" w:rsidR="007E7D64" w:rsidRDefault="007E7D64">
      <w:pPr>
        <w:pStyle w:val="CommentText"/>
      </w:pPr>
      <w:r>
        <w:rPr>
          <w:rStyle w:val="CommentReference"/>
        </w:rPr>
        <w:annotationRef/>
      </w:r>
      <w:r>
        <w:t>Why is this here?</w:t>
      </w:r>
    </w:p>
  </w:comment>
  <w:comment w:id="143" w:author="Maurice Owiny" w:date="2019-02-18T17:50:00Z" w:initials="MO">
    <w:p w14:paraId="33510DE4" w14:textId="77777777" w:rsidR="007E7D64" w:rsidRDefault="007E7D64">
      <w:pPr>
        <w:pStyle w:val="CommentText"/>
      </w:pPr>
      <w:r>
        <w:rPr>
          <w:rStyle w:val="CommentReference"/>
        </w:rPr>
        <w:annotationRef/>
      </w:r>
      <w:r>
        <w:t xml:space="preserve">Then refer to what was observed clinically. </w:t>
      </w:r>
    </w:p>
  </w:comment>
  <w:comment w:id="150" w:author="Maurice Owiny" w:date="2019-02-18T18:05:00Z" w:initials="MO">
    <w:p w14:paraId="478EA58A" w14:textId="77777777" w:rsidR="007E7D64" w:rsidRDefault="007E7D64">
      <w:pPr>
        <w:pStyle w:val="CommentText"/>
      </w:pPr>
      <w:r>
        <w:rPr>
          <w:rStyle w:val="CommentReference"/>
        </w:rPr>
        <w:annotationRef/>
      </w:r>
      <w:r>
        <w:t>Not captured in the bivariate analysis</w:t>
      </w:r>
    </w:p>
  </w:comment>
  <w:comment w:id="174" w:author="Maurice Owiny" w:date="2019-02-18T18:13:00Z" w:initials="MO">
    <w:p w14:paraId="46718470" w14:textId="77777777" w:rsidR="007E7D64" w:rsidRDefault="007E7D64">
      <w:pPr>
        <w:pStyle w:val="CommentText"/>
      </w:pPr>
      <w:r>
        <w:rPr>
          <w:rStyle w:val="CommentReference"/>
        </w:rPr>
        <w:annotationRef/>
      </w:r>
      <w:r>
        <w:t>Avoid starting a sentence with a figure</w:t>
      </w:r>
    </w:p>
  </w:comment>
  <w:comment w:id="201" w:author="Maurice Owiny" w:date="2019-02-18T18:21:00Z" w:initials="MO">
    <w:p w14:paraId="0BF28658" w14:textId="77777777" w:rsidR="007E7D64" w:rsidRDefault="007E7D64">
      <w:pPr>
        <w:pStyle w:val="CommentText"/>
      </w:pPr>
      <w:r>
        <w:rPr>
          <w:rStyle w:val="CommentReference"/>
        </w:rPr>
        <w:annotationRef/>
      </w:r>
      <w:r>
        <w:t>Write in word</w:t>
      </w:r>
    </w:p>
  </w:comment>
  <w:comment w:id="218" w:author="Maurice Owiny" w:date="2019-02-18T18:23:00Z" w:initials="MO">
    <w:p w14:paraId="7218A6A5" w14:textId="77777777" w:rsidR="007E7D64" w:rsidRDefault="007E7D64">
      <w:pPr>
        <w:pStyle w:val="CommentText"/>
      </w:pPr>
      <w:r>
        <w:rPr>
          <w:rStyle w:val="CommentReference"/>
        </w:rPr>
        <w:annotationRef/>
      </w:r>
      <w:r>
        <w:t>Most of the cases were in that age group! Rephrase.</w:t>
      </w:r>
    </w:p>
  </w:comment>
  <w:comment w:id="219" w:author="Maurice Owiny" w:date="2019-02-18T18:25:00Z" w:initials="MO">
    <w:p w14:paraId="36BE0F7D" w14:textId="77777777" w:rsidR="007E7D64" w:rsidRDefault="007E7D64">
      <w:pPr>
        <w:pStyle w:val="CommentText"/>
      </w:pPr>
      <w:r>
        <w:rPr>
          <w:rStyle w:val="CommentReference"/>
        </w:rPr>
        <w:annotationRef/>
      </w:r>
      <w:r>
        <w:t>Do we have this for reference? If not just compare or contrast with findings of a similar study</w:t>
      </w:r>
    </w:p>
  </w:comment>
  <w:comment w:id="220" w:author="Maurice Owiny" w:date="2019-02-18T18:26:00Z" w:initials="MO">
    <w:p w14:paraId="3464F884" w14:textId="77777777" w:rsidR="007E7D64" w:rsidRDefault="007E7D64">
      <w:pPr>
        <w:pStyle w:val="CommentText"/>
      </w:pPr>
      <w:r>
        <w:rPr>
          <w:rStyle w:val="CommentReference"/>
        </w:rPr>
        <w:annotationRef/>
      </w:r>
      <w:r>
        <w:t xml:space="preserve">Sex would be ok here; unless results indicated gender factor played a role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43F62C2" w15:done="0"/>
  <w15:commentEx w15:paraId="4EBC929A" w15:done="0"/>
  <w15:commentEx w15:paraId="33510DE4" w15:done="0"/>
  <w15:commentEx w15:paraId="478EA58A" w15:done="0"/>
  <w15:commentEx w15:paraId="46718470" w15:done="0"/>
  <w15:commentEx w15:paraId="0BF28658" w15:done="0"/>
  <w15:commentEx w15:paraId="7218A6A5" w15:done="0"/>
  <w15:commentEx w15:paraId="36BE0F7D" w15:done="0"/>
  <w15:commentEx w15:paraId="3464F88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2F1635" w14:textId="77777777" w:rsidR="00DA7C67" w:rsidRDefault="00DA7C67" w:rsidP="00800531">
      <w:pPr>
        <w:spacing w:after="0" w:line="240" w:lineRule="auto"/>
      </w:pPr>
      <w:r>
        <w:separator/>
      </w:r>
    </w:p>
  </w:endnote>
  <w:endnote w:type="continuationSeparator" w:id="0">
    <w:p w14:paraId="43642D02" w14:textId="77777777" w:rsidR="00DA7C67" w:rsidRDefault="00DA7C67" w:rsidP="00800531">
      <w:pPr>
        <w:spacing w:after="0" w:line="240" w:lineRule="auto"/>
      </w:pPr>
      <w:r>
        <w:continuationSeparator/>
      </w:r>
    </w:p>
  </w:endnote>
  <w:endnote w:type="continuationNotice" w:id="1">
    <w:p w14:paraId="520F2AA2" w14:textId="77777777" w:rsidR="00DA7C67" w:rsidRDefault="00DA7C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982732"/>
      <w:docPartObj>
        <w:docPartGallery w:val="Page Numbers (Bottom of Page)"/>
        <w:docPartUnique/>
      </w:docPartObj>
    </w:sdtPr>
    <w:sdtEndPr>
      <w:rPr>
        <w:noProof/>
      </w:rPr>
    </w:sdtEndPr>
    <w:sdtContent>
      <w:p w14:paraId="69090BA9" w14:textId="77777777" w:rsidR="007E7D64" w:rsidRDefault="007E7D64">
        <w:pPr>
          <w:pStyle w:val="Footer"/>
          <w:jc w:val="center"/>
        </w:pPr>
        <w:r>
          <w:fldChar w:fldCharType="begin"/>
        </w:r>
        <w:r>
          <w:instrText xml:space="preserve"> PAGE   \* MERGEFORMAT </w:instrText>
        </w:r>
        <w:r>
          <w:fldChar w:fldCharType="separate"/>
        </w:r>
        <w:r w:rsidR="003545BA">
          <w:rPr>
            <w:noProof/>
          </w:rPr>
          <w:t>14</w:t>
        </w:r>
        <w:r>
          <w:rPr>
            <w:noProof/>
          </w:rPr>
          <w:fldChar w:fldCharType="end"/>
        </w:r>
      </w:p>
    </w:sdtContent>
  </w:sdt>
  <w:p w14:paraId="1B11372D" w14:textId="77777777" w:rsidR="007E7D64" w:rsidRDefault="007E7D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FE92A4" w14:textId="77777777" w:rsidR="00DA7C67" w:rsidRDefault="00DA7C67" w:rsidP="00800531">
      <w:pPr>
        <w:spacing w:after="0" w:line="240" w:lineRule="auto"/>
      </w:pPr>
      <w:r>
        <w:separator/>
      </w:r>
    </w:p>
  </w:footnote>
  <w:footnote w:type="continuationSeparator" w:id="0">
    <w:p w14:paraId="1281E806" w14:textId="77777777" w:rsidR="00DA7C67" w:rsidRDefault="00DA7C67" w:rsidP="00800531">
      <w:pPr>
        <w:spacing w:after="0" w:line="240" w:lineRule="auto"/>
      </w:pPr>
      <w:r>
        <w:continuationSeparator/>
      </w:r>
    </w:p>
  </w:footnote>
  <w:footnote w:type="continuationNotice" w:id="1">
    <w:p w14:paraId="7D16700F" w14:textId="77777777" w:rsidR="00DA7C67" w:rsidRDefault="00DA7C67">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B5F29"/>
    <w:multiLevelType w:val="hybridMultilevel"/>
    <w:tmpl w:val="C3F87226"/>
    <w:lvl w:ilvl="0" w:tplc="74E60882">
      <w:start w:val="1"/>
      <w:numFmt w:val="bullet"/>
      <w:lvlText w:val="•"/>
      <w:lvlJc w:val="left"/>
      <w:pPr>
        <w:tabs>
          <w:tab w:val="num" w:pos="720"/>
        </w:tabs>
        <w:ind w:left="720" w:hanging="360"/>
      </w:pPr>
      <w:rPr>
        <w:rFonts w:ascii="Times New Roman" w:hAnsi="Times New Roman" w:hint="default"/>
      </w:rPr>
    </w:lvl>
    <w:lvl w:ilvl="1" w:tplc="C1489066" w:tentative="1">
      <w:start w:val="1"/>
      <w:numFmt w:val="bullet"/>
      <w:lvlText w:val="•"/>
      <w:lvlJc w:val="left"/>
      <w:pPr>
        <w:tabs>
          <w:tab w:val="num" w:pos="1440"/>
        </w:tabs>
        <w:ind w:left="1440" w:hanging="360"/>
      </w:pPr>
      <w:rPr>
        <w:rFonts w:ascii="Times New Roman" w:hAnsi="Times New Roman" w:hint="default"/>
      </w:rPr>
    </w:lvl>
    <w:lvl w:ilvl="2" w:tplc="14C8C56C" w:tentative="1">
      <w:start w:val="1"/>
      <w:numFmt w:val="bullet"/>
      <w:lvlText w:val="•"/>
      <w:lvlJc w:val="left"/>
      <w:pPr>
        <w:tabs>
          <w:tab w:val="num" w:pos="2160"/>
        </w:tabs>
        <w:ind w:left="2160" w:hanging="360"/>
      </w:pPr>
      <w:rPr>
        <w:rFonts w:ascii="Times New Roman" w:hAnsi="Times New Roman" w:hint="default"/>
      </w:rPr>
    </w:lvl>
    <w:lvl w:ilvl="3" w:tplc="4780584E" w:tentative="1">
      <w:start w:val="1"/>
      <w:numFmt w:val="bullet"/>
      <w:lvlText w:val="•"/>
      <w:lvlJc w:val="left"/>
      <w:pPr>
        <w:tabs>
          <w:tab w:val="num" w:pos="2880"/>
        </w:tabs>
        <w:ind w:left="2880" w:hanging="360"/>
      </w:pPr>
      <w:rPr>
        <w:rFonts w:ascii="Times New Roman" w:hAnsi="Times New Roman" w:hint="default"/>
      </w:rPr>
    </w:lvl>
    <w:lvl w:ilvl="4" w:tplc="017C5928" w:tentative="1">
      <w:start w:val="1"/>
      <w:numFmt w:val="bullet"/>
      <w:lvlText w:val="•"/>
      <w:lvlJc w:val="left"/>
      <w:pPr>
        <w:tabs>
          <w:tab w:val="num" w:pos="3600"/>
        </w:tabs>
        <w:ind w:left="3600" w:hanging="360"/>
      </w:pPr>
      <w:rPr>
        <w:rFonts w:ascii="Times New Roman" w:hAnsi="Times New Roman" w:hint="default"/>
      </w:rPr>
    </w:lvl>
    <w:lvl w:ilvl="5" w:tplc="B56216B6" w:tentative="1">
      <w:start w:val="1"/>
      <w:numFmt w:val="bullet"/>
      <w:lvlText w:val="•"/>
      <w:lvlJc w:val="left"/>
      <w:pPr>
        <w:tabs>
          <w:tab w:val="num" w:pos="4320"/>
        </w:tabs>
        <w:ind w:left="4320" w:hanging="360"/>
      </w:pPr>
      <w:rPr>
        <w:rFonts w:ascii="Times New Roman" w:hAnsi="Times New Roman" w:hint="default"/>
      </w:rPr>
    </w:lvl>
    <w:lvl w:ilvl="6" w:tplc="88BE50F6" w:tentative="1">
      <w:start w:val="1"/>
      <w:numFmt w:val="bullet"/>
      <w:lvlText w:val="•"/>
      <w:lvlJc w:val="left"/>
      <w:pPr>
        <w:tabs>
          <w:tab w:val="num" w:pos="5040"/>
        </w:tabs>
        <w:ind w:left="5040" w:hanging="360"/>
      </w:pPr>
      <w:rPr>
        <w:rFonts w:ascii="Times New Roman" w:hAnsi="Times New Roman" w:hint="default"/>
      </w:rPr>
    </w:lvl>
    <w:lvl w:ilvl="7" w:tplc="4E8A8EAA" w:tentative="1">
      <w:start w:val="1"/>
      <w:numFmt w:val="bullet"/>
      <w:lvlText w:val="•"/>
      <w:lvlJc w:val="left"/>
      <w:pPr>
        <w:tabs>
          <w:tab w:val="num" w:pos="5760"/>
        </w:tabs>
        <w:ind w:left="5760" w:hanging="360"/>
      </w:pPr>
      <w:rPr>
        <w:rFonts w:ascii="Times New Roman" w:hAnsi="Times New Roman" w:hint="default"/>
      </w:rPr>
    </w:lvl>
    <w:lvl w:ilvl="8" w:tplc="8CECB766" w:tentative="1">
      <w:start w:val="1"/>
      <w:numFmt w:val="bullet"/>
      <w:lvlText w:val="•"/>
      <w:lvlJc w:val="left"/>
      <w:pPr>
        <w:tabs>
          <w:tab w:val="num" w:pos="6480"/>
        </w:tabs>
        <w:ind w:left="6480" w:hanging="360"/>
      </w:pPr>
      <w:rPr>
        <w:rFonts w:ascii="Times New Roman" w:hAnsi="Times New Roman" w:hint="default"/>
      </w:rPr>
    </w:lvl>
  </w:abstractNum>
  <w:abstractNum w:abstractNumId="1">
    <w:nsid w:val="016F40B2"/>
    <w:multiLevelType w:val="hybridMultilevel"/>
    <w:tmpl w:val="58C03CAE"/>
    <w:lvl w:ilvl="0" w:tplc="CF32534E">
      <w:start w:val="1"/>
      <w:numFmt w:val="bullet"/>
      <w:lvlText w:val=""/>
      <w:lvlJc w:val="righ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nsid w:val="01B1036E"/>
    <w:multiLevelType w:val="multilevel"/>
    <w:tmpl w:val="650C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FF5150"/>
    <w:multiLevelType w:val="hybridMultilevel"/>
    <w:tmpl w:val="852A016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D8E21AB"/>
    <w:multiLevelType w:val="multilevel"/>
    <w:tmpl w:val="CD9C9A10"/>
    <w:lvl w:ilvl="0">
      <w:start w:val="1"/>
      <w:numFmt w:val="decimal"/>
      <w:lvlText w:val="%1.0."/>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0FA26AA1"/>
    <w:multiLevelType w:val="hybridMultilevel"/>
    <w:tmpl w:val="FC96C00A"/>
    <w:lvl w:ilvl="0" w:tplc="E578ADC0">
      <w:start w:val="1"/>
      <w:numFmt w:val="bullet"/>
      <w:lvlText w:val="•"/>
      <w:lvlJc w:val="left"/>
      <w:pPr>
        <w:tabs>
          <w:tab w:val="num" w:pos="720"/>
        </w:tabs>
        <w:ind w:left="720" w:hanging="360"/>
      </w:pPr>
      <w:rPr>
        <w:rFonts w:ascii="Times New Roman" w:hAnsi="Times New Roman" w:hint="default"/>
      </w:rPr>
    </w:lvl>
    <w:lvl w:ilvl="1" w:tplc="20C2F390">
      <w:numFmt w:val="bullet"/>
      <w:lvlText w:val="–"/>
      <w:lvlJc w:val="left"/>
      <w:pPr>
        <w:tabs>
          <w:tab w:val="num" w:pos="1440"/>
        </w:tabs>
        <w:ind w:left="1440" w:hanging="360"/>
      </w:pPr>
      <w:rPr>
        <w:rFonts w:ascii="Times New Roman" w:hAnsi="Times New Roman" w:hint="default"/>
      </w:rPr>
    </w:lvl>
    <w:lvl w:ilvl="2" w:tplc="8BCA32E8" w:tentative="1">
      <w:start w:val="1"/>
      <w:numFmt w:val="bullet"/>
      <w:lvlText w:val="•"/>
      <w:lvlJc w:val="left"/>
      <w:pPr>
        <w:tabs>
          <w:tab w:val="num" w:pos="2160"/>
        </w:tabs>
        <w:ind w:left="2160" w:hanging="360"/>
      </w:pPr>
      <w:rPr>
        <w:rFonts w:ascii="Times New Roman" w:hAnsi="Times New Roman" w:hint="default"/>
      </w:rPr>
    </w:lvl>
    <w:lvl w:ilvl="3" w:tplc="79040386" w:tentative="1">
      <w:start w:val="1"/>
      <w:numFmt w:val="bullet"/>
      <w:lvlText w:val="•"/>
      <w:lvlJc w:val="left"/>
      <w:pPr>
        <w:tabs>
          <w:tab w:val="num" w:pos="2880"/>
        </w:tabs>
        <w:ind w:left="2880" w:hanging="360"/>
      </w:pPr>
      <w:rPr>
        <w:rFonts w:ascii="Times New Roman" w:hAnsi="Times New Roman" w:hint="default"/>
      </w:rPr>
    </w:lvl>
    <w:lvl w:ilvl="4" w:tplc="7DB408AE" w:tentative="1">
      <w:start w:val="1"/>
      <w:numFmt w:val="bullet"/>
      <w:lvlText w:val="•"/>
      <w:lvlJc w:val="left"/>
      <w:pPr>
        <w:tabs>
          <w:tab w:val="num" w:pos="3600"/>
        </w:tabs>
        <w:ind w:left="3600" w:hanging="360"/>
      </w:pPr>
      <w:rPr>
        <w:rFonts w:ascii="Times New Roman" w:hAnsi="Times New Roman" w:hint="default"/>
      </w:rPr>
    </w:lvl>
    <w:lvl w:ilvl="5" w:tplc="7E8C6416" w:tentative="1">
      <w:start w:val="1"/>
      <w:numFmt w:val="bullet"/>
      <w:lvlText w:val="•"/>
      <w:lvlJc w:val="left"/>
      <w:pPr>
        <w:tabs>
          <w:tab w:val="num" w:pos="4320"/>
        </w:tabs>
        <w:ind w:left="4320" w:hanging="360"/>
      </w:pPr>
      <w:rPr>
        <w:rFonts w:ascii="Times New Roman" w:hAnsi="Times New Roman" w:hint="default"/>
      </w:rPr>
    </w:lvl>
    <w:lvl w:ilvl="6" w:tplc="20607B46" w:tentative="1">
      <w:start w:val="1"/>
      <w:numFmt w:val="bullet"/>
      <w:lvlText w:val="•"/>
      <w:lvlJc w:val="left"/>
      <w:pPr>
        <w:tabs>
          <w:tab w:val="num" w:pos="5040"/>
        </w:tabs>
        <w:ind w:left="5040" w:hanging="360"/>
      </w:pPr>
      <w:rPr>
        <w:rFonts w:ascii="Times New Roman" w:hAnsi="Times New Roman" w:hint="default"/>
      </w:rPr>
    </w:lvl>
    <w:lvl w:ilvl="7" w:tplc="B78627F2" w:tentative="1">
      <w:start w:val="1"/>
      <w:numFmt w:val="bullet"/>
      <w:lvlText w:val="•"/>
      <w:lvlJc w:val="left"/>
      <w:pPr>
        <w:tabs>
          <w:tab w:val="num" w:pos="5760"/>
        </w:tabs>
        <w:ind w:left="5760" w:hanging="360"/>
      </w:pPr>
      <w:rPr>
        <w:rFonts w:ascii="Times New Roman" w:hAnsi="Times New Roman" w:hint="default"/>
      </w:rPr>
    </w:lvl>
    <w:lvl w:ilvl="8" w:tplc="E280DC76" w:tentative="1">
      <w:start w:val="1"/>
      <w:numFmt w:val="bullet"/>
      <w:lvlText w:val="•"/>
      <w:lvlJc w:val="left"/>
      <w:pPr>
        <w:tabs>
          <w:tab w:val="num" w:pos="6480"/>
        </w:tabs>
        <w:ind w:left="6480" w:hanging="360"/>
      </w:pPr>
      <w:rPr>
        <w:rFonts w:ascii="Times New Roman" w:hAnsi="Times New Roman" w:hint="default"/>
      </w:rPr>
    </w:lvl>
  </w:abstractNum>
  <w:abstractNum w:abstractNumId="6">
    <w:nsid w:val="14CB6763"/>
    <w:multiLevelType w:val="multilevel"/>
    <w:tmpl w:val="0B2E3B00"/>
    <w:lvl w:ilvl="0">
      <w:start w:val="1"/>
      <w:numFmt w:val="decimal"/>
      <w:lvlText w:val="%1.0"/>
      <w:lvlJc w:val="left"/>
      <w:pPr>
        <w:ind w:left="72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320" w:hanging="1080"/>
      </w:pPr>
      <w:rPr>
        <w:rFonts w:hint="default"/>
        <w:b w:val="0"/>
      </w:rPr>
    </w:lvl>
    <w:lvl w:ilvl="5">
      <w:start w:val="1"/>
      <w:numFmt w:val="decimal"/>
      <w:lvlText w:val="%1.%2.%3.%4.%5.%6"/>
      <w:lvlJc w:val="left"/>
      <w:pPr>
        <w:ind w:left="5040" w:hanging="1080"/>
      </w:pPr>
      <w:rPr>
        <w:rFonts w:hint="default"/>
        <w:b w:val="0"/>
      </w:rPr>
    </w:lvl>
    <w:lvl w:ilvl="6">
      <w:start w:val="1"/>
      <w:numFmt w:val="decimal"/>
      <w:lvlText w:val="%1.%2.%3.%4.%5.%6.%7"/>
      <w:lvlJc w:val="left"/>
      <w:pPr>
        <w:ind w:left="6120" w:hanging="1440"/>
      </w:pPr>
      <w:rPr>
        <w:rFonts w:hint="default"/>
        <w:b w:val="0"/>
      </w:rPr>
    </w:lvl>
    <w:lvl w:ilvl="7">
      <w:start w:val="1"/>
      <w:numFmt w:val="decimal"/>
      <w:lvlText w:val="%1.%2.%3.%4.%5.%6.%7.%8"/>
      <w:lvlJc w:val="left"/>
      <w:pPr>
        <w:ind w:left="6840" w:hanging="1440"/>
      </w:pPr>
      <w:rPr>
        <w:rFonts w:hint="default"/>
        <w:b w:val="0"/>
      </w:rPr>
    </w:lvl>
    <w:lvl w:ilvl="8">
      <w:start w:val="1"/>
      <w:numFmt w:val="decimal"/>
      <w:lvlText w:val="%1.%2.%3.%4.%5.%6.%7.%8.%9"/>
      <w:lvlJc w:val="left"/>
      <w:pPr>
        <w:ind w:left="7920" w:hanging="1800"/>
      </w:pPr>
      <w:rPr>
        <w:rFonts w:hint="default"/>
        <w:b w:val="0"/>
      </w:rPr>
    </w:lvl>
  </w:abstractNum>
  <w:abstractNum w:abstractNumId="7">
    <w:nsid w:val="19C141F4"/>
    <w:multiLevelType w:val="hybridMultilevel"/>
    <w:tmpl w:val="C174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704616"/>
    <w:multiLevelType w:val="hybridMultilevel"/>
    <w:tmpl w:val="8AD80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9C51B83"/>
    <w:multiLevelType w:val="hybridMultilevel"/>
    <w:tmpl w:val="526C5BBA"/>
    <w:lvl w:ilvl="0" w:tplc="6DE8E888">
      <w:start w:val="1"/>
      <w:numFmt w:val="bullet"/>
      <w:lvlText w:val="•"/>
      <w:lvlJc w:val="left"/>
      <w:pPr>
        <w:tabs>
          <w:tab w:val="num" w:pos="720"/>
        </w:tabs>
        <w:ind w:left="720" w:hanging="360"/>
      </w:pPr>
      <w:rPr>
        <w:rFonts w:ascii="Times New Roman" w:hAnsi="Times New Roman" w:hint="default"/>
      </w:rPr>
    </w:lvl>
    <w:lvl w:ilvl="1" w:tplc="334C757A">
      <w:numFmt w:val="bullet"/>
      <w:lvlText w:val="•"/>
      <w:lvlJc w:val="left"/>
      <w:pPr>
        <w:tabs>
          <w:tab w:val="num" w:pos="1440"/>
        </w:tabs>
        <w:ind w:left="1440" w:hanging="360"/>
      </w:pPr>
      <w:rPr>
        <w:rFonts w:ascii="Arial" w:hAnsi="Arial" w:hint="default"/>
      </w:rPr>
    </w:lvl>
    <w:lvl w:ilvl="2" w:tplc="4E92CF92" w:tentative="1">
      <w:start w:val="1"/>
      <w:numFmt w:val="bullet"/>
      <w:lvlText w:val="•"/>
      <w:lvlJc w:val="left"/>
      <w:pPr>
        <w:tabs>
          <w:tab w:val="num" w:pos="2160"/>
        </w:tabs>
        <w:ind w:left="2160" w:hanging="360"/>
      </w:pPr>
      <w:rPr>
        <w:rFonts w:ascii="Times New Roman" w:hAnsi="Times New Roman" w:hint="default"/>
      </w:rPr>
    </w:lvl>
    <w:lvl w:ilvl="3" w:tplc="BA86515E" w:tentative="1">
      <w:start w:val="1"/>
      <w:numFmt w:val="bullet"/>
      <w:lvlText w:val="•"/>
      <w:lvlJc w:val="left"/>
      <w:pPr>
        <w:tabs>
          <w:tab w:val="num" w:pos="2880"/>
        </w:tabs>
        <w:ind w:left="2880" w:hanging="360"/>
      </w:pPr>
      <w:rPr>
        <w:rFonts w:ascii="Times New Roman" w:hAnsi="Times New Roman" w:hint="default"/>
      </w:rPr>
    </w:lvl>
    <w:lvl w:ilvl="4" w:tplc="D9AAC67C" w:tentative="1">
      <w:start w:val="1"/>
      <w:numFmt w:val="bullet"/>
      <w:lvlText w:val="•"/>
      <w:lvlJc w:val="left"/>
      <w:pPr>
        <w:tabs>
          <w:tab w:val="num" w:pos="3600"/>
        </w:tabs>
        <w:ind w:left="3600" w:hanging="360"/>
      </w:pPr>
      <w:rPr>
        <w:rFonts w:ascii="Times New Roman" w:hAnsi="Times New Roman" w:hint="default"/>
      </w:rPr>
    </w:lvl>
    <w:lvl w:ilvl="5" w:tplc="346EA7A4" w:tentative="1">
      <w:start w:val="1"/>
      <w:numFmt w:val="bullet"/>
      <w:lvlText w:val="•"/>
      <w:lvlJc w:val="left"/>
      <w:pPr>
        <w:tabs>
          <w:tab w:val="num" w:pos="4320"/>
        </w:tabs>
        <w:ind w:left="4320" w:hanging="360"/>
      </w:pPr>
      <w:rPr>
        <w:rFonts w:ascii="Times New Roman" w:hAnsi="Times New Roman" w:hint="default"/>
      </w:rPr>
    </w:lvl>
    <w:lvl w:ilvl="6" w:tplc="D56E9ED4" w:tentative="1">
      <w:start w:val="1"/>
      <w:numFmt w:val="bullet"/>
      <w:lvlText w:val="•"/>
      <w:lvlJc w:val="left"/>
      <w:pPr>
        <w:tabs>
          <w:tab w:val="num" w:pos="5040"/>
        </w:tabs>
        <w:ind w:left="5040" w:hanging="360"/>
      </w:pPr>
      <w:rPr>
        <w:rFonts w:ascii="Times New Roman" w:hAnsi="Times New Roman" w:hint="default"/>
      </w:rPr>
    </w:lvl>
    <w:lvl w:ilvl="7" w:tplc="9A1805DC" w:tentative="1">
      <w:start w:val="1"/>
      <w:numFmt w:val="bullet"/>
      <w:lvlText w:val="•"/>
      <w:lvlJc w:val="left"/>
      <w:pPr>
        <w:tabs>
          <w:tab w:val="num" w:pos="5760"/>
        </w:tabs>
        <w:ind w:left="5760" w:hanging="360"/>
      </w:pPr>
      <w:rPr>
        <w:rFonts w:ascii="Times New Roman" w:hAnsi="Times New Roman" w:hint="default"/>
      </w:rPr>
    </w:lvl>
    <w:lvl w:ilvl="8" w:tplc="08B08988" w:tentative="1">
      <w:start w:val="1"/>
      <w:numFmt w:val="bullet"/>
      <w:lvlText w:val="•"/>
      <w:lvlJc w:val="left"/>
      <w:pPr>
        <w:tabs>
          <w:tab w:val="num" w:pos="6480"/>
        </w:tabs>
        <w:ind w:left="6480" w:hanging="360"/>
      </w:pPr>
      <w:rPr>
        <w:rFonts w:ascii="Times New Roman" w:hAnsi="Times New Roman" w:hint="default"/>
      </w:rPr>
    </w:lvl>
  </w:abstractNum>
  <w:abstractNum w:abstractNumId="10">
    <w:nsid w:val="2A10568E"/>
    <w:multiLevelType w:val="hybridMultilevel"/>
    <w:tmpl w:val="B4A23934"/>
    <w:lvl w:ilvl="0" w:tplc="CF32534E">
      <w:start w:val="1"/>
      <w:numFmt w:val="bullet"/>
      <w:lvlText w:val=""/>
      <w:lvlJc w:val="righ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nsid w:val="2D2B1836"/>
    <w:multiLevelType w:val="hybridMultilevel"/>
    <w:tmpl w:val="3D5A0A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2B17EDC"/>
    <w:multiLevelType w:val="hybridMultilevel"/>
    <w:tmpl w:val="10E0DAD6"/>
    <w:lvl w:ilvl="0" w:tplc="CF32534E">
      <w:start w:val="1"/>
      <w:numFmt w:val="bullet"/>
      <w:lvlText w:val=""/>
      <w:lvlJc w:val="righ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nsid w:val="38AA0262"/>
    <w:multiLevelType w:val="hybridMultilevel"/>
    <w:tmpl w:val="2F7A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293B5C"/>
    <w:multiLevelType w:val="multilevel"/>
    <w:tmpl w:val="725821F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nsid w:val="3E406EDA"/>
    <w:multiLevelType w:val="hybridMultilevel"/>
    <w:tmpl w:val="010C7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EC250A"/>
    <w:multiLevelType w:val="multilevel"/>
    <w:tmpl w:val="6CB4C586"/>
    <w:lvl w:ilvl="0">
      <w:start w:val="1"/>
      <w:numFmt w:val="decimal"/>
      <w:lvlText w:val="%1"/>
      <w:lvlJc w:val="left"/>
      <w:pPr>
        <w:ind w:left="432" w:hanging="432"/>
      </w:pPr>
    </w:lvl>
    <w:lvl w:ilvl="1">
      <w:start w:val="1"/>
      <w:numFmt w:val="decimal"/>
      <w:lvlText w:val="%1.%2"/>
      <w:lvlJc w:val="left"/>
      <w:pPr>
        <w:ind w:left="84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nsid w:val="48680C1E"/>
    <w:multiLevelType w:val="hybridMultilevel"/>
    <w:tmpl w:val="0A3AC8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18">
    <w:nsid w:val="5131098A"/>
    <w:multiLevelType w:val="multilevel"/>
    <w:tmpl w:val="959E672C"/>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nsid w:val="51FC00D7"/>
    <w:multiLevelType w:val="hybridMultilevel"/>
    <w:tmpl w:val="E124A2D8"/>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34C4B8C"/>
    <w:multiLevelType w:val="hybridMultilevel"/>
    <w:tmpl w:val="38BCF3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nsid w:val="56AB1DE9"/>
    <w:multiLevelType w:val="hybridMultilevel"/>
    <w:tmpl w:val="555043A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2">
    <w:nsid w:val="57342D3C"/>
    <w:multiLevelType w:val="hybridMultilevel"/>
    <w:tmpl w:val="28B61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E650B7"/>
    <w:multiLevelType w:val="multilevel"/>
    <w:tmpl w:val="76E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0F5AF0"/>
    <w:multiLevelType w:val="hybridMultilevel"/>
    <w:tmpl w:val="05B40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8472D88"/>
    <w:multiLevelType w:val="hybridMultilevel"/>
    <w:tmpl w:val="37BEFB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69703435"/>
    <w:multiLevelType w:val="multilevel"/>
    <w:tmpl w:val="787A756A"/>
    <w:lvl w:ilvl="0">
      <w:start w:val="1"/>
      <w:numFmt w:val="decimal"/>
      <w:lvlText w:val="%1."/>
      <w:lvlJc w:val="left"/>
      <w:pPr>
        <w:ind w:left="630" w:hanging="360"/>
      </w:pPr>
      <w:rPr>
        <w:rFonts w:hint="default"/>
      </w:rPr>
    </w:lvl>
    <w:lvl w:ilvl="1">
      <w:start w:val="3"/>
      <w:numFmt w:val="decimal"/>
      <w:isLgl/>
      <w:lvlText w:val="%1.%2."/>
      <w:lvlJc w:val="left"/>
      <w:pPr>
        <w:ind w:left="45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27">
    <w:nsid w:val="6A127AA1"/>
    <w:multiLevelType w:val="hybridMultilevel"/>
    <w:tmpl w:val="31FE2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0256AC"/>
    <w:multiLevelType w:val="hybridMultilevel"/>
    <w:tmpl w:val="8B220BBC"/>
    <w:lvl w:ilvl="0" w:tplc="A8148B16">
      <w:start w:val="1"/>
      <w:numFmt w:val="bullet"/>
      <w:lvlText w:val="–"/>
      <w:lvlJc w:val="left"/>
      <w:pPr>
        <w:tabs>
          <w:tab w:val="num" w:pos="720"/>
        </w:tabs>
        <w:ind w:left="720" w:hanging="360"/>
      </w:pPr>
      <w:rPr>
        <w:rFonts w:ascii="Times New Roman" w:hAnsi="Times New Roman" w:hint="default"/>
      </w:rPr>
    </w:lvl>
    <w:lvl w:ilvl="1" w:tplc="76D67D20">
      <w:start w:val="1"/>
      <w:numFmt w:val="bullet"/>
      <w:lvlText w:val="–"/>
      <w:lvlJc w:val="left"/>
      <w:pPr>
        <w:tabs>
          <w:tab w:val="num" w:pos="1440"/>
        </w:tabs>
        <w:ind w:left="1440" w:hanging="360"/>
      </w:pPr>
      <w:rPr>
        <w:rFonts w:ascii="Times New Roman" w:hAnsi="Times New Roman" w:hint="default"/>
      </w:rPr>
    </w:lvl>
    <w:lvl w:ilvl="2" w:tplc="9E6E51FC" w:tentative="1">
      <w:start w:val="1"/>
      <w:numFmt w:val="bullet"/>
      <w:lvlText w:val="–"/>
      <w:lvlJc w:val="left"/>
      <w:pPr>
        <w:tabs>
          <w:tab w:val="num" w:pos="2160"/>
        </w:tabs>
        <w:ind w:left="2160" w:hanging="360"/>
      </w:pPr>
      <w:rPr>
        <w:rFonts w:ascii="Times New Roman" w:hAnsi="Times New Roman" w:hint="default"/>
      </w:rPr>
    </w:lvl>
    <w:lvl w:ilvl="3" w:tplc="AD704096" w:tentative="1">
      <w:start w:val="1"/>
      <w:numFmt w:val="bullet"/>
      <w:lvlText w:val="–"/>
      <w:lvlJc w:val="left"/>
      <w:pPr>
        <w:tabs>
          <w:tab w:val="num" w:pos="2880"/>
        </w:tabs>
        <w:ind w:left="2880" w:hanging="360"/>
      </w:pPr>
      <w:rPr>
        <w:rFonts w:ascii="Times New Roman" w:hAnsi="Times New Roman" w:hint="default"/>
      </w:rPr>
    </w:lvl>
    <w:lvl w:ilvl="4" w:tplc="3E361FB6" w:tentative="1">
      <w:start w:val="1"/>
      <w:numFmt w:val="bullet"/>
      <w:lvlText w:val="–"/>
      <w:lvlJc w:val="left"/>
      <w:pPr>
        <w:tabs>
          <w:tab w:val="num" w:pos="3600"/>
        </w:tabs>
        <w:ind w:left="3600" w:hanging="360"/>
      </w:pPr>
      <w:rPr>
        <w:rFonts w:ascii="Times New Roman" w:hAnsi="Times New Roman" w:hint="default"/>
      </w:rPr>
    </w:lvl>
    <w:lvl w:ilvl="5" w:tplc="037C1786" w:tentative="1">
      <w:start w:val="1"/>
      <w:numFmt w:val="bullet"/>
      <w:lvlText w:val="–"/>
      <w:lvlJc w:val="left"/>
      <w:pPr>
        <w:tabs>
          <w:tab w:val="num" w:pos="4320"/>
        </w:tabs>
        <w:ind w:left="4320" w:hanging="360"/>
      </w:pPr>
      <w:rPr>
        <w:rFonts w:ascii="Times New Roman" w:hAnsi="Times New Roman" w:hint="default"/>
      </w:rPr>
    </w:lvl>
    <w:lvl w:ilvl="6" w:tplc="B2701844" w:tentative="1">
      <w:start w:val="1"/>
      <w:numFmt w:val="bullet"/>
      <w:lvlText w:val="–"/>
      <w:lvlJc w:val="left"/>
      <w:pPr>
        <w:tabs>
          <w:tab w:val="num" w:pos="5040"/>
        </w:tabs>
        <w:ind w:left="5040" w:hanging="360"/>
      </w:pPr>
      <w:rPr>
        <w:rFonts w:ascii="Times New Roman" w:hAnsi="Times New Roman" w:hint="default"/>
      </w:rPr>
    </w:lvl>
    <w:lvl w:ilvl="7" w:tplc="3850D438" w:tentative="1">
      <w:start w:val="1"/>
      <w:numFmt w:val="bullet"/>
      <w:lvlText w:val="–"/>
      <w:lvlJc w:val="left"/>
      <w:pPr>
        <w:tabs>
          <w:tab w:val="num" w:pos="5760"/>
        </w:tabs>
        <w:ind w:left="5760" w:hanging="360"/>
      </w:pPr>
      <w:rPr>
        <w:rFonts w:ascii="Times New Roman" w:hAnsi="Times New Roman" w:hint="default"/>
      </w:rPr>
    </w:lvl>
    <w:lvl w:ilvl="8" w:tplc="FC02800C" w:tentative="1">
      <w:start w:val="1"/>
      <w:numFmt w:val="bullet"/>
      <w:lvlText w:val="–"/>
      <w:lvlJc w:val="left"/>
      <w:pPr>
        <w:tabs>
          <w:tab w:val="num" w:pos="6480"/>
        </w:tabs>
        <w:ind w:left="6480" w:hanging="360"/>
      </w:pPr>
      <w:rPr>
        <w:rFonts w:ascii="Times New Roman" w:hAnsi="Times New Roman" w:hint="default"/>
      </w:rPr>
    </w:lvl>
  </w:abstractNum>
  <w:abstractNum w:abstractNumId="29">
    <w:nsid w:val="77D04087"/>
    <w:multiLevelType w:val="multilevel"/>
    <w:tmpl w:val="D8862D86"/>
    <w:lvl w:ilvl="0">
      <w:start w:val="1"/>
      <w:numFmt w:val="decimal"/>
      <w:lvlText w:val="%1."/>
      <w:lvlJc w:val="left"/>
      <w:pPr>
        <w:ind w:left="792" w:hanging="360"/>
      </w:pPr>
      <w:rPr>
        <w:rFonts w:hint="default"/>
      </w:rPr>
    </w:lvl>
    <w:lvl w:ilvl="1">
      <w:start w:val="2"/>
      <w:numFmt w:val="decimal"/>
      <w:isLgl/>
      <w:lvlText w:val="%1.%2"/>
      <w:lvlJc w:val="left"/>
      <w:pPr>
        <w:ind w:left="792" w:hanging="36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152"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512" w:hanging="108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1872" w:hanging="1440"/>
      </w:pPr>
      <w:rPr>
        <w:rFonts w:hint="default"/>
      </w:rPr>
    </w:lvl>
    <w:lvl w:ilvl="8">
      <w:start w:val="1"/>
      <w:numFmt w:val="decimal"/>
      <w:isLgl/>
      <w:lvlText w:val="%1.%2.%3.%4.%5.%6.%7.%8.%9"/>
      <w:lvlJc w:val="left"/>
      <w:pPr>
        <w:ind w:left="2232" w:hanging="1800"/>
      </w:pPr>
      <w:rPr>
        <w:rFonts w:hint="default"/>
      </w:rPr>
    </w:lvl>
  </w:abstractNum>
  <w:abstractNum w:abstractNumId="30">
    <w:nsid w:val="7F0A7CAA"/>
    <w:multiLevelType w:val="hybridMultilevel"/>
    <w:tmpl w:val="8F3A2862"/>
    <w:lvl w:ilvl="0" w:tplc="85F6BB00">
      <w:start w:val="1"/>
      <w:numFmt w:val="bullet"/>
      <w:lvlText w:val="•"/>
      <w:lvlJc w:val="left"/>
      <w:pPr>
        <w:tabs>
          <w:tab w:val="num" w:pos="720"/>
        </w:tabs>
        <w:ind w:left="720" w:hanging="360"/>
      </w:pPr>
      <w:rPr>
        <w:rFonts w:ascii="Times New Roman" w:hAnsi="Times New Roman" w:hint="default"/>
      </w:rPr>
    </w:lvl>
    <w:lvl w:ilvl="1" w:tplc="77A0D544" w:tentative="1">
      <w:start w:val="1"/>
      <w:numFmt w:val="bullet"/>
      <w:lvlText w:val="•"/>
      <w:lvlJc w:val="left"/>
      <w:pPr>
        <w:tabs>
          <w:tab w:val="num" w:pos="1440"/>
        </w:tabs>
        <w:ind w:left="1440" w:hanging="360"/>
      </w:pPr>
      <w:rPr>
        <w:rFonts w:ascii="Times New Roman" w:hAnsi="Times New Roman" w:hint="default"/>
      </w:rPr>
    </w:lvl>
    <w:lvl w:ilvl="2" w:tplc="0DEA2E3C" w:tentative="1">
      <w:start w:val="1"/>
      <w:numFmt w:val="bullet"/>
      <w:lvlText w:val="•"/>
      <w:lvlJc w:val="left"/>
      <w:pPr>
        <w:tabs>
          <w:tab w:val="num" w:pos="2160"/>
        </w:tabs>
        <w:ind w:left="2160" w:hanging="360"/>
      </w:pPr>
      <w:rPr>
        <w:rFonts w:ascii="Times New Roman" w:hAnsi="Times New Roman" w:hint="default"/>
      </w:rPr>
    </w:lvl>
    <w:lvl w:ilvl="3" w:tplc="1954097A" w:tentative="1">
      <w:start w:val="1"/>
      <w:numFmt w:val="bullet"/>
      <w:lvlText w:val="•"/>
      <w:lvlJc w:val="left"/>
      <w:pPr>
        <w:tabs>
          <w:tab w:val="num" w:pos="2880"/>
        </w:tabs>
        <w:ind w:left="2880" w:hanging="360"/>
      </w:pPr>
      <w:rPr>
        <w:rFonts w:ascii="Times New Roman" w:hAnsi="Times New Roman" w:hint="default"/>
      </w:rPr>
    </w:lvl>
    <w:lvl w:ilvl="4" w:tplc="C91010C0" w:tentative="1">
      <w:start w:val="1"/>
      <w:numFmt w:val="bullet"/>
      <w:lvlText w:val="•"/>
      <w:lvlJc w:val="left"/>
      <w:pPr>
        <w:tabs>
          <w:tab w:val="num" w:pos="3600"/>
        </w:tabs>
        <w:ind w:left="3600" w:hanging="360"/>
      </w:pPr>
      <w:rPr>
        <w:rFonts w:ascii="Times New Roman" w:hAnsi="Times New Roman" w:hint="default"/>
      </w:rPr>
    </w:lvl>
    <w:lvl w:ilvl="5" w:tplc="F64C80A6" w:tentative="1">
      <w:start w:val="1"/>
      <w:numFmt w:val="bullet"/>
      <w:lvlText w:val="•"/>
      <w:lvlJc w:val="left"/>
      <w:pPr>
        <w:tabs>
          <w:tab w:val="num" w:pos="4320"/>
        </w:tabs>
        <w:ind w:left="4320" w:hanging="360"/>
      </w:pPr>
      <w:rPr>
        <w:rFonts w:ascii="Times New Roman" w:hAnsi="Times New Roman" w:hint="default"/>
      </w:rPr>
    </w:lvl>
    <w:lvl w:ilvl="6" w:tplc="C28021C0" w:tentative="1">
      <w:start w:val="1"/>
      <w:numFmt w:val="bullet"/>
      <w:lvlText w:val="•"/>
      <w:lvlJc w:val="left"/>
      <w:pPr>
        <w:tabs>
          <w:tab w:val="num" w:pos="5040"/>
        </w:tabs>
        <w:ind w:left="5040" w:hanging="360"/>
      </w:pPr>
      <w:rPr>
        <w:rFonts w:ascii="Times New Roman" w:hAnsi="Times New Roman" w:hint="default"/>
      </w:rPr>
    </w:lvl>
    <w:lvl w:ilvl="7" w:tplc="25B60428" w:tentative="1">
      <w:start w:val="1"/>
      <w:numFmt w:val="bullet"/>
      <w:lvlText w:val="•"/>
      <w:lvlJc w:val="left"/>
      <w:pPr>
        <w:tabs>
          <w:tab w:val="num" w:pos="5760"/>
        </w:tabs>
        <w:ind w:left="5760" w:hanging="360"/>
      </w:pPr>
      <w:rPr>
        <w:rFonts w:ascii="Times New Roman" w:hAnsi="Times New Roman" w:hint="default"/>
      </w:rPr>
    </w:lvl>
    <w:lvl w:ilvl="8" w:tplc="B6928D84" w:tentative="1">
      <w:start w:val="1"/>
      <w:numFmt w:val="bullet"/>
      <w:lvlText w:val="•"/>
      <w:lvlJc w:val="left"/>
      <w:pPr>
        <w:tabs>
          <w:tab w:val="num" w:pos="6480"/>
        </w:tabs>
        <w:ind w:left="6480" w:hanging="360"/>
      </w:pPr>
      <w:rPr>
        <w:rFonts w:ascii="Times New Roman" w:hAnsi="Times New Roman" w:hint="default"/>
      </w:rPr>
    </w:lvl>
  </w:abstractNum>
  <w:num w:numId="1">
    <w:abstractNumId w:val="27"/>
  </w:num>
  <w:num w:numId="2">
    <w:abstractNumId w:val="15"/>
  </w:num>
  <w:num w:numId="3">
    <w:abstractNumId w:val="23"/>
  </w:num>
  <w:num w:numId="4">
    <w:abstractNumId w:val="26"/>
  </w:num>
  <w:num w:numId="5">
    <w:abstractNumId w:val="3"/>
  </w:num>
  <w:num w:numId="6">
    <w:abstractNumId w:val="11"/>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2"/>
  </w:num>
  <w:num w:numId="10">
    <w:abstractNumId w:val="25"/>
  </w:num>
  <w:num w:numId="11">
    <w:abstractNumId w:val="20"/>
  </w:num>
  <w:num w:numId="12">
    <w:abstractNumId w:val="7"/>
  </w:num>
  <w:num w:numId="13">
    <w:abstractNumId w:val="19"/>
  </w:num>
  <w:num w:numId="14">
    <w:abstractNumId w:val="21"/>
  </w:num>
  <w:num w:numId="15">
    <w:abstractNumId w:val="28"/>
  </w:num>
  <w:num w:numId="16">
    <w:abstractNumId w:val="30"/>
  </w:num>
  <w:num w:numId="17">
    <w:abstractNumId w:val="5"/>
  </w:num>
  <w:num w:numId="18">
    <w:abstractNumId w:val="0"/>
  </w:num>
  <w:num w:numId="19">
    <w:abstractNumId w:val="9"/>
  </w:num>
  <w:num w:numId="20">
    <w:abstractNumId w:val="18"/>
  </w:num>
  <w:num w:numId="21">
    <w:abstractNumId w:val="8"/>
  </w:num>
  <w:num w:numId="22">
    <w:abstractNumId w:val="17"/>
  </w:num>
  <w:num w:numId="23">
    <w:abstractNumId w:val="6"/>
  </w:num>
  <w:num w:numId="24">
    <w:abstractNumId w:val="1"/>
  </w:num>
  <w:num w:numId="25">
    <w:abstractNumId w:val="12"/>
  </w:num>
  <w:num w:numId="26">
    <w:abstractNumId w:val="10"/>
  </w:num>
  <w:num w:numId="27">
    <w:abstractNumId w:val="22"/>
  </w:num>
  <w:num w:numId="28">
    <w:abstractNumId w:val="13"/>
  </w:num>
  <w:num w:numId="29">
    <w:abstractNumId w:val="24"/>
  </w:num>
  <w:num w:numId="30">
    <w:abstractNumId w:val="29"/>
  </w:num>
  <w:num w:numId="31">
    <w:abstractNumId w:val="4"/>
  </w:num>
  <w:num w:numId="32">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urice Owiny">
    <w15:presenceInfo w15:providerId="Windows Live" w15:userId="a873d92e04498a41"/>
  </w15:person>
  <w15:person w15:author="Robert Rono">
    <w15:presenceInfo w15:providerId="None" w15:userId="Robert Ron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at0erzmx9rwoe99fppdr9bpr2rw0w92zes&quot;&gt;My EndNote Library&lt;record-ids&gt;&lt;item&gt;24&lt;/item&gt;&lt;item&gt;25&lt;/item&gt;&lt;item&gt;26&lt;/item&gt;&lt;item&gt;27&lt;/item&gt;&lt;item&gt;28&lt;/item&gt;&lt;item&gt;29&lt;/item&gt;&lt;item&gt;30&lt;/item&gt;&lt;item&gt;31&lt;/item&gt;&lt;/record-ids&gt;&lt;/item&gt;&lt;/Libraries&gt;"/>
  </w:docVars>
  <w:rsids>
    <w:rsidRoot w:val="0026533F"/>
    <w:rsid w:val="00013692"/>
    <w:rsid w:val="00017908"/>
    <w:rsid w:val="00020FD2"/>
    <w:rsid w:val="000231D3"/>
    <w:rsid w:val="0003043E"/>
    <w:rsid w:val="00030F2C"/>
    <w:rsid w:val="00032971"/>
    <w:rsid w:val="00035DD4"/>
    <w:rsid w:val="00037E4E"/>
    <w:rsid w:val="00040D62"/>
    <w:rsid w:val="00053B84"/>
    <w:rsid w:val="00053D06"/>
    <w:rsid w:val="0005422A"/>
    <w:rsid w:val="00055071"/>
    <w:rsid w:val="00057BC1"/>
    <w:rsid w:val="00061F1D"/>
    <w:rsid w:val="0006654B"/>
    <w:rsid w:val="00067020"/>
    <w:rsid w:val="00074718"/>
    <w:rsid w:val="00090A3A"/>
    <w:rsid w:val="000927C1"/>
    <w:rsid w:val="000957B8"/>
    <w:rsid w:val="000A0769"/>
    <w:rsid w:val="000A3DDC"/>
    <w:rsid w:val="000B180A"/>
    <w:rsid w:val="000B4471"/>
    <w:rsid w:val="000B5BBA"/>
    <w:rsid w:val="000C2DFD"/>
    <w:rsid w:val="000D7795"/>
    <w:rsid w:val="000E1E38"/>
    <w:rsid w:val="000E1EAF"/>
    <w:rsid w:val="000E3E8E"/>
    <w:rsid w:val="000E5B45"/>
    <w:rsid w:val="000F5184"/>
    <w:rsid w:val="00104B85"/>
    <w:rsid w:val="0010544B"/>
    <w:rsid w:val="00120BF6"/>
    <w:rsid w:val="00122633"/>
    <w:rsid w:val="00123322"/>
    <w:rsid w:val="00124865"/>
    <w:rsid w:val="00125088"/>
    <w:rsid w:val="00132602"/>
    <w:rsid w:val="001441B8"/>
    <w:rsid w:val="001451A0"/>
    <w:rsid w:val="00146B58"/>
    <w:rsid w:val="0015126B"/>
    <w:rsid w:val="00157770"/>
    <w:rsid w:val="00161C51"/>
    <w:rsid w:val="001632C6"/>
    <w:rsid w:val="00164655"/>
    <w:rsid w:val="0017388D"/>
    <w:rsid w:val="00176AFD"/>
    <w:rsid w:val="00177DB4"/>
    <w:rsid w:val="00185301"/>
    <w:rsid w:val="00191694"/>
    <w:rsid w:val="00194510"/>
    <w:rsid w:val="001947B5"/>
    <w:rsid w:val="001B035B"/>
    <w:rsid w:val="001B137F"/>
    <w:rsid w:val="001B149A"/>
    <w:rsid w:val="001B7768"/>
    <w:rsid w:val="001C2CA9"/>
    <w:rsid w:val="001C42A8"/>
    <w:rsid w:val="001C690E"/>
    <w:rsid w:val="001E315E"/>
    <w:rsid w:val="001E5027"/>
    <w:rsid w:val="001F0EE8"/>
    <w:rsid w:val="001F740A"/>
    <w:rsid w:val="00210D8E"/>
    <w:rsid w:val="00220214"/>
    <w:rsid w:val="00220C6B"/>
    <w:rsid w:val="0023147D"/>
    <w:rsid w:val="00231ADA"/>
    <w:rsid w:val="002365BC"/>
    <w:rsid w:val="00237B62"/>
    <w:rsid w:val="00240D55"/>
    <w:rsid w:val="00242D15"/>
    <w:rsid w:val="00246D4A"/>
    <w:rsid w:val="002476B6"/>
    <w:rsid w:val="00250DE1"/>
    <w:rsid w:val="00253500"/>
    <w:rsid w:val="002557DF"/>
    <w:rsid w:val="00260364"/>
    <w:rsid w:val="00262A7A"/>
    <w:rsid w:val="00263728"/>
    <w:rsid w:val="0026533F"/>
    <w:rsid w:val="00274F50"/>
    <w:rsid w:val="00276AD1"/>
    <w:rsid w:val="00282181"/>
    <w:rsid w:val="00284807"/>
    <w:rsid w:val="00292531"/>
    <w:rsid w:val="002A6EFB"/>
    <w:rsid w:val="002B0B62"/>
    <w:rsid w:val="002B5504"/>
    <w:rsid w:val="002B65DD"/>
    <w:rsid w:val="002B66F1"/>
    <w:rsid w:val="002C03BA"/>
    <w:rsid w:val="002C3C7A"/>
    <w:rsid w:val="002C5B4E"/>
    <w:rsid w:val="002E189F"/>
    <w:rsid w:val="002E65F8"/>
    <w:rsid w:val="002F122E"/>
    <w:rsid w:val="002F34AC"/>
    <w:rsid w:val="002F637A"/>
    <w:rsid w:val="002F778C"/>
    <w:rsid w:val="00304A65"/>
    <w:rsid w:val="003051A5"/>
    <w:rsid w:val="00307675"/>
    <w:rsid w:val="00312D05"/>
    <w:rsid w:val="00312FF2"/>
    <w:rsid w:val="003156BC"/>
    <w:rsid w:val="00317F6F"/>
    <w:rsid w:val="00320ED5"/>
    <w:rsid w:val="0032152F"/>
    <w:rsid w:val="00326130"/>
    <w:rsid w:val="003277D8"/>
    <w:rsid w:val="00327BF5"/>
    <w:rsid w:val="00330B94"/>
    <w:rsid w:val="00334A55"/>
    <w:rsid w:val="00335701"/>
    <w:rsid w:val="0033608F"/>
    <w:rsid w:val="0034356D"/>
    <w:rsid w:val="00343DAD"/>
    <w:rsid w:val="00347974"/>
    <w:rsid w:val="003515AC"/>
    <w:rsid w:val="003545BA"/>
    <w:rsid w:val="00357A32"/>
    <w:rsid w:val="00365BD3"/>
    <w:rsid w:val="00370898"/>
    <w:rsid w:val="00373157"/>
    <w:rsid w:val="00376BF1"/>
    <w:rsid w:val="003776C0"/>
    <w:rsid w:val="00387522"/>
    <w:rsid w:val="0039396B"/>
    <w:rsid w:val="003A2531"/>
    <w:rsid w:val="003A696D"/>
    <w:rsid w:val="003B216F"/>
    <w:rsid w:val="003B437E"/>
    <w:rsid w:val="003B6703"/>
    <w:rsid w:val="003C07F5"/>
    <w:rsid w:val="003C1709"/>
    <w:rsid w:val="003C23C4"/>
    <w:rsid w:val="003C5784"/>
    <w:rsid w:val="003C761D"/>
    <w:rsid w:val="003D3313"/>
    <w:rsid w:val="003D3D26"/>
    <w:rsid w:val="003D515C"/>
    <w:rsid w:val="003D69EB"/>
    <w:rsid w:val="003E1FF2"/>
    <w:rsid w:val="003E5EEA"/>
    <w:rsid w:val="003F7131"/>
    <w:rsid w:val="00405324"/>
    <w:rsid w:val="004058E3"/>
    <w:rsid w:val="00416898"/>
    <w:rsid w:val="00423A98"/>
    <w:rsid w:val="00424EA4"/>
    <w:rsid w:val="00425348"/>
    <w:rsid w:val="00434DA1"/>
    <w:rsid w:val="00435AF1"/>
    <w:rsid w:val="00447363"/>
    <w:rsid w:val="0045216C"/>
    <w:rsid w:val="00463742"/>
    <w:rsid w:val="0047194A"/>
    <w:rsid w:val="00471983"/>
    <w:rsid w:val="00473551"/>
    <w:rsid w:val="00476E67"/>
    <w:rsid w:val="00477AFE"/>
    <w:rsid w:val="00482F61"/>
    <w:rsid w:val="00483BA7"/>
    <w:rsid w:val="00484A23"/>
    <w:rsid w:val="00485151"/>
    <w:rsid w:val="004858B0"/>
    <w:rsid w:val="00490670"/>
    <w:rsid w:val="00494080"/>
    <w:rsid w:val="00494668"/>
    <w:rsid w:val="00496C15"/>
    <w:rsid w:val="004A1414"/>
    <w:rsid w:val="004B5750"/>
    <w:rsid w:val="004B7451"/>
    <w:rsid w:val="004B77E1"/>
    <w:rsid w:val="004C06F0"/>
    <w:rsid w:val="004C10E6"/>
    <w:rsid w:val="004C13A1"/>
    <w:rsid w:val="004C5D15"/>
    <w:rsid w:val="004C7C0D"/>
    <w:rsid w:val="004D3D8C"/>
    <w:rsid w:val="004E5783"/>
    <w:rsid w:val="004E67F3"/>
    <w:rsid w:val="004E7A9D"/>
    <w:rsid w:val="004F10F7"/>
    <w:rsid w:val="004F2FF4"/>
    <w:rsid w:val="004F5352"/>
    <w:rsid w:val="00506A62"/>
    <w:rsid w:val="00510C5A"/>
    <w:rsid w:val="00527FAD"/>
    <w:rsid w:val="00531A5D"/>
    <w:rsid w:val="00532806"/>
    <w:rsid w:val="00535AEF"/>
    <w:rsid w:val="005362E0"/>
    <w:rsid w:val="00542A81"/>
    <w:rsid w:val="00544FA2"/>
    <w:rsid w:val="00555A88"/>
    <w:rsid w:val="0055721C"/>
    <w:rsid w:val="005704BA"/>
    <w:rsid w:val="0057574D"/>
    <w:rsid w:val="0057602D"/>
    <w:rsid w:val="00576375"/>
    <w:rsid w:val="0058026D"/>
    <w:rsid w:val="00586A84"/>
    <w:rsid w:val="005901A2"/>
    <w:rsid w:val="005A3DC6"/>
    <w:rsid w:val="005A70F0"/>
    <w:rsid w:val="005A7DA4"/>
    <w:rsid w:val="005B32E3"/>
    <w:rsid w:val="005D40DD"/>
    <w:rsid w:val="005D4D65"/>
    <w:rsid w:val="005D5ECA"/>
    <w:rsid w:val="005D700F"/>
    <w:rsid w:val="005E2166"/>
    <w:rsid w:val="005E2EC1"/>
    <w:rsid w:val="005E5800"/>
    <w:rsid w:val="005E6EEE"/>
    <w:rsid w:val="005F4156"/>
    <w:rsid w:val="006016BF"/>
    <w:rsid w:val="0060309D"/>
    <w:rsid w:val="00604841"/>
    <w:rsid w:val="00616819"/>
    <w:rsid w:val="00617024"/>
    <w:rsid w:val="00624A9D"/>
    <w:rsid w:val="006255C0"/>
    <w:rsid w:val="0062735E"/>
    <w:rsid w:val="006347FD"/>
    <w:rsid w:val="006426E4"/>
    <w:rsid w:val="00645A73"/>
    <w:rsid w:val="00651E6E"/>
    <w:rsid w:val="0065482A"/>
    <w:rsid w:val="00655D25"/>
    <w:rsid w:val="006607CA"/>
    <w:rsid w:val="00661848"/>
    <w:rsid w:val="00664606"/>
    <w:rsid w:val="00665E24"/>
    <w:rsid w:val="00670A91"/>
    <w:rsid w:val="00672121"/>
    <w:rsid w:val="00675847"/>
    <w:rsid w:val="00687869"/>
    <w:rsid w:val="0069000B"/>
    <w:rsid w:val="006926E9"/>
    <w:rsid w:val="006A5EB4"/>
    <w:rsid w:val="006B0AAC"/>
    <w:rsid w:val="006B4705"/>
    <w:rsid w:val="006B5269"/>
    <w:rsid w:val="006C078B"/>
    <w:rsid w:val="006C12D6"/>
    <w:rsid w:val="006C43E4"/>
    <w:rsid w:val="006C6D9C"/>
    <w:rsid w:val="006D1AF3"/>
    <w:rsid w:val="006D5E81"/>
    <w:rsid w:val="006D7A92"/>
    <w:rsid w:val="006E0DC2"/>
    <w:rsid w:val="006E3479"/>
    <w:rsid w:val="006F6227"/>
    <w:rsid w:val="007121B6"/>
    <w:rsid w:val="00721B43"/>
    <w:rsid w:val="00725439"/>
    <w:rsid w:val="007262CE"/>
    <w:rsid w:val="00735A80"/>
    <w:rsid w:val="007453C3"/>
    <w:rsid w:val="007455EB"/>
    <w:rsid w:val="00746D3E"/>
    <w:rsid w:val="0074728E"/>
    <w:rsid w:val="00750AC7"/>
    <w:rsid w:val="00752EB1"/>
    <w:rsid w:val="00754716"/>
    <w:rsid w:val="00760236"/>
    <w:rsid w:val="007678CE"/>
    <w:rsid w:val="00767B90"/>
    <w:rsid w:val="00767C2E"/>
    <w:rsid w:val="007701D6"/>
    <w:rsid w:val="0077191B"/>
    <w:rsid w:val="00782DCB"/>
    <w:rsid w:val="0078672D"/>
    <w:rsid w:val="00786EEC"/>
    <w:rsid w:val="00790737"/>
    <w:rsid w:val="0079127A"/>
    <w:rsid w:val="00792EC4"/>
    <w:rsid w:val="007A1E93"/>
    <w:rsid w:val="007B519C"/>
    <w:rsid w:val="007B76A5"/>
    <w:rsid w:val="007C0504"/>
    <w:rsid w:val="007C1980"/>
    <w:rsid w:val="007C29D4"/>
    <w:rsid w:val="007C4CC0"/>
    <w:rsid w:val="007D02B1"/>
    <w:rsid w:val="007D17A3"/>
    <w:rsid w:val="007D23AF"/>
    <w:rsid w:val="007D2E8D"/>
    <w:rsid w:val="007D7D9F"/>
    <w:rsid w:val="007E5A6E"/>
    <w:rsid w:val="007E6E95"/>
    <w:rsid w:val="007E7D64"/>
    <w:rsid w:val="007F6C13"/>
    <w:rsid w:val="007F6FB3"/>
    <w:rsid w:val="00800531"/>
    <w:rsid w:val="00800E03"/>
    <w:rsid w:val="00800E92"/>
    <w:rsid w:val="00805415"/>
    <w:rsid w:val="00811242"/>
    <w:rsid w:val="00814C49"/>
    <w:rsid w:val="00822788"/>
    <w:rsid w:val="008236CD"/>
    <w:rsid w:val="00824CCC"/>
    <w:rsid w:val="008271BE"/>
    <w:rsid w:val="00830AD3"/>
    <w:rsid w:val="00830EA2"/>
    <w:rsid w:val="00832FA9"/>
    <w:rsid w:val="00850CDD"/>
    <w:rsid w:val="00850E14"/>
    <w:rsid w:val="00851CF0"/>
    <w:rsid w:val="008605A8"/>
    <w:rsid w:val="0086373B"/>
    <w:rsid w:val="00863885"/>
    <w:rsid w:val="00867F80"/>
    <w:rsid w:val="00872902"/>
    <w:rsid w:val="008956D8"/>
    <w:rsid w:val="008A36E5"/>
    <w:rsid w:val="008A705C"/>
    <w:rsid w:val="008A74BC"/>
    <w:rsid w:val="008B20A7"/>
    <w:rsid w:val="008D0BA2"/>
    <w:rsid w:val="008D39E4"/>
    <w:rsid w:val="008D6C82"/>
    <w:rsid w:val="008E35D5"/>
    <w:rsid w:val="008F00B8"/>
    <w:rsid w:val="008F59D8"/>
    <w:rsid w:val="008F63C5"/>
    <w:rsid w:val="00900401"/>
    <w:rsid w:val="009034CA"/>
    <w:rsid w:val="009107A2"/>
    <w:rsid w:val="00911583"/>
    <w:rsid w:val="00916459"/>
    <w:rsid w:val="00920FFE"/>
    <w:rsid w:val="009232AF"/>
    <w:rsid w:val="00932F36"/>
    <w:rsid w:val="00937B50"/>
    <w:rsid w:val="009439E4"/>
    <w:rsid w:val="009517CC"/>
    <w:rsid w:val="00961805"/>
    <w:rsid w:val="00967171"/>
    <w:rsid w:val="00973B89"/>
    <w:rsid w:val="00973E65"/>
    <w:rsid w:val="00975523"/>
    <w:rsid w:val="009901DA"/>
    <w:rsid w:val="00997C3B"/>
    <w:rsid w:val="009A2CCF"/>
    <w:rsid w:val="009A6055"/>
    <w:rsid w:val="009B041B"/>
    <w:rsid w:val="009B2085"/>
    <w:rsid w:val="009C2A71"/>
    <w:rsid w:val="009C51E0"/>
    <w:rsid w:val="009D037C"/>
    <w:rsid w:val="009E24D8"/>
    <w:rsid w:val="009F057A"/>
    <w:rsid w:val="009F0A9D"/>
    <w:rsid w:val="009F0E73"/>
    <w:rsid w:val="00A00419"/>
    <w:rsid w:val="00A03353"/>
    <w:rsid w:val="00A06FAF"/>
    <w:rsid w:val="00A10E86"/>
    <w:rsid w:val="00A117B0"/>
    <w:rsid w:val="00A24AAC"/>
    <w:rsid w:val="00A34699"/>
    <w:rsid w:val="00A41058"/>
    <w:rsid w:val="00A4407D"/>
    <w:rsid w:val="00A44C7E"/>
    <w:rsid w:val="00A4539E"/>
    <w:rsid w:val="00A45DA0"/>
    <w:rsid w:val="00A51D3E"/>
    <w:rsid w:val="00A52317"/>
    <w:rsid w:val="00A54F25"/>
    <w:rsid w:val="00A55506"/>
    <w:rsid w:val="00A62E67"/>
    <w:rsid w:val="00A644B6"/>
    <w:rsid w:val="00A7008B"/>
    <w:rsid w:val="00A701BF"/>
    <w:rsid w:val="00A73634"/>
    <w:rsid w:val="00A7581B"/>
    <w:rsid w:val="00A85AA4"/>
    <w:rsid w:val="00A85B77"/>
    <w:rsid w:val="00A91425"/>
    <w:rsid w:val="00A932A2"/>
    <w:rsid w:val="00A96591"/>
    <w:rsid w:val="00A97665"/>
    <w:rsid w:val="00A97699"/>
    <w:rsid w:val="00AA339C"/>
    <w:rsid w:val="00AA3F9C"/>
    <w:rsid w:val="00AA44ED"/>
    <w:rsid w:val="00AA5675"/>
    <w:rsid w:val="00AB0F2B"/>
    <w:rsid w:val="00AB5745"/>
    <w:rsid w:val="00AC3609"/>
    <w:rsid w:val="00AC6C0F"/>
    <w:rsid w:val="00AD61DA"/>
    <w:rsid w:val="00AE0246"/>
    <w:rsid w:val="00AE218A"/>
    <w:rsid w:val="00AE21F2"/>
    <w:rsid w:val="00AE334F"/>
    <w:rsid w:val="00AE5AB9"/>
    <w:rsid w:val="00AF381E"/>
    <w:rsid w:val="00AF38F8"/>
    <w:rsid w:val="00AF4112"/>
    <w:rsid w:val="00B01D12"/>
    <w:rsid w:val="00B04EF5"/>
    <w:rsid w:val="00B06628"/>
    <w:rsid w:val="00B1357B"/>
    <w:rsid w:val="00B26A2A"/>
    <w:rsid w:val="00B3442C"/>
    <w:rsid w:val="00B43CB0"/>
    <w:rsid w:val="00B47877"/>
    <w:rsid w:val="00B52202"/>
    <w:rsid w:val="00B545B1"/>
    <w:rsid w:val="00B5484E"/>
    <w:rsid w:val="00B64F80"/>
    <w:rsid w:val="00B70232"/>
    <w:rsid w:val="00B70C1F"/>
    <w:rsid w:val="00B732C9"/>
    <w:rsid w:val="00B7519A"/>
    <w:rsid w:val="00B75549"/>
    <w:rsid w:val="00B9382A"/>
    <w:rsid w:val="00B977C0"/>
    <w:rsid w:val="00B97BEA"/>
    <w:rsid w:val="00BA0C17"/>
    <w:rsid w:val="00BA1A81"/>
    <w:rsid w:val="00BA3D8D"/>
    <w:rsid w:val="00BA4691"/>
    <w:rsid w:val="00BA59DE"/>
    <w:rsid w:val="00BA7CDA"/>
    <w:rsid w:val="00BA7DBB"/>
    <w:rsid w:val="00BA7F94"/>
    <w:rsid w:val="00BD1751"/>
    <w:rsid w:val="00BD48BD"/>
    <w:rsid w:val="00BD4FDD"/>
    <w:rsid w:val="00BE6315"/>
    <w:rsid w:val="00BE6659"/>
    <w:rsid w:val="00C04D89"/>
    <w:rsid w:val="00C13FBA"/>
    <w:rsid w:val="00C2027E"/>
    <w:rsid w:val="00C22C99"/>
    <w:rsid w:val="00C27051"/>
    <w:rsid w:val="00C338FE"/>
    <w:rsid w:val="00C35008"/>
    <w:rsid w:val="00C419C8"/>
    <w:rsid w:val="00C42D8F"/>
    <w:rsid w:val="00C43116"/>
    <w:rsid w:val="00C50B59"/>
    <w:rsid w:val="00C57B39"/>
    <w:rsid w:val="00C652FA"/>
    <w:rsid w:val="00C66B23"/>
    <w:rsid w:val="00C74B17"/>
    <w:rsid w:val="00C74D61"/>
    <w:rsid w:val="00C807C1"/>
    <w:rsid w:val="00C837B1"/>
    <w:rsid w:val="00C86DEB"/>
    <w:rsid w:val="00C87479"/>
    <w:rsid w:val="00C87575"/>
    <w:rsid w:val="00C87C87"/>
    <w:rsid w:val="00C93394"/>
    <w:rsid w:val="00C94C28"/>
    <w:rsid w:val="00C94D96"/>
    <w:rsid w:val="00C95441"/>
    <w:rsid w:val="00C96F62"/>
    <w:rsid w:val="00CA1E93"/>
    <w:rsid w:val="00CA4364"/>
    <w:rsid w:val="00CA4D2C"/>
    <w:rsid w:val="00CB08AB"/>
    <w:rsid w:val="00CB15A5"/>
    <w:rsid w:val="00CB3565"/>
    <w:rsid w:val="00CB363F"/>
    <w:rsid w:val="00CC056B"/>
    <w:rsid w:val="00CC0BC3"/>
    <w:rsid w:val="00CC2A07"/>
    <w:rsid w:val="00CC69AE"/>
    <w:rsid w:val="00CC7CB5"/>
    <w:rsid w:val="00CD270F"/>
    <w:rsid w:val="00CD2F30"/>
    <w:rsid w:val="00CD34E2"/>
    <w:rsid w:val="00CD7897"/>
    <w:rsid w:val="00CD7E5A"/>
    <w:rsid w:val="00CE5B1C"/>
    <w:rsid w:val="00CE5FFA"/>
    <w:rsid w:val="00CF2245"/>
    <w:rsid w:val="00CF3916"/>
    <w:rsid w:val="00CF3D8D"/>
    <w:rsid w:val="00D13627"/>
    <w:rsid w:val="00D215CF"/>
    <w:rsid w:val="00D21A62"/>
    <w:rsid w:val="00D275AE"/>
    <w:rsid w:val="00D30982"/>
    <w:rsid w:val="00D30E48"/>
    <w:rsid w:val="00D3458A"/>
    <w:rsid w:val="00D405AD"/>
    <w:rsid w:val="00D41FE7"/>
    <w:rsid w:val="00D4426D"/>
    <w:rsid w:val="00D74726"/>
    <w:rsid w:val="00D901BE"/>
    <w:rsid w:val="00DA01BE"/>
    <w:rsid w:val="00DA3074"/>
    <w:rsid w:val="00DA36DA"/>
    <w:rsid w:val="00DA7C67"/>
    <w:rsid w:val="00DB06FE"/>
    <w:rsid w:val="00DB24B1"/>
    <w:rsid w:val="00DB49C7"/>
    <w:rsid w:val="00DB55BC"/>
    <w:rsid w:val="00DC0169"/>
    <w:rsid w:val="00DC4444"/>
    <w:rsid w:val="00DC4CD8"/>
    <w:rsid w:val="00DC6AC5"/>
    <w:rsid w:val="00DD087C"/>
    <w:rsid w:val="00DD0B08"/>
    <w:rsid w:val="00DD2F86"/>
    <w:rsid w:val="00DD5FD9"/>
    <w:rsid w:val="00DE0EBD"/>
    <w:rsid w:val="00DF027B"/>
    <w:rsid w:val="00DF02E2"/>
    <w:rsid w:val="00DF13DC"/>
    <w:rsid w:val="00E01D74"/>
    <w:rsid w:val="00E03281"/>
    <w:rsid w:val="00E0419A"/>
    <w:rsid w:val="00E06C5F"/>
    <w:rsid w:val="00E11DAF"/>
    <w:rsid w:val="00E12D28"/>
    <w:rsid w:val="00E15848"/>
    <w:rsid w:val="00E21953"/>
    <w:rsid w:val="00E234B6"/>
    <w:rsid w:val="00E235FE"/>
    <w:rsid w:val="00E253F2"/>
    <w:rsid w:val="00E279AF"/>
    <w:rsid w:val="00E31509"/>
    <w:rsid w:val="00E35253"/>
    <w:rsid w:val="00E36EE3"/>
    <w:rsid w:val="00E37FC0"/>
    <w:rsid w:val="00E42210"/>
    <w:rsid w:val="00E43234"/>
    <w:rsid w:val="00E46332"/>
    <w:rsid w:val="00E4737D"/>
    <w:rsid w:val="00E56328"/>
    <w:rsid w:val="00E576FA"/>
    <w:rsid w:val="00E62D06"/>
    <w:rsid w:val="00E63331"/>
    <w:rsid w:val="00E64A4E"/>
    <w:rsid w:val="00E651BD"/>
    <w:rsid w:val="00E715FE"/>
    <w:rsid w:val="00E71607"/>
    <w:rsid w:val="00E73756"/>
    <w:rsid w:val="00E75FD5"/>
    <w:rsid w:val="00E90B07"/>
    <w:rsid w:val="00E946B2"/>
    <w:rsid w:val="00E95834"/>
    <w:rsid w:val="00EA0EEF"/>
    <w:rsid w:val="00EA2E48"/>
    <w:rsid w:val="00EA403A"/>
    <w:rsid w:val="00EB044E"/>
    <w:rsid w:val="00EB404C"/>
    <w:rsid w:val="00EB7B3C"/>
    <w:rsid w:val="00EC5BD1"/>
    <w:rsid w:val="00EC7591"/>
    <w:rsid w:val="00ED3679"/>
    <w:rsid w:val="00ED46B6"/>
    <w:rsid w:val="00EE7B9E"/>
    <w:rsid w:val="00F0017F"/>
    <w:rsid w:val="00F0459E"/>
    <w:rsid w:val="00F110D4"/>
    <w:rsid w:val="00F1370C"/>
    <w:rsid w:val="00F14E02"/>
    <w:rsid w:val="00F22572"/>
    <w:rsid w:val="00F2272E"/>
    <w:rsid w:val="00F60938"/>
    <w:rsid w:val="00F613A9"/>
    <w:rsid w:val="00F63965"/>
    <w:rsid w:val="00F666F4"/>
    <w:rsid w:val="00F66AAA"/>
    <w:rsid w:val="00F6748F"/>
    <w:rsid w:val="00F8003B"/>
    <w:rsid w:val="00F82515"/>
    <w:rsid w:val="00F9242B"/>
    <w:rsid w:val="00FA4AB6"/>
    <w:rsid w:val="00FA503D"/>
    <w:rsid w:val="00FB1E8F"/>
    <w:rsid w:val="00FC2FA5"/>
    <w:rsid w:val="00FC6DDF"/>
    <w:rsid w:val="00FC7666"/>
    <w:rsid w:val="00FD2AC3"/>
    <w:rsid w:val="00FD3CF6"/>
    <w:rsid w:val="00FD48CF"/>
    <w:rsid w:val="00FD57FE"/>
    <w:rsid w:val="00FD6727"/>
    <w:rsid w:val="00FE44E0"/>
    <w:rsid w:val="00FF06D2"/>
    <w:rsid w:val="00FF3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5"/>
        <o:r id="V:Rule2" type="connector" idref="#Straight Arrow Connector 4"/>
        <o:r id="V:Rule3" type="connector" idref="#Straight Arrow Connector 8"/>
      </o:rules>
    </o:shapelayout>
  </w:shapeDefaults>
  <w:decimalSymbol w:val="."/>
  <w:listSeparator w:val=","/>
  <w14:docId w14:val="22705915"/>
  <w15:docId w15:val="{0B2153D9-63C9-47F8-90D4-683E87B1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E67"/>
    <w:rPr>
      <w:lang w:val="en-GB"/>
    </w:rPr>
  </w:style>
  <w:style w:type="paragraph" w:styleId="Heading1">
    <w:name w:val="heading 1"/>
    <w:basedOn w:val="Normal"/>
    <w:next w:val="Normal"/>
    <w:link w:val="Heading1Char"/>
    <w:autoRedefine/>
    <w:uiPriority w:val="9"/>
    <w:qFormat/>
    <w:rsid w:val="007B76A5"/>
    <w:pPr>
      <w:keepNext/>
      <w:keepLines/>
      <w:spacing w:before="240" w:after="0" w:line="480" w:lineRule="auto"/>
      <w:ind w:left="720" w:hanging="720"/>
      <w:contextualSpacing/>
      <w:outlineLvl w:val="0"/>
    </w:pPr>
    <w:rPr>
      <w:rFonts w:ascii="Arial" w:eastAsiaTheme="majorEastAsia" w:hAnsi="Arial" w:cs="Arial"/>
      <w:b/>
      <w:sz w:val="24"/>
      <w:szCs w:val="24"/>
      <w:lang w:val="en-US"/>
    </w:rPr>
  </w:style>
  <w:style w:type="paragraph" w:styleId="Heading2">
    <w:name w:val="heading 2"/>
    <w:basedOn w:val="Normal"/>
    <w:link w:val="Heading2Char"/>
    <w:autoRedefine/>
    <w:uiPriority w:val="9"/>
    <w:unhideWhenUsed/>
    <w:qFormat/>
    <w:rsid w:val="007E6E95"/>
    <w:pPr>
      <w:spacing w:after="0" w:line="480" w:lineRule="auto"/>
      <w:outlineLvl w:val="1"/>
    </w:pPr>
    <w:rPr>
      <w:rFonts w:ascii="Arial" w:eastAsia="Times New Roman" w:hAnsi="Arial" w:cs="Arial"/>
      <w:b/>
      <w:bCs/>
      <w:sz w:val="24"/>
      <w:szCs w:val="24"/>
      <w:lang w:val="en-US"/>
    </w:rPr>
  </w:style>
  <w:style w:type="paragraph" w:styleId="Heading3">
    <w:name w:val="heading 3"/>
    <w:basedOn w:val="Normal"/>
    <w:next w:val="Normal"/>
    <w:link w:val="Heading3Char"/>
    <w:uiPriority w:val="9"/>
    <w:unhideWhenUsed/>
    <w:qFormat/>
    <w:rsid w:val="000C2DFD"/>
    <w:pPr>
      <w:keepNext/>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autoRedefine/>
    <w:uiPriority w:val="9"/>
    <w:unhideWhenUsed/>
    <w:qFormat/>
    <w:rsid w:val="00E01D74"/>
    <w:pPr>
      <w:keepNext/>
      <w:keepLines/>
      <w:numPr>
        <w:ilvl w:val="3"/>
        <w:numId w:val="7"/>
      </w:numPr>
      <w:spacing w:before="40" w:after="0" w:line="480" w:lineRule="auto"/>
      <w:contextualSpacing/>
      <w:outlineLvl w:val="3"/>
    </w:pPr>
    <w:rPr>
      <w:rFonts w:ascii="Times New Roman" w:eastAsiaTheme="majorEastAsia" w:hAnsi="Times New Roman" w:cstheme="majorBidi"/>
      <w:b/>
      <w:iCs/>
      <w:sz w:val="24"/>
      <w:lang w:val="en-US"/>
    </w:rPr>
  </w:style>
  <w:style w:type="paragraph" w:styleId="Heading5">
    <w:name w:val="heading 5"/>
    <w:basedOn w:val="Normal"/>
    <w:next w:val="Normal"/>
    <w:link w:val="Heading5Char"/>
    <w:uiPriority w:val="9"/>
    <w:semiHidden/>
    <w:unhideWhenUsed/>
    <w:qFormat/>
    <w:rsid w:val="00E01D74"/>
    <w:pPr>
      <w:keepNext/>
      <w:keepLines/>
      <w:numPr>
        <w:ilvl w:val="4"/>
        <w:numId w:val="7"/>
      </w:numPr>
      <w:spacing w:before="40" w:after="0" w:line="480" w:lineRule="auto"/>
      <w:contextualSpacing/>
      <w:outlineLvl w:val="4"/>
    </w:pPr>
    <w:rPr>
      <w:rFonts w:asciiTheme="majorHAnsi" w:eastAsiaTheme="majorEastAsia" w:hAnsiTheme="majorHAnsi" w:cstheme="majorBidi"/>
      <w:color w:val="2E74B5" w:themeColor="accent1" w:themeShade="BF"/>
      <w:sz w:val="24"/>
      <w:lang w:val="en-US"/>
    </w:rPr>
  </w:style>
  <w:style w:type="paragraph" w:styleId="Heading6">
    <w:name w:val="heading 6"/>
    <w:basedOn w:val="Normal"/>
    <w:next w:val="Normal"/>
    <w:link w:val="Heading6Char"/>
    <w:uiPriority w:val="9"/>
    <w:semiHidden/>
    <w:unhideWhenUsed/>
    <w:qFormat/>
    <w:rsid w:val="00E01D74"/>
    <w:pPr>
      <w:keepNext/>
      <w:keepLines/>
      <w:numPr>
        <w:ilvl w:val="5"/>
        <w:numId w:val="7"/>
      </w:numPr>
      <w:spacing w:before="40" w:after="0" w:line="480" w:lineRule="auto"/>
      <w:contextualSpacing/>
      <w:outlineLvl w:val="5"/>
    </w:pPr>
    <w:rPr>
      <w:rFonts w:asciiTheme="majorHAnsi" w:eastAsiaTheme="majorEastAsia" w:hAnsiTheme="majorHAnsi" w:cstheme="majorBidi"/>
      <w:color w:val="1F4D78" w:themeColor="accent1" w:themeShade="7F"/>
      <w:sz w:val="24"/>
      <w:lang w:val="en-US"/>
    </w:rPr>
  </w:style>
  <w:style w:type="paragraph" w:styleId="Heading7">
    <w:name w:val="heading 7"/>
    <w:basedOn w:val="Normal"/>
    <w:next w:val="Normal"/>
    <w:link w:val="Heading7Char"/>
    <w:uiPriority w:val="9"/>
    <w:semiHidden/>
    <w:unhideWhenUsed/>
    <w:qFormat/>
    <w:rsid w:val="00E01D74"/>
    <w:pPr>
      <w:keepNext/>
      <w:keepLines/>
      <w:numPr>
        <w:ilvl w:val="6"/>
        <w:numId w:val="7"/>
      </w:numPr>
      <w:spacing w:before="40" w:after="0" w:line="480" w:lineRule="auto"/>
      <w:contextualSpacing/>
      <w:outlineLvl w:val="6"/>
    </w:pPr>
    <w:rPr>
      <w:rFonts w:asciiTheme="majorHAnsi" w:eastAsiaTheme="majorEastAsia" w:hAnsiTheme="majorHAnsi" w:cstheme="majorBidi"/>
      <w:i/>
      <w:iCs/>
      <w:color w:val="1F4D78" w:themeColor="accent1" w:themeShade="7F"/>
      <w:sz w:val="24"/>
      <w:lang w:val="en-US"/>
    </w:rPr>
  </w:style>
  <w:style w:type="paragraph" w:styleId="Heading8">
    <w:name w:val="heading 8"/>
    <w:basedOn w:val="Normal"/>
    <w:next w:val="Normal"/>
    <w:link w:val="Heading8Char"/>
    <w:uiPriority w:val="9"/>
    <w:semiHidden/>
    <w:unhideWhenUsed/>
    <w:qFormat/>
    <w:rsid w:val="00E01D74"/>
    <w:pPr>
      <w:keepNext/>
      <w:keepLines/>
      <w:numPr>
        <w:ilvl w:val="7"/>
        <w:numId w:val="7"/>
      </w:numPr>
      <w:spacing w:before="40" w:after="0" w:line="480" w:lineRule="auto"/>
      <w:contextualSpacing/>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E01D74"/>
    <w:pPr>
      <w:keepNext/>
      <w:keepLines/>
      <w:numPr>
        <w:ilvl w:val="8"/>
        <w:numId w:val="7"/>
      </w:numPr>
      <w:spacing w:before="40" w:after="0" w:line="480" w:lineRule="auto"/>
      <w:contextualSpacing/>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33F"/>
    <w:pPr>
      <w:ind w:left="720"/>
      <w:contextualSpacing/>
    </w:pPr>
  </w:style>
  <w:style w:type="paragraph" w:customStyle="1" w:styleId="EndNoteBibliographyTitle">
    <w:name w:val="EndNote Bibliography Title"/>
    <w:basedOn w:val="Normal"/>
    <w:link w:val="EndNoteBibliographyTitleChar"/>
    <w:rsid w:val="00624A9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624A9D"/>
    <w:rPr>
      <w:rFonts w:ascii="Calibri" w:hAnsi="Calibri" w:cs="Calibri"/>
      <w:noProof/>
    </w:rPr>
  </w:style>
  <w:style w:type="paragraph" w:customStyle="1" w:styleId="EndNoteBibliography">
    <w:name w:val="EndNote Bibliography"/>
    <w:basedOn w:val="Normal"/>
    <w:link w:val="EndNoteBibliographyChar"/>
    <w:rsid w:val="00624A9D"/>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624A9D"/>
    <w:rPr>
      <w:rFonts w:ascii="Calibri" w:hAnsi="Calibri" w:cs="Calibri"/>
      <w:noProof/>
    </w:rPr>
  </w:style>
  <w:style w:type="character" w:styleId="Hyperlink">
    <w:name w:val="Hyperlink"/>
    <w:basedOn w:val="DefaultParagraphFont"/>
    <w:uiPriority w:val="99"/>
    <w:unhideWhenUsed/>
    <w:rsid w:val="00624A9D"/>
    <w:rPr>
      <w:color w:val="0563C1" w:themeColor="hyperlink"/>
      <w:u w:val="single"/>
    </w:rPr>
  </w:style>
  <w:style w:type="character" w:customStyle="1" w:styleId="Heading1Char">
    <w:name w:val="Heading 1 Char"/>
    <w:basedOn w:val="DefaultParagraphFont"/>
    <w:link w:val="Heading1"/>
    <w:uiPriority w:val="9"/>
    <w:rsid w:val="007B76A5"/>
    <w:rPr>
      <w:rFonts w:ascii="Arial" w:eastAsiaTheme="majorEastAsia" w:hAnsi="Arial" w:cs="Arial"/>
      <w:b/>
      <w:sz w:val="24"/>
      <w:szCs w:val="24"/>
    </w:rPr>
  </w:style>
  <w:style w:type="character" w:customStyle="1" w:styleId="Heading2Char">
    <w:name w:val="Heading 2 Char"/>
    <w:basedOn w:val="DefaultParagraphFont"/>
    <w:link w:val="Heading2"/>
    <w:uiPriority w:val="9"/>
    <w:rsid w:val="007E6E95"/>
    <w:rPr>
      <w:rFonts w:ascii="Arial" w:eastAsia="Times New Roman" w:hAnsi="Arial" w:cs="Arial"/>
      <w:b/>
      <w:bCs/>
      <w:sz w:val="24"/>
      <w:szCs w:val="24"/>
    </w:rPr>
  </w:style>
  <w:style w:type="character" w:customStyle="1" w:styleId="Heading4Char">
    <w:name w:val="Heading 4 Char"/>
    <w:basedOn w:val="DefaultParagraphFont"/>
    <w:link w:val="Heading4"/>
    <w:uiPriority w:val="9"/>
    <w:rsid w:val="00E01D74"/>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E01D7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E01D7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E01D7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E01D7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1D74"/>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E01D7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AF4112"/>
    <w:rPr>
      <w:sz w:val="16"/>
      <w:szCs w:val="16"/>
    </w:rPr>
  </w:style>
  <w:style w:type="paragraph" w:styleId="CommentText">
    <w:name w:val="annotation text"/>
    <w:basedOn w:val="Normal"/>
    <w:link w:val="CommentTextChar"/>
    <w:uiPriority w:val="99"/>
    <w:semiHidden/>
    <w:unhideWhenUsed/>
    <w:rsid w:val="00AF4112"/>
    <w:pPr>
      <w:spacing w:line="240" w:lineRule="auto"/>
    </w:pPr>
    <w:rPr>
      <w:sz w:val="20"/>
      <w:szCs w:val="20"/>
    </w:rPr>
  </w:style>
  <w:style w:type="character" w:customStyle="1" w:styleId="CommentTextChar">
    <w:name w:val="Comment Text Char"/>
    <w:basedOn w:val="DefaultParagraphFont"/>
    <w:link w:val="CommentText"/>
    <w:uiPriority w:val="99"/>
    <w:semiHidden/>
    <w:rsid w:val="00AF4112"/>
    <w:rPr>
      <w:sz w:val="20"/>
      <w:szCs w:val="20"/>
      <w:lang w:val="en-GB"/>
    </w:rPr>
  </w:style>
  <w:style w:type="paragraph" w:styleId="CommentSubject">
    <w:name w:val="annotation subject"/>
    <w:basedOn w:val="CommentText"/>
    <w:next w:val="CommentText"/>
    <w:link w:val="CommentSubjectChar"/>
    <w:uiPriority w:val="99"/>
    <w:semiHidden/>
    <w:unhideWhenUsed/>
    <w:rsid w:val="00AF4112"/>
    <w:rPr>
      <w:b/>
      <w:bCs/>
    </w:rPr>
  </w:style>
  <w:style w:type="character" w:customStyle="1" w:styleId="CommentSubjectChar">
    <w:name w:val="Comment Subject Char"/>
    <w:basedOn w:val="CommentTextChar"/>
    <w:link w:val="CommentSubject"/>
    <w:uiPriority w:val="99"/>
    <w:semiHidden/>
    <w:rsid w:val="00AF4112"/>
    <w:rPr>
      <w:b/>
      <w:bCs/>
      <w:sz w:val="20"/>
      <w:szCs w:val="20"/>
      <w:lang w:val="en-GB"/>
    </w:rPr>
  </w:style>
  <w:style w:type="paragraph" w:styleId="BalloonText">
    <w:name w:val="Balloon Text"/>
    <w:basedOn w:val="Normal"/>
    <w:link w:val="BalloonTextChar"/>
    <w:uiPriority w:val="99"/>
    <w:semiHidden/>
    <w:unhideWhenUsed/>
    <w:rsid w:val="00AF41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112"/>
    <w:rPr>
      <w:rFonts w:ascii="Segoe UI" w:hAnsi="Segoe UI" w:cs="Segoe UI"/>
      <w:sz w:val="18"/>
      <w:szCs w:val="18"/>
      <w:lang w:val="en-GB"/>
    </w:rPr>
  </w:style>
  <w:style w:type="paragraph" w:customStyle="1" w:styleId="p">
    <w:name w:val="p"/>
    <w:basedOn w:val="Normal"/>
    <w:rsid w:val="0028480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B7519A"/>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832FA9"/>
    <w:pPr>
      <w:spacing w:after="0" w:line="240" w:lineRule="auto"/>
    </w:pPr>
    <w:rPr>
      <w:lang w:val="en-GB"/>
    </w:rPr>
  </w:style>
  <w:style w:type="character" w:styleId="FollowedHyperlink">
    <w:name w:val="FollowedHyperlink"/>
    <w:basedOn w:val="DefaultParagraphFont"/>
    <w:uiPriority w:val="99"/>
    <w:semiHidden/>
    <w:unhideWhenUsed/>
    <w:rsid w:val="0079127A"/>
    <w:rPr>
      <w:color w:val="954F72" w:themeColor="followedHyperlink"/>
      <w:u w:val="single"/>
    </w:rPr>
  </w:style>
  <w:style w:type="table" w:styleId="TableGrid">
    <w:name w:val="Table Grid"/>
    <w:basedOn w:val="TableNormal"/>
    <w:uiPriority w:val="39"/>
    <w:rsid w:val="00BA7F9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20ED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00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531"/>
    <w:rPr>
      <w:lang w:val="en-GB"/>
    </w:rPr>
  </w:style>
  <w:style w:type="paragraph" w:styleId="Footer">
    <w:name w:val="footer"/>
    <w:basedOn w:val="Normal"/>
    <w:link w:val="FooterChar"/>
    <w:uiPriority w:val="99"/>
    <w:unhideWhenUsed/>
    <w:rsid w:val="00800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531"/>
    <w:rPr>
      <w:lang w:val="en-GB"/>
    </w:rPr>
  </w:style>
  <w:style w:type="character" w:customStyle="1" w:styleId="Heading3Char">
    <w:name w:val="Heading 3 Char"/>
    <w:basedOn w:val="DefaultParagraphFont"/>
    <w:link w:val="Heading3"/>
    <w:uiPriority w:val="9"/>
    <w:rsid w:val="000C2DFD"/>
    <w:rPr>
      <w:rFonts w:ascii="Calibri Light" w:eastAsia="Times New Roman" w:hAnsi="Calibri Light" w:cs="Times New Roman"/>
      <w:b/>
      <w:bCs/>
      <w:sz w:val="26"/>
      <w:szCs w:val="26"/>
      <w:lang w:val="en-GB"/>
    </w:rPr>
  </w:style>
  <w:style w:type="table" w:customStyle="1" w:styleId="TableGrid1">
    <w:name w:val="Table Grid1"/>
    <w:basedOn w:val="TableNormal"/>
    <w:next w:val="TableGrid"/>
    <w:uiPriority w:val="59"/>
    <w:rsid w:val="000C2DF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C2DFD"/>
    <w:pPr>
      <w:spacing w:line="259" w:lineRule="auto"/>
      <w:ind w:left="0" w:firstLine="0"/>
      <w:contextualSpacing w:val="0"/>
      <w:outlineLvl w:val="9"/>
    </w:pPr>
    <w:rPr>
      <w:rFonts w:ascii="Calibri Light" w:eastAsia="Times New Roman" w:hAnsi="Calibri Light" w:cs="Times New Roman"/>
      <w:b w:val="0"/>
      <w:color w:val="2E74B5"/>
      <w:sz w:val="32"/>
      <w:szCs w:val="32"/>
    </w:rPr>
  </w:style>
  <w:style w:type="paragraph" w:styleId="TOC1">
    <w:name w:val="toc 1"/>
    <w:basedOn w:val="Normal"/>
    <w:next w:val="Normal"/>
    <w:autoRedefine/>
    <w:uiPriority w:val="39"/>
    <w:unhideWhenUsed/>
    <w:rsid w:val="000C2DFD"/>
    <w:rPr>
      <w:rFonts w:ascii="Calibri" w:eastAsia="Calibri" w:hAnsi="Calibri" w:cs="Times New Roman"/>
    </w:rPr>
  </w:style>
  <w:style w:type="paragraph" w:styleId="TOC2">
    <w:name w:val="toc 2"/>
    <w:basedOn w:val="Normal"/>
    <w:next w:val="Normal"/>
    <w:autoRedefine/>
    <w:uiPriority w:val="39"/>
    <w:unhideWhenUsed/>
    <w:rsid w:val="000C2DFD"/>
    <w:pPr>
      <w:ind w:left="220"/>
    </w:pPr>
    <w:rPr>
      <w:rFonts w:ascii="Calibri" w:eastAsia="Calibri" w:hAnsi="Calibri" w:cs="Times New Roman"/>
    </w:rPr>
  </w:style>
  <w:style w:type="paragraph" w:styleId="TOC3">
    <w:name w:val="toc 3"/>
    <w:basedOn w:val="Normal"/>
    <w:next w:val="Normal"/>
    <w:autoRedefine/>
    <w:uiPriority w:val="39"/>
    <w:unhideWhenUsed/>
    <w:rsid w:val="000C2DFD"/>
    <w:pPr>
      <w:ind w:left="440"/>
    </w:pPr>
    <w:rPr>
      <w:rFonts w:ascii="Calibri" w:eastAsia="Calibri" w:hAnsi="Calibri" w:cs="Times New Roman"/>
    </w:rPr>
  </w:style>
  <w:style w:type="table" w:customStyle="1" w:styleId="TableGrid2">
    <w:name w:val="Table Grid2"/>
    <w:basedOn w:val="TableNormal"/>
    <w:next w:val="TableGrid"/>
    <w:uiPriority w:val="39"/>
    <w:rsid w:val="000C2DF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0C2DFD"/>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Table6Colorful1">
    <w:name w:val="List Table 6 Colorful1"/>
    <w:basedOn w:val="TableNormal"/>
    <w:uiPriority w:val="51"/>
    <w:rsid w:val="000C2DFD"/>
    <w:pPr>
      <w:spacing w:after="0" w:line="240" w:lineRule="auto"/>
    </w:pPr>
    <w:rPr>
      <w:rFonts w:ascii="Calibri" w:eastAsia="Calibri" w:hAnsi="Calibri" w:cs="Times New Roman"/>
      <w:color w:val="000000"/>
      <w:lang w:val="en-GB"/>
    </w:rPr>
    <w:tblPr>
      <w:tblStyleRowBandSize w:val="1"/>
      <w:tblStyleColBandSize w:val="1"/>
      <w:tblInd w:w="0" w:type="dxa"/>
      <w:tblBorders>
        <w:top w:val="single" w:sz="4" w:space="0" w:color="000000"/>
        <w:bottom w:val="single" w:sz="4" w:space="0" w:color="000000"/>
      </w:tblBorders>
      <w:tblCellMar>
        <w:top w:w="0" w:type="dxa"/>
        <w:left w:w="108" w:type="dxa"/>
        <w:bottom w:w="0" w:type="dxa"/>
        <w:right w:w="108" w:type="dxa"/>
      </w:tblCellMar>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79582">
      <w:bodyDiv w:val="1"/>
      <w:marLeft w:val="0"/>
      <w:marRight w:val="0"/>
      <w:marTop w:val="0"/>
      <w:marBottom w:val="0"/>
      <w:divBdr>
        <w:top w:val="none" w:sz="0" w:space="0" w:color="auto"/>
        <w:left w:val="none" w:sz="0" w:space="0" w:color="auto"/>
        <w:bottom w:val="none" w:sz="0" w:space="0" w:color="auto"/>
        <w:right w:val="none" w:sz="0" w:space="0" w:color="auto"/>
      </w:divBdr>
    </w:div>
    <w:div w:id="238172199">
      <w:bodyDiv w:val="1"/>
      <w:marLeft w:val="0"/>
      <w:marRight w:val="0"/>
      <w:marTop w:val="0"/>
      <w:marBottom w:val="0"/>
      <w:divBdr>
        <w:top w:val="none" w:sz="0" w:space="0" w:color="auto"/>
        <w:left w:val="none" w:sz="0" w:space="0" w:color="auto"/>
        <w:bottom w:val="none" w:sz="0" w:space="0" w:color="auto"/>
        <w:right w:val="none" w:sz="0" w:space="0" w:color="auto"/>
      </w:divBdr>
    </w:div>
    <w:div w:id="244581259">
      <w:bodyDiv w:val="1"/>
      <w:marLeft w:val="0"/>
      <w:marRight w:val="0"/>
      <w:marTop w:val="0"/>
      <w:marBottom w:val="0"/>
      <w:divBdr>
        <w:top w:val="none" w:sz="0" w:space="0" w:color="auto"/>
        <w:left w:val="none" w:sz="0" w:space="0" w:color="auto"/>
        <w:bottom w:val="none" w:sz="0" w:space="0" w:color="auto"/>
        <w:right w:val="none" w:sz="0" w:space="0" w:color="auto"/>
      </w:divBdr>
    </w:div>
    <w:div w:id="315837272">
      <w:bodyDiv w:val="1"/>
      <w:marLeft w:val="0"/>
      <w:marRight w:val="0"/>
      <w:marTop w:val="0"/>
      <w:marBottom w:val="0"/>
      <w:divBdr>
        <w:top w:val="none" w:sz="0" w:space="0" w:color="auto"/>
        <w:left w:val="none" w:sz="0" w:space="0" w:color="auto"/>
        <w:bottom w:val="none" w:sz="0" w:space="0" w:color="auto"/>
        <w:right w:val="none" w:sz="0" w:space="0" w:color="auto"/>
      </w:divBdr>
    </w:div>
    <w:div w:id="329910881">
      <w:bodyDiv w:val="1"/>
      <w:marLeft w:val="0"/>
      <w:marRight w:val="0"/>
      <w:marTop w:val="0"/>
      <w:marBottom w:val="0"/>
      <w:divBdr>
        <w:top w:val="none" w:sz="0" w:space="0" w:color="auto"/>
        <w:left w:val="none" w:sz="0" w:space="0" w:color="auto"/>
        <w:bottom w:val="none" w:sz="0" w:space="0" w:color="auto"/>
        <w:right w:val="none" w:sz="0" w:space="0" w:color="auto"/>
      </w:divBdr>
    </w:div>
    <w:div w:id="596788722">
      <w:bodyDiv w:val="1"/>
      <w:marLeft w:val="0"/>
      <w:marRight w:val="0"/>
      <w:marTop w:val="0"/>
      <w:marBottom w:val="0"/>
      <w:divBdr>
        <w:top w:val="none" w:sz="0" w:space="0" w:color="auto"/>
        <w:left w:val="none" w:sz="0" w:space="0" w:color="auto"/>
        <w:bottom w:val="none" w:sz="0" w:space="0" w:color="auto"/>
        <w:right w:val="none" w:sz="0" w:space="0" w:color="auto"/>
      </w:divBdr>
    </w:div>
    <w:div w:id="631444601">
      <w:bodyDiv w:val="1"/>
      <w:marLeft w:val="0"/>
      <w:marRight w:val="0"/>
      <w:marTop w:val="0"/>
      <w:marBottom w:val="0"/>
      <w:divBdr>
        <w:top w:val="none" w:sz="0" w:space="0" w:color="auto"/>
        <w:left w:val="none" w:sz="0" w:space="0" w:color="auto"/>
        <w:bottom w:val="none" w:sz="0" w:space="0" w:color="auto"/>
        <w:right w:val="none" w:sz="0" w:space="0" w:color="auto"/>
      </w:divBdr>
    </w:div>
    <w:div w:id="877592827">
      <w:bodyDiv w:val="1"/>
      <w:marLeft w:val="0"/>
      <w:marRight w:val="0"/>
      <w:marTop w:val="0"/>
      <w:marBottom w:val="0"/>
      <w:divBdr>
        <w:top w:val="none" w:sz="0" w:space="0" w:color="auto"/>
        <w:left w:val="none" w:sz="0" w:space="0" w:color="auto"/>
        <w:bottom w:val="none" w:sz="0" w:space="0" w:color="auto"/>
        <w:right w:val="none" w:sz="0" w:space="0" w:color="auto"/>
      </w:divBdr>
    </w:div>
    <w:div w:id="1222330122">
      <w:bodyDiv w:val="1"/>
      <w:marLeft w:val="0"/>
      <w:marRight w:val="0"/>
      <w:marTop w:val="0"/>
      <w:marBottom w:val="0"/>
      <w:divBdr>
        <w:top w:val="none" w:sz="0" w:space="0" w:color="auto"/>
        <w:left w:val="none" w:sz="0" w:space="0" w:color="auto"/>
        <w:bottom w:val="none" w:sz="0" w:space="0" w:color="auto"/>
        <w:right w:val="none" w:sz="0" w:space="0" w:color="auto"/>
      </w:divBdr>
    </w:div>
    <w:div w:id="1513757564">
      <w:bodyDiv w:val="1"/>
      <w:marLeft w:val="0"/>
      <w:marRight w:val="0"/>
      <w:marTop w:val="0"/>
      <w:marBottom w:val="0"/>
      <w:divBdr>
        <w:top w:val="none" w:sz="0" w:space="0" w:color="auto"/>
        <w:left w:val="none" w:sz="0" w:space="0" w:color="auto"/>
        <w:bottom w:val="none" w:sz="0" w:space="0" w:color="auto"/>
        <w:right w:val="none" w:sz="0" w:space="0" w:color="auto"/>
      </w:divBdr>
    </w:div>
    <w:div w:id="1593931982">
      <w:bodyDiv w:val="1"/>
      <w:marLeft w:val="0"/>
      <w:marRight w:val="0"/>
      <w:marTop w:val="0"/>
      <w:marBottom w:val="0"/>
      <w:divBdr>
        <w:top w:val="none" w:sz="0" w:space="0" w:color="auto"/>
        <w:left w:val="none" w:sz="0" w:space="0" w:color="auto"/>
        <w:bottom w:val="none" w:sz="0" w:space="0" w:color="auto"/>
        <w:right w:val="none" w:sz="0" w:space="0" w:color="auto"/>
      </w:divBdr>
    </w:div>
    <w:div w:id="1716923304">
      <w:bodyDiv w:val="1"/>
      <w:marLeft w:val="0"/>
      <w:marRight w:val="0"/>
      <w:marTop w:val="0"/>
      <w:marBottom w:val="0"/>
      <w:divBdr>
        <w:top w:val="none" w:sz="0" w:space="0" w:color="auto"/>
        <w:left w:val="none" w:sz="0" w:space="0" w:color="auto"/>
        <w:bottom w:val="none" w:sz="0" w:space="0" w:color="auto"/>
        <w:right w:val="none" w:sz="0" w:space="0" w:color="auto"/>
      </w:divBdr>
    </w:div>
    <w:div w:id="1751194069">
      <w:bodyDiv w:val="1"/>
      <w:marLeft w:val="0"/>
      <w:marRight w:val="0"/>
      <w:marTop w:val="0"/>
      <w:marBottom w:val="0"/>
      <w:divBdr>
        <w:top w:val="none" w:sz="0" w:space="0" w:color="auto"/>
        <w:left w:val="none" w:sz="0" w:space="0" w:color="auto"/>
        <w:bottom w:val="none" w:sz="0" w:space="0" w:color="auto"/>
        <w:right w:val="none" w:sz="0" w:space="0" w:color="auto"/>
      </w:divBdr>
    </w:div>
    <w:div w:id="1847282113">
      <w:bodyDiv w:val="1"/>
      <w:marLeft w:val="0"/>
      <w:marRight w:val="0"/>
      <w:marTop w:val="0"/>
      <w:marBottom w:val="0"/>
      <w:divBdr>
        <w:top w:val="none" w:sz="0" w:space="0" w:color="auto"/>
        <w:left w:val="none" w:sz="0" w:space="0" w:color="auto"/>
        <w:bottom w:val="none" w:sz="0" w:space="0" w:color="auto"/>
        <w:right w:val="none" w:sz="0" w:space="0" w:color="auto"/>
      </w:divBdr>
    </w:div>
    <w:div w:id="1888446235">
      <w:bodyDiv w:val="1"/>
      <w:marLeft w:val="0"/>
      <w:marRight w:val="0"/>
      <w:marTop w:val="0"/>
      <w:marBottom w:val="0"/>
      <w:divBdr>
        <w:top w:val="none" w:sz="0" w:space="0" w:color="auto"/>
        <w:left w:val="none" w:sz="0" w:space="0" w:color="auto"/>
        <w:bottom w:val="none" w:sz="0" w:space="0" w:color="auto"/>
        <w:right w:val="none" w:sz="0" w:space="0" w:color="auto"/>
      </w:divBdr>
    </w:div>
    <w:div w:id="1923176034">
      <w:bodyDiv w:val="1"/>
      <w:marLeft w:val="0"/>
      <w:marRight w:val="0"/>
      <w:marTop w:val="0"/>
      <w:marBottom w:val="0"/>
      <w:divBdr>
        <w:top w:val="none" w:sz="0" w:space="0" w:color="auto"/>
        <w:left w:val="none" w:sz="0" w:space="0" w:color="auto"/>
        <w:bottom w:val="none" w:sz="0" w:space="0" w:color="auto"/>
        <w:right w:val="none" w:sz="0" w:space="0" w:color="auto"/>
      </w:divBdr>
    </w:div>
    <w:div w:id="2090078974">
      <w:bodyDiv w:val="1"/>
      <w:marLeft w:val="0"/>
      <w:marRight w:val="0"/>
      <w:marTop w:val="0"/>
      <w:marBottom w:val="0"/>
      <w:divBdr>
        <w:top w:val="none" w:sz="0" w:space="0" w:color="auto"/>
        <w:left w:val="none" w:sz="0" w:space="0" w:color="auto"/>
        <w:bottom w:val="none" w:sz="0" w:space="0" w:color="auto"/>
        <w:right w:val="none" w:sz="0" w:space="0" w:color="auto"/>
      </w:divBdr>
    </w:div>
    <w:div w:id="214384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3EA21-DE78-45E9-B015-9328AEBD3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14592</Words>
  <Characters>83175</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Oele</dc:creator>
  <cp:keywords/>
  <dc:description/>
  <cp:lastModifiedBy>Robert Rono</cp:lastModifiedBy>
  <cp:revision>2</cp:revision>
  <cp:lastPrinted>2018-02-27T07:12:00Z</cp:lastPrinted>
  <dcterms:created xsi:type="dcterms:W3CDTF">2025-09-17T10:34:00Z</dcterms:created>
  <dcterms:modified xsi:type="dcterms:W3CDTF">2025-09-17T10:34:00Z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0dac5387-be4b-3e0b-8a45-5226cb55c6af</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http://www.zotero.org/styles/vancouver</vt:lpwstr>
  </property>
  <property fmtid="{D5CDD505-2E9C-101B-9397-08002B2CF9AE}" pid="20" name="Mendeley Recent Style Name 7_1">
    <vt:lpwstr>Vancouver</vt:lpwstr>
  </property>
  <property fmtid="{D5CDD505-2E9C-101B-9397-08002B2CF9AE}" pid="21" name="Mendeley Recent Style Id 8_1">
    <vt:lpwstr>http://csl.mendeley.com/styles/522427341/vancouver</vt:lpwstr>
  </property>
  <property fmtid="{D5CDD505-2E9C-101B-9397-08002B2CF9AE}" pid="22" name="Mendeley Recent Style Name 8_1">
    <vt:lpwstr>Vancouver - Elizabeth Oele</vt:lpwstr>
  </property>
  <property fmtid="{D5CDD505-2E9C-101B-9397-08002B2CF9AE}" pid="23" name="Mendeley Recent Style Id 9_1">
    <vt:lpwstr>https://csl.mendeley.com/styles/522427341/vancouver</vt:lpwstr>
  </property>
  <property fmtid="{D5CDD505-2E9C-101B-9397-08002B2CF9AE}" pid="24" name="Mendeley Recent Style Name 9_1">
    <vt:lpwstr>Vancouver - Elizabeth Oele</vt:lpwstr>
  </property>
</Properties>
</file>